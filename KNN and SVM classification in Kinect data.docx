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737360"/>
        <w:docPartObj>
          <w:docPartGallery w:val="Cover Pages"/>
          <w:docPartUnique/>
        </w:docPartObj>
      </w:sdtPr>
      <w:sdtContent>
        <w:p w:rsidR="001679D6" w:rsidRDefault="00071CF4">
          <w:r w:rsidRPr="00071CF4">
            <w:rPr>
              <w:noProof/>
              <w:lang w:val="en-US"/>
            </w:rPr>
            <w:pict>
              <v:shapetype id="_x0000_t202" coordsize="21600,21600" o:spt="202" path="m,l,21600r21600,l21600,xe">
                <v:stroke joinstyle="miter"/>
                <v:path gradientshapeok="t" o:connecttype="rect"/>
              </v:shapetype>
              <v:shape id="Text Box 4" o:spid="_x0000_s1026" type="#_x0000_t202" style="position:absolute;margin-left:288.9pt;margin-top:3pt;width:190.45pt;height:5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" strokecolor="white [3212]">
                <v:textbox>
                  <w:txbxContent>
                    <w:p w:rsidR="00AD2261" w:rsidRPr="00AA2463" w:rsidRDefault="00AD2261">
                      <w:pPr>
                        <w:rPr>
                          <w:rFonts w:asciiTheme="majorHAnsi" w:hAnsiTheme="majorHAnsi" w:cs="Times New Roman"/>
                          <w:sz w:val="24"/>
                          <w:szCs w:val="24"/>
                        </w:rPr>
                      </w:pPr>
                      <w:r w:rsidRPr="00AA2463">
                        <w:rPr>
                          <w:rFonts w:asciiTheme="majorHAnsi" w:hAnsiTheme="majorHAnsi" w:cs="Times New Roman"/>
                          <w:sz w:val="24"/>
                          <w:szCs w:val="24"/>
                        </w:rPr>
                        <w:t xml:space="preserve">Τμήμα Μαθηματικών </w:t>
                      </w:r>
                    </w:p>
                    <w:p w:rsidR="00AD2261" w:rsidRPr="00AA2463" w:rsidRDefault="00AD2261">
                      <w:pPr>
                        <w:rPr>
                          <w:rFonts w:asciiTheme="majorHAnsi" w:hAnsiTheme="majorHAnsi" w:cs="Times New Roman"/>
                          <w:sz w:val="24"/>
                          <w:szCs w:val="24"/>
                        </w:rPr>
                      </w:pPr>
                      <w:r w:rsidRPr="00AA2463">
                        <w:rPr>
                          <w:rFonts w:asciiTheme="majorHAnsi" w:hAnsiTheme="majorHAnsi" w:cs="Times New Roman"/>
                          <w:sz w:val="24"/>
                          <w:szCs w:val="24"/>
                        </w:rPr>
                        <w:t>Σχολής Θετικών Επι</w:t>
                      </w:r>
                      <w:r>
                        <w:rPr>
                          <w:rFonts w:asciiTheme="majorHAnsi" w:hAnsiTheme="majorHAnsi" w:cs="Times New Roman"/>
                          <w:sz w:val="24"/>
                          <w:szCs w:val="24"/>
                        </w:rPr>
                        <w:t>σ</w:t>
                      </w:r>
                      <w:r w:rsidRPr="00AA2463">
                        <w:rPr>
                          <w:rFonts w:asciiTheme="majorHAnsi" w:hAnsiTheme="majorHAnsi" w:cs="Times New Roman"/>
                          <w:sz w:val="24"/>
                          <w:szCs w:val="24"/>
                        </w:rPr>
                        <w:t>τημών</w:t>
                      </w:r>
                    </w:p>
                  </w:txbxContent>
                </v:textbox>
              </v:shape>
            </w:pict>
          </w:r>
          <w:r w:rsidRPr="00071CF4">
            <w:rPr>
              <w:noProof/>
              <w:lang w:val="en-US"/>
            </w:rPr>
            <w:pict>
              <v:rect id="Rectangle 3" o:spid="_x0000_s1027" style="position:absolute;margin-left:197.5pt;margin-top:-21pt;width:251pt;height:105pt;flip:x;z-index:2516602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" o:allowincell="f" filled="f" fillcolor="black [3213]" strokecolor="white [3212]" strokeweight="1.5pt">
                <v:shadow color="#f79646 [3209]" opacity=".5" offset="-15pt,0"/>
                <v:textbox inset="21.6pt,21.6pt,21.6pt,21.6pt">
                  <w:txbxContent>
                    <w:p w:rsidR="00AD2261" w:rsidRPr="00AA2463" w:rsidRDefault="00AD2261">
                      <w:pPr>
                        <w:rPr>
                          <w:color w:val="4F81BD" w:themeColor="accent1"/>
                          <w:sz w:val="20"/>
                          <w:szCs w:val="20"/>
                          <w:lang w:val="en-US"/>
                        </w:rPr>
                      </w:pPr>
                      <w:r>
                        <w:rPr>
                          <w:noProof/>
                          <w:lang w:eastAsia="el-GR"/>
                        </w:rPr>
                        <w:drawing>
                          <wp:inline distT="0" distB="0" distL="0" distR="0">
                            <wp:extent cx="733425" cy="733425"/>
                            <wp:effectExtent l="19050" t="0" r="9525" b="0"/>
                            <wp:docPr id="7" name="Picture 5" descr="http://www.math.auth.gr/sites/default/files/aristo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th.auth.gr/sites/default/files/aristotle.png"/>
                                    <pic:cNvPicPr>
                                      <a:picLocks noChangeAspect="1" noChangeArrowheads="1"/>
                                    </pic:cNvPicPr>
                                  </pic:nvPicPr>
                                  <pic:blipFill>
                                    <a:blip r:embed="rId9"/>
                                    <a:srcRect/>
                                    <a:stretch>
                                      <a:fillRect/>
                                    </a:stretch>
                                  </pic:blipFill>
                                  <pic:spPr bwMode="auto">
                                    <a:xfrm>
                                      <a:off x="0" y="0"/>
                                      <a:ext cx="733425" cy="733425"/>
                                    </a:xfrm>
                                    <a:prstGeom prst="rect">
                                      <a:avLst/>
                                    </a:prstGeom>
                                    <a:noFill/>
                                    <a:ln w="9525">
                                      <a:noFill/>
                                      <a:miter lim="800000"/>
                                      <a:headEnd/>
                                      <a:tailEnd/>
                                    </a:ln>
                                  </pic:spPr>
                                </pic:pic>
                              </a:graphicData>
                            </a:graphic>
                          </wp:inline>
                        </w:drawing>
                      </w:r>
                    </w:p>
                  </w:txbxContent>
                </v:textbox>
                <w10:wrap type="square" anchorx="margin" anchory="margin"/>
              </v:rect>
            </w:pict>
          </w:r>
          <w:r w:rsidR="00AA2463">
            <w:rPr>
              <w:noProof/>
              <w:lang w:eastAsia="el-GR"/>
            </w:rPr>
            <w:drawing>
              <wp:inline distT="0" distB="0" distL="0" distR="0">
                <wp:extent cx="1778000" cy="794637"/>
                <wp:effectExtent l="19050" t="0" r="0" b="0"/>
                <wp:docPr id="4" name="Picture 1" descr="http://humanrights.conf.uoi.gr/wp-content/uploads/2016/05/ceb1cf80ceb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manrights.conf.uoi.gr/wp-content/uploads/2016/05/ceb1cf80ceb8-2.jpg"/>
                        <pic:cNvPicPr>
                          <a:picLocks noChangeAspect="1" noChangeArrowheads="1"/>
                        </pic:cNvPicPr>
                      </pic:nvPicPr>
                      <pic:blipFill>
                        <a:blip r:embed="rId10" cstate="print"/>
                        <a:srcRect/>
                        <a:stretch>
                          <a:fillRect/>
                        </a:stretch>
                      </pic:blipFill>
                      <pic:spPr bwMode="auto">
                        <a:xfrm>
                          <a:off x="0" y="0"/>
                          <a:ext cx="1781426" cy="796168"/>
                        </a:xfrm>
                        <a:prstGeom prst="rect">
                          <a:avLst/>
                        </a:prstGeom>
                        <a:noFill/>
                        <a:ln w="9525">
                          <a:noFill/>
                          <a:miter lim="800000"/>
                          <a:headEnd/>
                          <a:tailEnd/>
                        </a:ln>
                      </pic:spPr>
                    </pic:pic>
                  </a:graphicData>
                </a:graphic>
              </wp:inline>
            </w:drawing>
          </w:r>
        </w:p>
        <w:tbl>
          <w:tblPr>
            <w:tblpPr w:leftFromText="187" w:rightFromText="187" w:vertAnchor="page" w:horzAnchor="margin" w:tblpY="3526"/>
            <w:tblW w:w="5259" w:type="pct"/>
            <w:tblLayout w:type="fixed"/>
            <w:tblCellMar>
              <w:top w:w="216" w:type="dxa"/>
              <w:left w:w="216" w:type="dxa"/>
              <w:bottom w:w="216" w:type="dxa"/>
              <w:right w:w="216" w:type="dxa"/>
            </w:tblCellMar>
            <w:tblLook w:val="04A0"/>
          </w:tblPr>
          <w:tblGrid>
            <w:gridCol w:w="4815"/>
            <w:gridCol w:w="2398"/>
            <w:gridCol w:w="2329"/>
          </w:tblGrid>
          <w:tr w:rsidR="00AA2463" w:rsidTr="000C2CC8">
            <w:trPr>
              <w:trHeight w:val="5313"/>
            </w:trPr>
            <w:tc>
              <w:tcPr>
                <w:tcW w:w="4637" w:type="dxa"/>
                <w:tcBorders>
                  <w:bottom w:val="single" w:sz="18" w:space="0" w:color="808080" w:themeColor="background1" w:themeShade="80"/>
                  <w:right w:val="single" w:sz="18" w:space="0" w:color="808080" w:themeColor="background1" w:themeShade="80"/>
                </w:tcBorders>
                <w:vAlign w:val="center"/>
              </w:tcPr>
              <w:p w:rsidR="00AA2463" w:rsidRPr="00AA2463" w:rsidRDefault="00DA76EA" w:rsidP="00AA2463">
                <w:pPr>
                  <w:pStyle w:val="NoSpacing"/>
                  <w:rPr>
                    <w:rFonts w:ascii="Times New Roman" w:eastAsiaTheme="majorEastAsia" w:hAnsi="Times New Roman" w:cs="Times New Roman"/>
                    <w:sz w:val="76"/>
                    <w:szCs w:val="72"/>
                    <w:lang w:val="el-GR"/>
                  </w:rPr>
                </w:pPr>
                <w:r>
                  <w:rPr>
                    <w:rFonts w:ascii="Times New Roman" w:eastAsiaTheme="majorEastAsia" w:hAnsi="Times New Roman" w:cs="Times New Roman"/>
                    <w:i/>
                    <w:sz w:val="72"/>
                    <w:szCs w:val="72"/>
                    <w:lang w:val="el-GR"/>
                  </w:rPr>
                  <w:t>Αναγνώριση Σκελετού σε Ζωντανό Εργαστήριο</w:t>
                </w:r>
              </w:p>
            </w:tc>
            <w:tc>
              <w:tcPr>
                <w:tcW w:w="4553" w:type="dxa"/>
                <w:gridSpan w:val="2"/>
                <w:tcBorders>
                  <w:left w:val="single" w:sz="18" w:space="0" w:color="808080" w:themeColor="background1" w:themeShade="80"/>
                  <w:bottom w:val="single" w:sz="18" w:space="0" w:color="808080" w:themeColor="background1" w:themeShade="80"/>
                </w:tcBorders>
                <w:vAlign w:val="center"/>
              </w:tcPr>
              <w:p w:rsidR="000C2CC8" w:rsidRDefault="000C2CC8" w:rsidP="00AA2463">
                <w:pPr>
                  <w:pStyle w:val="NoSpacing"/>
                  <w:rPr>
                    <w:rFonts w:asciiTheme="majorHAnsi" w:eastAsiaTheme="majorEastAsia" w:hAnsiTheme="majorHAnsi" w:cstheme="majorBidi"/>
                    <w:sz w:val="36"/>
                    <w:szCs w:val="36"/>
                    <w:lang w:val="el-GR"/>
                  </w:rPr>
                </w:pPr>
              </w:p>
              <w:p w:rsidR="000C2CC8" w:rsidRDefault="000C2CC8" w:rsidP="00AA2463">
                <w:pPr>
                  <w:pStyle w:val="NoSpacing"/>
                  <w:rPr>
                    <w:rFonts w:asciiTheme="majorHAnsi" w:eastAsiaTheme="majorEastAsia" w:hAnsiTheme="majorHAnsi" w:cstheme="majorBidi"/>
                    <w:sz w:val="36"/>
                    <w:szCs w:val="36"/>
                    <w:lang w:val="el-GR"/>
                  </w:rPr>
                </w:pPr>
              </w:p>
              <w:p w:rsidR="000C2CC8" w:rsidRDefault="000C2CC8" w:rsidP="00AA2463">
                <w:pPr>
                  <w:pStyle w:val="NoSpacing"/>
                  <w:rPr>
                    <w:rFonts w:asciiTheme="majorHAnsi" w:eastAsiaTheme="majorEastAsia" w:hAnsiTheme="majorHAnsi" w:cstheme="majorBidi"/>
                    <w:sz w:val="36"/>
                    <w:szCs w:val="36"/>
                    <w:lang w:val="el-GR"/>
                  </w:rPr>
                </w:pPr>
              </w:p>
              <w:p w:rsidR="00AA2463" w:rsidRDefault="000C2CC8" w:rsidP="00AA2463">
                <w:pPr>
                  <w:pStyle w:val="NoSpacing"/>
                  <w:rPr>
                    <w:rFonts w:asciiTheme="majorHAnsi" w:eastAsiaTheme="majorEastAsia" w:hAnsiTheme="majorHAnsi" w:cstheme="majorBidi"/>
                    <w:sz w:val="36"/>
                    <w:szCs w:val="36"/>
                    <w:lang w:val="el-GR"/>
                  </w:rPr>
                </w:pPr>
                <w:r>
                  <w:rPr>
                    <w:rFonts w:asciiTheme="majorHAnsi" w:eastAsiaTheme="majorEastAsia" w:hAnsiTheme="majorHAnsi" w:cstheme="majorBidi"/>
                    <w:sz w:val="36"/>
                    <w:szCs w:val="36"/>
                    <w:lang w:val="el-GR"/>
                  </w:rPr>
                  <w:t>Κοφτερού Μαρία</w:t>
                </w:r>
              </w:p>
              <w:p w:rsidR="000C2CC8" w:rsidRDefault="000C2CC8" w:rsidP="00AA2463">
                <w:pPr>
                  <w:pStyle w:val="NoSpacing"/>
                  <w:rPr>
                    <w:rFonts w:asciiTheme="majorHAnsi" w:eastAsiaTheme="majorEastAsia" w:hAnsiTheme="majorHAnsi" w:cstheme="majorBidi"/>
                    <w:sz w:val="36"/>
                    <w:szCs w:val="36"/>
                    <w:lang w:val="el-GR"/>
                  </w:rPr>
                </w:pPr>
                <w:r>
                  <w:rPr>
                    <w:rFonts w:asciiTheme="majorHAnsi" w:eastAsiaTheme="majorEastAsia" w:hAnsiTheme="majorHAnsi" w:cstheme="majorBidi"/>
                    <w:sz w:val="36"/>
                    <w:szCs w:val="36"/>
                    <w:lang w:val="el-GR"/>
                  </w:rPr>
                  <w:t>Α.Ε.Μ. : 15204</w:t>
                </w:r>
              </w:p>
              <w:p w:rsidR="000C2CC8" w:rsidRDefault="000C2CC8" w:rsidP="00AA2463">
                <w:pPr>
                  <w:pStyle w:val="NoSpacing"/>
                  <w:rPr>
                    <w:rFonts w:asciiTheme="majorHAnsi" w:eastAsiaTheme="majorEastAsia" w:hAnsiTheme="majorHAnsi" w:cstheme="majorBidi"/>
                    <w:sz w:val="36"/>
                    <w:szCs w:val="36"/>
                    <w:lang w:val="el-GR"/>
                  </w:rPr>
                </w:pPr>
                <w:r>
                  <w:rPr>
                    <w:rFonts w:asciiTheme="majorHAnsi" w:eastAsiaTheme="majorEastAsia" w:hAnsiTheme="majorHAnsi" w:cstheme="majorBidi"/>
                    <w:sz w:val="36"/>
                    <w:szCs w:val="36"/>
                    <w:lang w:val="el-GR"/>
                  </w:rPr>
                  <w:t>Ζαβαροπούλου Αλίκη</w:t>
                </w:r>
              </w:p>
              <w:p w:rsidR="000C2CC8" w:rsidRDefault="000C2CC8" w:rsidP="00AA2463">
                <w:pPr>
                  <w:pStyle w:val="NoSpacing"/>
                  <w:rPr>
                    <w:rFonts w:asciiTheme="majorHAnsi" w:eastAsiaTheme="majorEastAsia" w:hAnsiTheme="majorHAnsi" w:cstheme="majorBidi"/>
                    <w:sz w:val="36"/>
                    <w:szCs w:val="36"/>
                    <w:lang w:val="el-GR"/>
                  </w:rPr>
                </w:pPr>
                <w:r>
                  <w:rPr>
                    <w:rFonts w:asciiTheme="majorHAnsi" w:eastAsiaTheme="majorEastAsia" w:hAnsiTheme="majorHAnsi" w:cstheme="majorBidi"/>
                    <w:sz w:val="36"/>
                    <w:szCs w:val="36"/>
                    <w:lang w:val="el-GR"/>
                  </w:rPr>
                  <w:t>Α.Ε.Μ.15173</w:t>
                </w:r>
              </w:p>
              <w:p w:rsidR="000C2CC8" w:rsidRDefault="000C2CC8" w:rsidP="00AA2463">
                <w:pPr>
                  <w:pStyle w:val="NoSpacing"/>
                  <w:rPr>
                    <w:rFonts w:asciiTheme="majorHAnsi" w:eastAsiaTheme="majorEastAsia" w:hAnsiTheme="majorHAnsi" w:cstheme="majorBidi"/>
                    <w:sz w:val="36"/>
                    <w:szCs w:val="36"/>
                    <w:lang w:val="el-GR"/>
                  </w:rPr>
                </w:pPr>
                <w:r>
                  <w:rPr>
                    <w:rFonts w:asciiTheme="majorHAnsi" w:eastAsiaTheme="majorEastAsia" w:hAnsiTheme="majorHAnsi" w:cstheme="majorBidi"/>
                    <w:sz w:val="36"/>
                    <w:szCs w:val="36"/>
                    <w:lang w:val="el-GR"/>
                  </w:rPr>
                  <w:t>Επιβλέπον Καθηγητής:</w:t>
                </w:r>
              </w:p>
              <w:p w:rsidR="000C2CC8" w:rsidRPr="000C2CC8" w:rsidRDefault="000C2CC8" w:rsidP="00AA2463">
                <w:pPr>
                  <w:pStyle w:val="NoSpacing"/>
                  <w:rPr>
                    <w:rFonts w:asciiTheme="majorHAnsi" w:eastAsiaTheme="majorEastAsia" w:hAnsiTheme="majorHAnsi" w:cstheme="majorBidi"/>
                    <w:sz w:val="36"/>
                    <w:szCs w:val="36"/>
                    <w:lang w:val="el-GR"/>
                  </w:rPr>
                </w:pPr>
                <w:r>
                  <w:rPr>
                    <w:rFonts w:asciiTheme="majorHAnsi" w:eastAsiaTheme="majorEastAsia" w:hAnsiTheme="majorHAnsi" w:cstheme="majorBidi"/>
                    <w:sz w:val="36"/>
                    <w:szCs w:val="36"/>
                    <w:lang w:val="el-GR"/>
                  </w:rPr>
                  <w:t>Μπράτσας Χαράλαμπος</w:t>
                </w:r>
              </w:p>
              <w:p w:rsidR="00AA2463" w:rsidRPr="000C2CC8" w:rsidRDefault="00AA2463" w:rsidP="00AA2463">
                <w:pPr>
                  <w:pStyle w:val="NoSpacing"/>
                  <w:rPr>
                    <w:color w:val="4F81BD" w:themeColor="accent1"/>
                    <w:sz w:val="200"/>
                    <w:szCs w:val="200"/>
                    <w:lang w:val="el-GR"/>
                  </w:rPr>
                </w:pPr>
              </w:p>
            </w:tc>
          </w:tr>
          <w:tr w:rsidR="00AA2463" w:rsidTr="000C2CC8">
            <w:sdt>
              <w:sdtPr>
                <w:rPr>
                  <w:rFonts w:ascii="Times New Roman" w:hAnsi="Times New Roman" w:cs="Times New Roman"/>
                  <w:sz w:val="56"/>
                  <w:szCs w:val="56"/>
                </w:rPr>
                <w:alias w:val="Abstract"/>
                <w:id w:val="276713183"/>
                <w:dataBinding w:prefixMappings="xmlns:ns0='http://schemas.microsoft.com/office/2006/coverPageProps'" w:xpath="/ns0:CoverPageProperties[1]/ns0:Abstract[1]" w:storeItemID="{55AF091B-3C7A-41E3-B477-F2FDAA23CFDA}"/>
                <w:text/>
              </w:sdtPr>
              <w:sdtContent>
                <w:tc>
                  <w:tcPr>
                    <w:tcW w:w="6947" w:type="dxa"/>
                    <w:gridSpan w:val="2"/>
                    <w:tcBorders>
                      <w:top w:val="single" w:sz="18" w:space="0" w:color="808080" w:themeColor="background1" w:themeShade="80"/>
                    </w:tcBorders>
                    <w:vAlign w:val="center"/>
                  </w:tcPr>
                  <w:p w:rsidR="00AA2463" w:rsidRDefault="00D241FF" w:rsidP="000C2CC8">
                    <w:pPr>
                      <w:pStyle w:val="NoSpacing"/>
                    </w:pPr>
                    <w:r>
                      <w:rPr>
                        <w:rFonts w:ascii="Times New Roman" w:hAnsi="Times New Roman" w:cs="Times New Roman"/>
                        <w:sz w:val="56"/>
                        <w:szCs w:val="56"/>
                        <w:lang w:val="el-GR"/>
                      </w:rPr>
                      <w:t>Ειδικό Θέμα</w:t>
                    </w:r>
                  </w:p>
                </w:tc>
              </w:sdtContent>
            </w:sdt>
            <w:tc>
              <w:tcPr>
                <w:tcW w:w="2243" w:type="dxa"/>
                <w:tcBorders>
                  <w:top w:val="single" w:sz="18" w:space="0" w:color="808080" w:themeColor="background1" w:themeShade="80"/>
                </w:tcBorders>
                <w:vAlign w:val="center"/>
              </w:tcPr>
              <w:p w:rsidR="00AA2463" w:rsidRDefault="00AA2463" w:rsidP="000C2CC8">
                <w:pPr>
                  <w:pStyle w:val="NoSpacing"/>
                  <w:rPr>
                    <w:rFonts w:asciiTheme="majorHAnsi" w:eastAsiaTheme="majorEastAsia" w:hAnsiTheme="majorHAnsi" w:cstheme="majorBidi"/>
                    <w:sz w:val="36"/>
                    <w:szCs w:val="36"/>
                  </w:rPr>
                </w:pPr>
              </w:p>
            </w:tc>
          </w:tr>
        </w:tbl>
        <w:p w:rsidR="001F328F" w:rsidRDefault="001679D6">
          <w:r>
            <w:br w:type="page"/>
          </w:r>
        </w:p>
        <w:p w:rsidR="001F328F" w:rsidRPr="00673357" w:rsidRDefault="009F4280">
          <w:pPr>
            <w:rPr>
              <w:b/>
              <w:sz w:val="28"/>
              <w:szCs w:val="28"/>
            </w:rPr>
          </w:pPr>
          <w:r w:rsidRPr="009F4280">
            <w:rPr>
              <w:b/>
              <w:sz w:val="28"/>
              <w:szCs w:val="28"/>
            </w:rPr>
            <w:lastRenderedPageBreak/>
            <w:t>Ευχαριστίες</w:t>
          </w:r>
        </w:p>
        <w:p w:rsidR="0009062F" w:rsidRDefault="0009062F">
          <w:pPr>
            <w:rPr>
              <w:lang w:val="en-US"/>
            </w:rPr>
          </w:pPr>
        </w:p>
        <w:p w:rsidR="0009062F" w:rsidRDefault="0009062F">
          <w:pPr>
            <w:rPr>
              <w:lang w:val="en-US"/>
            </w:rPr>
          </w:pPr>
        </w:p>
        <w:p w:rsidR="0009062F" w:rsidRDefault="0009062F">
          <w:pPr>
            <w:rPr>
              <w:lang w:val="en-US"/>
            </w:rPr>
          </w:pPr>
        </w:p>
        <w:p w:rsidR="0009062F" w:rsidRPr="008049A5" w:rsidRDefault="0009062F">
          <w:pPr>
            <w:rPr>
              <w:rFonts w:ascii="Times New Roman" w:hAnsi="Times New Roman" w:cs="Times New Roman"/>
              <w:i/>
              <w:lang w:val="en-US"/>
            </w:rPr>
          </w:pPr>
        </w:p>
        <w:p w:rsidR="0090489F" w:rsidRDefault="0009062F">
          <w:pPr>
            <w:jc w:val="both"/>
            <w:rPr>
              <w:rFonts w:ascii="Times New Roman" w:hAnsi="Times New Roman" w:cs="Times New Roman"/>
              <w:i/>
            </w:rPr>
          </w:pPr>
          <w:r w:rsidRPr="00E67E51">
            <w:rPr>
              <w:rFonts w:ascii="Times New Roman" w:hAnsi="Times New Roman" w:cs="Times New Roman"/>
              <w:i/>
            </w:rPr>
            <w:tab/>
          </w:r>
          <w:r w:rsidRPr="00E67E51">
            <w:rPr>
              <w:rFonts w:ascii="Times New Roman" w:hAnsi="Times New Roman" w:cs="Times New Roman"/>
              <w:i/>
            </w:rPr>
            <w:tab/>
          </w:r>
          <w:r w:rsidRPr="008049A5">
            <w:rPr>
              <w:rFonts w:ascii="Times New Roman" w:hAnsi="Times New Roman" w:cs="Times New Roman"/>
              <w:i/>
            </w:rPr>
            <w:t>Η εργασία και η προσπάθεια αυτή δε θα είχε ολοκληρωθεί</w:t>
          </w:r>
        </w:p>
        <w:p w:rsidR="0090489F" w:rsidRDefault="0009062F">
          <w:pPr>
            <w:ind w:firstLine="720"/>
            <w:jc w:val="both"/>
            <w:rPr>
              <w:rFonts w:ascii="Times New Roman" w:hAnsi="Times New Roman" w:cs="Times New Roman"/>
              <w:i/>
            </w:rPr>
          </w:pPr>
          <w:r w:rsidRPr="008049A5">
            <w:rPr>
              <w:rFonts w:ascii="Times New Roman" w:hAnsi="Times New Roman" w:cs="Times New Roman"/>
              <w:i/>
            </w:rPr>
            <w:t>χωρίς τη συμβολή κάποιων ανθρώπων, που θα θέλαμε να ευχαριστήσουμε θερμά.</w:t>
          </w:r>
        </w:p>
        <w:p w:rsidR="003A5AB5" w:rsidRDefault="0009062F">
          <w:pPr>
            <w:jc w:val="both"/>
            <w:rPr>
              <w:rFonts w:ascii="Times New Roman" w:hAnsi="Times New Roman" w:cs="Times New Roman"/>
              <w:i/>
            </w:rPr>
          </w:pPr>
          <w:r w:rsidRPr="008049A5">
            <w:rPr>
              <w:rFonts w:ascii="Times New Roman" w:hAnsi="Times New Roman" w:cs="Times New Roman"/>
              <w:i/>
            </w:rPr>
            <w:t xml:space="preserve">Ευχαριστούμε τον επιβλέποντα καθηγητή </w:t>
          </w:r>
          <w:r w:rsidR="00673357">
            <w:rPr>
              <w:rFonts w:ascii="Times New Roman" w:hAnsi="Times New Roman" w:cs="Times New Roman"/>
              <w:i/>
            </w:rPr>
            <w:t>μας Χαράλαμπο Μπράτσα</w:t>
          </w:r>
          <w:r w:rsidR="008049A5" w:rsidRPr="008049A5">
            <w:rPr>
              <w:rFonts w:ascii="Times New Roman" w:hAnsi="Times New Roman" w:cs="Times New Roman"/>
              <w:i/>
            </w:rPr>
            <w:t xml:space="preserve"> για την άριστη συνεργασία</w:t>
          </w:r>
          <w:r w:rsidRPr="008049A5">
            <w:rPr>
              <w:rFonts w:ascii="Times New Roman" w:hAnsi="Times New Roman" w:cs="Times New Roman"/>
              <w:i/>
            </w:rPr>
            <w:t>,</w:t>
          </w:r>
        </w:p>
        <w:p w:rsidR="003A5AB5" w:rsidRDefault="0009062F">
          <w:pPr>
            <w:jc w:val="both"/>
            <w:rPr>
              <w:rFonts w:ascii="Times New Roman" w:hAnsi="Times New Roman" w:cs="Times New Roman"/>
              <w:i/>
            </w:rPr>
          </w:pPr>
          <w:r w:rsidRPr="008049A5">
            <w:rPr>
              <w:rFonts w:ascii="Times New Roman" w:hAnsi="Times New Roman" w:cs="Times New Roman"/>
              <w:i/>
            </w:rPr>
            <w:t>Το εργαστήριο</w:t>
          </w:r>
          <w:r w:rsidR="00673357">
            <w:rPr>
              <w:rFonts w:ascii="Times New Roman" w:hAnsi="Times New Roman" w:cs="Times New Roman"/>
              <w:i/>
            </w:rPr>
            <w:t xml:space="preserve"> Ιατρικής Φυσικής και τον </w:t>
          </w:r>
          <w:r w:rsidR="003E5DDB">
            <w:rPr>
              <w:rFonts w:ascii="Times New Roman" w:hAnsi="Times New Roman" w:cs="Times New Roman"/>
              <w:i/>
            </w:rPr>
            <w:t>Αν</w:t>
          </w:r>
          <w:r w:rsidR="00673357">
            <w:rPr>
              <w:rFonts w:ascii="Times New Roman" w:hAnsi="Times New Roman" w:cs="Times New Roman"/>
              <w:i/>
            </w:rPr>
            <w:t>. Καθ</w:t>
          </w:r>
          <w:r w:rsidR="003E5DDB">
            <w:rPr>
              <w:rFonts w:ascii="Times New Roman" w:hAnsi="Times New Roman" w:cs="Times New Roman"/>
              <w:i/>
            </w:rPr>
            <w:t>.</w:t>
          </w:r>
          <w:r w:rsidR="00673357">
            <w:rPr>
              <w:rFonts w:ascii="Times New Roman" w:hAnsi="Times New Roman" w:cs="Times New Roman"/>
              <w:i/>
            </w:rPr>
            <w:t xml:space="preserve"> Παναγιώτη Μπαμίδη</w:t>
          </w:r>
          <w:r w:rsidRPr="008049A5">
            <w:rPr>
              <w:rFonts w:ascii="Times New Roman" w:hAnsi="Times New Roman" w:cs="Times New Roman"/>
              <w:i/>
            </w:rPr>
            <w:t>για την παροχή των γνώσεων, εργαλείων</w:t>
          </w:r>
          <w:r w:rsidR="00673357">
            <w:rPr>
              <w:rFonts w:ascii="Times New Roman" w:hAnsi="Times New Roman" w:cs="Times New Roman"/>
              <w:i/>
            </w:rPr>
            <w:t xml:space="preserve"> αλλά και υποδομών</w:t>
          </w:r>
          <w:r w:rsidRPr="008049A5">
            <w:rPr>
              <w:rFonts w:ascii="Times New Roman" w:hAnsi="Times New Roman" w:cs="Times New Roman"/>
              <w:i/>
            </w:rPr>
            <w:t xml:space="preserve"> που χρησιμοποιήθηκαν στην έρευνα αυτή,</w:t>
          </w:r>
          <w:r w:rsidR="00673357">
            <w:rPr>
              <w:rFonts w:ascii="Times New Roman" w:hAnsi="Times New Roman" w:cs="Times New Roman"/>
              <w:i/>
            </w:rPr>
            <w:t xml:space="preserve"> όπως το Ζωντανό Εργαστήριο </w:t>
          </w:r>
          <w:r w:rsidR="00673357">
            <w:rPr>
              <w:rFonts w:ascii="Times New Roman" w:hAnsi="Times New Roman" w:cs="Times New Roman"/>
              <w:i/>
              <w:lang w:val="en-US"/>
            </w:rPr>
            <w:t>ThessalonikiActiveandHealthyAgeingLivingLab</w:t>
          </w:r>
          <w:r w:rsidR="00F4538F" w:rsidRPr="00F4538F">
            <w:rPr>
              <w:rFonts w:ascii="Times New Roman" w:hAnsi="Times New Roman" w:cs="Times New Roman"/>
              <w:i/>
            </w:rPr>
            <w:t>.</w:t>
          </w:r>
        </w:p>
        <w:p w:rsidR="003A5AB5" w:rsidRDefault="00673357">
          <w:pPr>
            <w:jc w:val="both"/>
            <w:rPr>
              <w:rFonts w:ascii="Times New Roman" w:hAnsi="Times New Roman" w:cs="Times New Roman"/>
              <w:i/>
            </w:rPr>
          </w:pPr>
          <w:r>
            <w:rPr>
              <w:rFonts w:ascii="Times New Roman" w:hAnsi="Times New Roman" w:cs="Times New Roman"/>
              <w:i/>
            </w:rPr>
            <w:t xml:space="preserve">Τέλος, θέλουμε να ευχαριστήσουμε </w:t>
          </w:r>
          <w:r w:rsidR="0009062F" w:rsidRPr="008049A5">
            <w:rPr>
              <w:rFonts w:ascii="Times New Roman" w:hAnsi="Times New Roman" w:cs="Times New Roman"/>
              <w:i/>
            </w:rPr>
            <w:t>προσωπικά τον</w:t>
          </w:r>
          <w:r>
            <w:rPr>
              <w:rFonts w:ascii="Times New Roman" w:hAnsi="Times New Roman" w:cs="Times New Roman"/>
              <w:i/>
            </w:rPr>
            <w:t xml:space="preserve"> μεταδιδάκτορα του εργαστηρίου Ιατρικής ΦυσικήςΕυδόκιμο </w:t>
          </w:r>
          <w:r w:rsidR="0009062F" w:rsidRPr="008049A5">
            <w:rPr>
              <w:rFonts w:ascii="Times New Roman" w:hAnsi="Times New Roman" w:cs="Times New Roman"/>
              <w:i/>
            </w:rPr>
            <w:t>Κωσταντινίδη</w:t>
          </w:r>
          <w:r w:rsidR="008049A5" w:rsidRPr="008049A5">
            <w:rPr>
              <w:rFonts w:ascii="Times New Roman" w:hAnsi="Times New Roman" w:cs="Times New Roman"/>
              <w:i/>
            </w:rPr>
            <w:t xml:space="preserve"> για την συνεχή και αγόγγυ</w:t>
          </w:r>
          <w:r w:rsidR="0009062F" w:rsidRPr="008049A5">
            <w:rPr>
              <w:rFonts w:ascii="Times New Roman" w:hAnsi="Times New Roman" w:cs="Times New Roman"/>
              <w:i/>
            </w:rPr>
            <w:t>στη υποστήριξη και καθοδήγησ</w:t>
          </w:r>
          <w:r w:rsidR="008049A5" w:rsidRPr="008049A5">
            <w:rPr>
              <w:rFonts w:ascii="Times New Roman" w:hAnsi="Times New Roman" w:cs="Times New Roman"/>
              <w:i/>
            </w:rPr>
            <w:t>η του και την αδιάκοπη μεταλαμπά</w:t>
          </w:r>
          <w:r w:rsidR="0009062F" w:rsidRPr="008049A5">
            <w:rPr>
              <w:rFonts w:ascii="Times New Roman" w:hAnsi="Times New Roman" w:cs="Times New Roman"/>
              <w:i/>
            </w:rPr>
            <w:t>δευση γνώσεων.</w:t>
          </w:r>
        </w:p>
        <w:p w:rsidR="001F328F" w:rsidRPr="0009062F" w:rsidRDefault="001F328F">
          <w:r w:rsidRPr="0009062F">
            <w:br w:type="page"/>
          </w:r>
        </w:p>
        <w:p w:rsidR="001F328F" w:rsidRPr="0009062F" w:rsidRDefault="001F328F"/>
        <w:p w:rsidR="001679D6" w:rsidRDefault="00071CF4"/>
      </w:sdtContent>
    </w:sdt>
    <w:sdt>
      <w:sdtPr>
        <w:rPr>
          <w:rFonts w:asciiTheme="minorHAnsi" w:eastAsiaTheme="minorHAnsi" w:hAnsiTheme="minorHAnsi" w:cstheme="minorBidi"/>
          <w:b w:val="0"/>
          <w:bCs w:val="0"/>
          <w:color w:val="auto"/>
          <w:sz w:val="22"/>
          <w:szCs w:val="22"/>
          <w:lang w:val="el-GR"/>
        </w:rPr>
        <w:id w:val="24737756"/>
        <w:docPartObj>
          <w:docPartGallery w:val="Table of Contents"/>
          <w:docPartUnique/>
        </w:docPartObj>
      </w:sdtPr>
      <w:sdtContent>
        <w:p w:rsidR="00461738" w:rsidRPr="001F328F" w:rsidRDefault="00071CF4">
          <w:pPr>
            <w:pStyle w:val="TOCHeading"/>
            <w:rPr>
              <w:lang w:val="el-GR"/>
            </w:rPr>
          </w:pPr>
          <w:r w:rsidRPr="00071CF4">
            <w:rPr>
              <w:noProof/>
            </w:rPr>
            <w:pict>
              <v:shape id="Text Box 8" o:spid="_x0000_s1028" type="#_x0000_t202" style="position:absolute;margin-left:-4.5pt;margin-top:-54.75pt;width:382.5pt;height: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" strokecolor="white [3212]">
                <v:textbox>
                  <w:txbxContent>
                    <w:p w:rsidR="00AD2261" w:rsidRPr="00461738" w:rsidRDefault="00AD2261" w:rsidP="00461738">
                      <w:pPr>
                        <w:pStyle w:val="Title"/>
                        <w:rPr>
                          <w:rStyle w:val="IntenseReference"/>
                        </w:rPr>
                      </w:pPr>
                      <w:r w:rsidRPr="00461738">
                        <w:rPr>
                          <w:rStyle w:val="IntenseReference"/>
                        </w:rPr>
                        <w:t>Περιεχόμενα:</w:t>
                      </w:r>
                    </w:p>
                  </w:txbxContent>
                </v:textbox>
              </v:shape>
            </w:pict>
          </w:r>
        </w:p>
        <w:p w:rsidR="00A95143" w:rsidRDefault="00071CF4">
          <w:pPr>
            <w:pStyle w:val="TOC1"/>
            <w:tabs>
              <w:tab w:val="right" w:leader="dot" w:pos="8790"/>
            </w:tabs>
            <w:rPr>
              <w:noProof/>
              <w:lang w:val="el-GR" w:eastAsia="el-GR"/>
            </w:rPr>
          </w:pPr>
          <w:r w:rsidRPr="00071CF4">
            <w:fldChar w:fldCharType="begin"/>
          </w:r>
          <w:r w:rsidR="00461738">
            <w:instrText xml:space="preserve"> TOC \o "1-3" \h \z \u </w:instrText>
          </w:r>
          <w:r w:rsidRPr="00071CF4">
            <w:fldChar w:fldCharType="separate"/>
          </w:r>
          <w:hyperlink w:anchor="_Toc462922467" w:history="1">
            <w:r w:rsidR="00A95143" w:rsidRPr="00EE4E15">
              <w:rPr>
                <w:rStyle w:val="Hyperlink"/>
                <w:b/>
                <w:bCs/>
                <w:smallCaps/>
                <w:noProof/>
              </w:rPr>
              <w:t>Εισαγωγη</w:t>
            </w:r>
            <w:r w:rsidR="00A95143">
              <w:rPr>
                <w:noProof/>
                <w:webHidden/>
              </w:rPr>
              <w:tab/>
            </w:r>
            <w:r>
              <w:rPr>
                <w:noProof/>
                <w:webHidden/>
              </w:rPr>
              <w:fldChar w:fldCharType="begin"/>
            </w:r>
            <w:r w:rsidR="00A95143">
              <w:rPr>
                <w:noProof/>
                <w:webHidden/>
              </w:rPr>
              <w:instrText xml:space="preserve"> PAGEREF _Toc462922467 \h </w:instrText>
            </w:r>
            <w:r>
              <w:rPr>
                <w:noProof/>
                <w:webHidden/>
              </w:rPr>
            </w:r>
            <w:r>
              <w:rPr>
                <w:noProof/>
                <w:webHidden/>
              </w:rPr>
              <w:fldChar w:fldCharType="separate"/>
            </w:r>
            <w:r w:rsidR="00DA76EA">
              <w:rPr>
                <w:noProof/>
                <w:webHidden/>
              </w:rPr>
              <w:t>5</w:t>
            </w:r>
            <w:r>
              <w:rPr>
                <w:noProof/>
                <w:webHidden/>
              </w:rPr>
              <w:fldChar w:fldCharType="end"/>
            </w:r>
          </w:hyperlink>
        </w:p>
        <w:p w:rsidR="00A95143" w:rsidRDefault="00071CF4">
          <w:pPr>
            <w:pStyle w:val="TOC1"/>
            <w:tabs>
              <w:tab w:val="right" w:leader="dot" w:pos="8790"/>
            </w:tabs>
            <w:rPr>
              <w:noProof/>
              <w:lang w:val="el-GR" w:eastAsia="el-GR"/>
            </w:rPr>
          </w:pPr>
          <w:hyperlink w:anchor="_Toc462922468" w:history="1">
            <w:r w:rsidR="00A95143" w:rsidRPr="00EE4E15">
              <w:rPr>
                <w:rStyle w:val="Hyperlink"/>
                <w:b/>
                <w:bCs/>
                <w:smallCaps/>
                <w:noProof/>
              </w:rPr>
              <w:t>Μέρος Α’ : Θεωρητικό Υπόβαθρο</w:t>
            </w:r>
            <w:r w:rsidR="00A95143">
              <w:rPr>
                <w:noProof/>
                <w:webHidden/>
              </w:rPr>
              <w:tab/>
            </w:r>
            <w:r>
              <w:rPr>
                <w:noProof/>
                <w:webHidden/>
              </w:rPr>
              <w:fldChar w:fldCharType="begin"/>
            </w:r>
            <w:r w:rsidR="00A95143">
              <w:rPr>
                <w:noProof/>
                <w:webHidden/>
              </w:rPr>
              <w:instrText xml:space="preserve"> PAGEREF _Toc462922468 \h </w:instrText>
            </w:r>
            <w:r>
              <w:rPr>
                <w:noProof/>
                <w:webHidden/>
              </w:rPr>
            </w:r>
            <w:r>
              <w:rPr>
                <w:noProof/>
                <w:webHidden/>
              </w:rPr>
              <w:fldChar w:fldCharType="separate"/>
            </w:r>
            <w:r w:rsidR="00DA76EA">
              <w:rPr>
                <w:noProof/>
                <w:webHidden/>
              </w:rPr>
              <w:t>6</w:t>
            </w:r>
            <w:r>
              <w:rPr>
                <w:noProof/>
                <w:webHidden/>
              </w:rPr>
              <w:fldChar w:fldCharType="end"/>
            </w:r>
          </w:hyperlink>
        </w:p>
        <w:p w:rsidR="00A95143" w:rsidRDefault="00071CF4">
          <w:pPr>
            <w:pStyle w:val="TOC2"/>
            <w:rPr>
              <w:noProof/>
              <w:lang w:val="el-GR" w:eastAsia="el-GR"/>
            </w:rPr>
          </w:pPr>
          <w:hyperlink w:anchor="_Toc462922469" w:history="1">
            <w:r w:rsidR="00A95143" w:rsidRPr="00EE4E15">
              <w:rPr>
                <w:rStyle w:val="Hyperlink"/>
                <w:smallCaps/>
                <w:noProof/>
                <w:spacing w:val="5"/>
              </w:rPr>
              <w:t>μεθοδολογια</w:t>
            </w:r>
            <w:r w:rsidR="00A95143">
              <w:rPr>
                <w:noProof/>
                <w:webHidden/>
              </w:rPr>
              <w:tab/>
            </w:r>
            <w:r>
              <w:rPr>
                <w:noProof/>
                <w:webHidden/>
              </w:rPr>
              <w:fldChar w:fldCharType="begin"/>
            </w:r>
            <w:r w:rsidR="00A95143">
              <w:rPr>
                <w:noProof/>
                <w:webHidden/>
              </w:rPr>
              <w:instrText xml:space="preserve"> PAGEREF _Toc462922469 \h </w:instrText>
            </w:r>
            <w:r>
              <w:rPr>
                <w:noProof/>
                <w:webHidden/>
              </w:rPr>
            </w:r>
            <w:r>
              <w:rPr>
                <w:noProof/>
                <w:webHidden/>
              </w:rPr>
              <w:fldChar w:fldCharType="separate"/>
            </w:r>
            <w:r w:rsidR="00DA76EA">
              <w:rPr>
                <w:noProof/>
                <w:webHidden/>
              </w:rPr>
              <w:t>6</w:t>
            </w:r>
            <w:r>
              <w:rPr>
                <w:noProof/>
                <w:webHidden/>
              </w:rPr>
              <w:fldChar w:fldCharType="end"/>
            </w:r>
          </w:hyperlink>
        </w:p>
        <w:p w:rsidR="00A95143" w:rsidRDefault="00071CF4">
          <w:pPr>
            <w:pStyle w:val="TOC2"/>
            <w:rPr>
              <w:noProof/>
              <w:lang w:val="el-GR" w:eastAsia="el-GR"/>
            </w:rPr>
          </w:pPr>
          <w:hyperlink w:anchor="_Toc462922470" w:history="1">
            <w:r w:rsidR="00A95143" w:rsidRPr="00EE4E15">
              <w:rPr>
                <w:rStyle w:val="Hyperlink"/>
                <w:smallCaps/>
                <w:noProof/>
                <w:spacing w:val="5"/>
              </w:rPr>
              <w:t>βιβλιογραφικη ανασκοπηση</w:t>
            </w:r>
            <w:r w:rsidR="00A95143">
              <w:rPr>
                <w:noProof/>
                <w:webHidden/>
              </w:rPr>
              <w:tab/>
            </w:r>
            <w:r>
              <w:rPr>
                <w:noProof/>
                <w:webHidden/>
              </w:rPr>
              <w:fldChar w:fldCharType="begin"/>
            </w:r>
            <w:r w:rsidR="00A95143">
              <w:rPr>
                <w:noProof/>
                <w:webHidden/>
              </w:rPr>
              <w:instrText xml:space="preserve"> PAGEREF _Toc462922470 \h </w:instrText>
            </w:r>
            <w:r>
              <w:rPr>
                <w:noProof/>
                <w:webHidden/>
              </w:rPr>
            </w:r>
            <w:r>
              <w:rPr>
                <w:noProof/>
                <w:webHidden/>
              </w:rPr>
              <w:fldChar w:fldCharType="separate"/>
            </w:r>
            <w:r w:rsidR="00DA76EA">
              <w:rPr>
                <w:noProof/>
                <w:webHidden/>
              </w:rPr>
              <w:t>7</w:t>
            </w:r>
            <w:r>
              <w:rPr>
                <w:noProof/>
                <w:webHidden/>
              </w:rPr>
              <w:fldChar w:fldCharType="end"/>
            </w:r>
          </w:hyperlink>
        </w:p>
        <w:p w:rsidR="00A95143" w:rsidRDefault="00071CF4">
          <w:pPr>
            <w:pStyle w:val="TOC2"/>
            <w:rPr>
              <w:noProof/>
              <w:lang w:val="el-GR" w:eastAsia="el-GR"/>
            </w:rPr>
          </w:pPr>
          <w:hyperlink w:anchor="_Toc462922471" w:history="1">
            <w:r w:rsidR="00A95143" w:rsidRPr="00EE4E15">
              <w:rPr>
                <w:rStyle w:val="Hyperlink"/>
                <w:smallCaps/>
                <w:noProof/>
                <w:spacing w:val="5"/>
              </w:rPr>
              <w:t>δημιουργια δεδομενων</w:t>
            </w:r>
            <w:r w:rsidR="00A95143">
              <w:rPr>
                <w:noProof/>
                <w:webHidden/>
              </w:rPr>
              <w:tab/>
            </w:r>
            <w:r>
              <w:rPr>
                <w:noProof/>
                <w:webHidden/>
              </w:rPr>
              <w:fldChar w:fldCharType="begin"/>
            </w:r>
            <w:r w:rsidR="00A95143">
              <w:rPr>
                <w:noProof/>
                <w:webHidden/>
              </w:rPr>
              <w:instrText xml:space="preserve"> PAGEREF _Toc462922471 \h </w:instrText>
            </w:r>
            <w:r>
              <w:rPr>
                <w:noProof/>
                <w:webHidden/>
              </w:rPr>
            </w:r>
            <w:r>
              <w:rPr>
                <w:noProof/>
                <w:webHidden/>
              </w:rPr>
              <w:fldChar w:fldCharType="separate"/>
            </w:r>
            <w:r w:rsidR="00DA76EA">
              <w:rPr>
                <w:noProof/>
                <w:webHidden/>
              </w:rPr>
              <w:t>9</w:t>
            </w:r>
            <w:r>
              <w:rPr>
                <w:noProof/>
                <w:webHidden/>
              </w:rPr>
              <w:fldChar w:fldCharType="end"/>
            </w:r>
          </w:hyperlink>
        </w:p>
        <w:p w:rsidR="00A95143" w:rsidRDefault="00071CF4">
          <w:pPr>
            <w:pStyle w:val="TOC2"/>
            <w:rPr>
              <w:noProof/>
              <w:lang w:val="el-GR" w:eastAsia="el-GR"/>
            </w:rPr>
          </w:pPr>
          <w:r>
            <w:rPr>
              <w:noProof/>
            </w:rPr>
            <w:fldChar w:fldCharType="begin"/>
          </w:r>
          <w:r w:rsidR="00921153">
            <w:rPr>
              <w:noProof/>
            </w:rPr>
            <w:instrText>HYPERLINK \l "_Toc462922472"</w:instrText>
          </w:r>
          <w:r>
            <w:rPr>
              <w:noProof/>
            </w:rPr>
            <w:fldChar w:fldCharType="separate"/>
          </w:r>
          <w:r w:rsidR="00A95143" w:rsidRPr="00EE4E15">
            <w:rPr>
              <w:rStyle w:val="Hyperlink"/>
              <w:smallCaps/>
              <w:noProof/>
              <w:spacing w:val="5"/>
            </w:rPr>
            <w:t>Περιγραφή δεδομένων</w:t>
          </w:r>
          <w:r w:rsidR="00A95143">
            <w:rPr>
              <w:noProof/>
              <w:webHidden/>
            </w:rPr>
            <w:tab/>
          </w:r>
          <w:r>
            <w:rPr>
              <w:noProof/>
              <w:webHidden/>
            </w:rPr>
            <w:fldChar w:fldCharType="begin"/>
          </w:r>
          <w:r w:rsidR="00A95143">
            <w:rPr>
              <w:noProof/>
              <w:webHidden/>
            </w:rPr>
            <w:instrText xml:space="preserve"> PAGEREF _Toc462922472 \h </w:instrText>
          </w:r>
          <w:r>
            <w:rPr>
              <w:noProof/>
              <w:webHidden/>
            </w:rPr>
          </w:r>
          <w:r>
            <w:rPr>
              <w:noProof/>
              <w:webHidden/>
            </w:rPr>
            <w:fldChar w:fldCharType="separate"/>
          </w:r>
          <w:ins w:id="0" w:author="Koft" w:date="2016-10-04T12:44:00Z">
            <w:r w:rsidR="00DA76EA">
              <w:rPr>
                <w:noProof/>
                <w:webHidden/>
              </w:rPr>
              <w:t>13</w:t>
            </w:r>
          </w:ins>
          <w:del w:id="1" w:author="Koft" w:date="2016-10-02T23:07:00Z">
            <w:r w:rsidR="00A95143" w:rsidDel="00E3662F">
              <w:rPr>
                <w:noProof/>
                <w:webHidden/>
              </w:rPr>
              <w:delText>11</w:delText>
            </w:r>
          </w:del>
          <w:r>
            <w:rPr>
              <w:noProof/>
              <w:webHidden/>
            </w:rPr>
            <w:fldChar w:fldCharType="end"/>
          </w:r>
          <w:r>
            <w:rPr>
              <w:noProof/>
            </w:rPr>
            <w:fldChar w:fldCharType="end"/>
          </w:r>
        </w:p>
        <w:p w:rsidR="00A95143" w:rsidRDefault="00071CF4">
          <w:pPr>
            <w:pStyle w:val="TOC1"/>
            <w:tabs>
              <w:tab w:val="right" w:leader="dot" w:pos="8790"/>
            </w:tabs>
            <w:rPr>
              <w:noProof/>
              <w:lang w:val="el-GR" w:eastAsia="el-GR"/>
            </w:rPr>
          </w:pPr>
          <w:r>
            <w:rPr>
              <w:noProof/>
            </w:rPr>
            <w:fldChar w:fldCharType="begin"/>
          </w:r>
          <w:r w:rsidR="00921153">
            <w:rPr>
              <w:noProof/>
            </w:rPr>
            <w:instrText>HYPERLINK \l "_Toc462922473"</w:instrText>
          </w:r>
          <w:r>
            <w:rPr>
              <w:noProof/>
            </w:rPr>
            <w:fldChar w:fldCharType="separate"/>
          </w:r>
          <w:r w:rsidR="00A95143" w:rsidRPr="00EE4E15">
            <w:rPr>
              <w:rStyle w:val="Hyperlink"/>
              <w:b/>
              <w:bCs/>
              <w:smallCaps/>
              <w:noProof/>
            </w:rPr>
            <w:t>Μέρος Β’ :Έρευνα</w:t>
          </w:r>
          <w:r w:rsidR="00A95143">
            <w:rPr>
              <w:noProof/>
              <w:webHidden/>
            </w:rPr>
            <w:tab/>
          </w:r>
          <w:r>
            <w:rPr>
              <w:noProof/>
              <w:webHidden/>
            </w:rPr>
            <w:fldChar w:fldCharType="begin"/>
          </w:r>
          <w:r w:rsidR="00A95143">
            <w:rPr>
              <w:noProof/>
              <w:webHidden/>
            </w:rPr>
            <w:instrText xml:space="preserve"> PAGEREF _Toc462922473 \h </w:instrText>
          </w:r>
          <w:r>
            <w:rPr>
              <w:noProof/>
              <w:webHidden/>
            </w:rPr>
          </w:r>
          <w:r>
            <w:rPr>
              <w:noProof/>
              <w:webHidden/>
            </w:rPr>
            <w:fldChar w:fldCharType="separate"/>
          </w:r>
          <w:ins w:id="2" w:author="Koft" w:date="2016-10-04T12:44:00Z">
            <w:r w:rsidR="00DA76EA">
              <w:rPr>
                <w:noProof/>
                <w:webHidden/>
              </w:rPr>
              <w:t>15</w:t>
            </w:r>
          </w:ins>
          <w:del w:id="3" w:author="Koft" w:date="2016-10-02T23:07:00Z">
            <w:r w:rsidR="00A95143" w:rsidDel="00E3662F">
              <w:rPr>
                <w:noProof/>
                <w:webHidden/>
              </w:rPr>
              <w:delText>12</w:delText>
            </w:r>
          </w:del>
          <w:r>
            <w:rPr>
              <w:noProof/>
              <w:webHidden/>
            </w:rPr>
            <w:fldChar w:fldCharType="end"/>
          </w:r>
          <w:r>
            <w:rPr>
              <w:noProof/>
            </w:rPr>
            <w:fldChar w:fldCharType="end"/>
          </w:r>
        </w:p>
        <w:p w:rsidR="00A95143" w:rsidRDefault="00071CF4">
          <w:pPr>
            <w:pStyle w:val="TOC2"/>
            <w:rPr>
              <w:noProof/>
              <w:lang w:val="el-GR" w:eastAsia="el-GR"/>
            </w:rPr>
          </w:pPr>
          <w:r>
            <w:rPr>
              <w:noProof/>
            </w:rPr>
            <w:fldChar w:fldCharType="begin"/>
          </w:r>
          <w:r w:rsidR="00921153">
            <w:rPr>
              <w:noProof/>
            </w:rPr>
            <w:instrText>HYPERLINK \l "_Toc462922474"</w:instrText>
          </w:r>
          <w:r>
            <w:rPr>
              <w:noProof/>
            </w:rPr>
            <w:fldChar w:fldCharType="separate"/>
          </w:r>
          <w:r w:rsidR="00A95143" w:rsidRPr="00EE4E15">
            <w:rPr>
              <w:rStyle w:val="Hyperlink"/>
              <w:smallCaps/>
              <w:noProof/>
              <w:spacing w:val="5"/>
            </w:rPr>
            <w:t>προ-επεξεργασια δεδομένων</w:t>
          </w:r>
          <w:r w:rsidR="00A95143">
            <w:rPr>
              <w:noProof/>
              <w:webHidden/>
            </w:rPr>
            <w:tab/>
          </w:r>
          <w:r>
            <w:rPr>
              <w:noProof/>
              <w:webHidden/>
            </w:rPr>
            <w:fldChar w:fldCharType="begin"/>
          </w:r>
          <w:r w:rsidR="00A95143">
            <w:rPr>
              <w:noProof/>
              <w:webHidden/>
            </w:rPr>
            <w:instrText xml:space="preserve"> PAGEREF _Toc462922474 \h </w:instrText>
          </w:r>
          <w:r>
            <w:rPr>
              <w:noProof/>
              <w:webHidden/>
            </w:rPr>
          </w:r>
          <w:r>
            <w:rPr>
              <w:noProof/>
              <w:webHidden/>
            </w:rPr>
            <w:fldChar w:fldCharType="separate"/>
          </w:r>
          <w:ins w:id="4" w:author="Koft" w:date="2016-10-04T12:44:00Z">
            <w:r w:rsidR="00DA76EA">
              <w:rPr>
                <w:noProof/>
                <w:webHidden/>
              </w:rPr>
              <w:t>15</w:t>
            </w:r>
          </w:ins>
          <w:del w:id="5" w:author="Koft" w:date="2016-10-02T23:07:00Z">
            <w:r w:rsidR="00A95143" w:rsidDel="00E3662F">
              <w:rPr>
                <w:noProof/>
                <w:webHidden/>
              </w:rPr>
              <w:delText>12</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"_Toc462922475"</w:instrText>
          </w:r>
          <w:r>
            <w:rPr>
              <w:noProof/>
            </w:rPr>
            <w:fldChar w:fldCharType="separate"/>
          </w:r>
          <w:r w:rsidR="00A95143" w:rsidRPr="00EE4E15">
            <w:rPr>
              <w:rStyle w:val="Hyperlink"/>
              <w:noProof/>
            </w:rPr>
            <w:t>Περιστροφή με Τετράδες του Hamilton( Quaternions)</w:t>
          </w:r>
          <w:r w:rsidR="00A95143">
            <w:rPr>
              <w:noProof/>
              <w:webHidden/>
            </w:rPr>
            <w:tab/>
          </w:r>
          <w:r>
            <w:rPr>
              <w:noProof/>
              <w:webHidden/>
            </w:rPr>
            <w:fldChar w:fldCharType="begin"/>
          </w:r>
          <w:r w:rsidR="00A95143">
            <w:rPr>
              <w:noProof/>
              <w:webHidden/>
            </w:rPr>
            <w:instrText xml:space="preserve"> PAGEREF _Toc462922475 \h </w:instrText>
          </w:r>
          <w:r>
            <w:rPr>
              <w:noProof/>
              <w:webHidden/>
            </w:rPr>
          </w:r>
          <w:r>
            <w:rPr>
              <w:noProof/>
              <w:webHidden/>
            </w:rPr>
            <w:fldChar w:fldCharType="separate"/>
          </w:r>
          <w:ins w:id="6" w:author="Koft" w:date="2016-10-04T12:44:00Z">
            <w:r w:rsidR="00DA76EA">
              <w:rPr>
                <w:noProof/>
                <w:webHidden/>
              </w:rPr>
              <w:t>15</w:t>
            </w:r>
          </w:ins>
          <w:del w:id="7" w:author="Koft" w:date="2016-10-02T23:07:00Z">
            <w:r w:rsidR="00A95143" w:rsidDel="00E3662F">
              <w:rPr>
                <w:noProof/>
                <w:webHidden/>
              </w:rPr>
              <w:delText>12</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"_Toc462922476"</w:instrText>
          </w:r>
          <w:r>
            <w:rPr>
              <w:noProof/>
            </w:rPr>
            <w:fldChar w:fldCharType="separate"/>
          </w:r>
          <w:r w:rsidR="00A95143" w:rsidRPr="00EE4E15">
            <w:rPr>
              <w:rStyle w:val="Hyperlink"/>
              <w:noProof/>
            </w:rPr>
            <w:t>Υπολογισμός των αποστάσεων (features) από τα Joints</w:t>
          </w:r>
          <w:r w:rsidR="00A95143">
            <w:rPr>
              <w:noProof/>
              <w:webHidden/>
            </w:rPr>
            <w:tab/>
          </w:r>
          <w:r>
            <w:rPr>
              <w:noProof/>
              <w:webHidden/>
            </w:rPr>
            <w:fldChar w:fldCharType="begin"/>
          </w:r>
          <w:r w:rsidR="00A95143">
            <w:rPr>
              <w:noProof/>
              <w:webHidden/>
            </w:rPr>
            <w:instrText xml:space="preserve"> PAGEREF _Toc462922476 \h </w:instrText>
          </w:r>
          <w:r>
            <w:rPr>
              <w:noProof/>
              <w:webHidden/>
            </w:rPr>
          </w:r>
          <w:r>
            <w:rPr>
              <w:noProof/>
              <w:webHidden/>
            </w:rPr>
            <w:fldChar w:fldCharType="separate"/>
          </w:r>
          <w:ins w:id="8" w:author="Koft" w:date="2016-10-04T12:44:00Z">
            <w:r w:rsidR="00DA76EA">
              <w:rPr>
                <w:noProof/>
                <w:webHidden/>
              </w:rPr>
              <w:t>19</w:t>
            </w:r>
          </w:ins>
          <w:del w:id="9" w:author="Koft" w:date="2016-10-02T23:07:00Z">
            <w:r w:rsidR="00A95143" w:rsidDel="00E3662F">
              <w:rPr>
                <w:noProof/>
                <w:webHidden/>
              </w:rPr>
              <w:delText>15</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"_Toc462922477"</w:instrText>
          </w:r>
          <w:r>
            <w:rPr>
              <w:noProof/>
            </w:rPr>
            <w:fldChar w:fldCharType="separate"/>
          </w:r>
          <w:r w:rsidR="00A95143" w:rsidRPr="00EE4E15">
            <w:rPr>
              <w:rStyle w:val="Hyperlink"/>
              <w:noProof/>
            </w:rPr>
            <w:t>Επιλογή των κατάλληλων features</w:t>
          </w:r>
          <w:r w:rsidR="00A95143">
            <w:rPr>
              <w:noProof/>
              <w:webHidden/>
            </w:rPr>
            <w:tab/>
          </w:r>
          <w:r>
            <w:rPr>
              <w:noProof/>
              <w:webHidden/>
            </w:rPr>
            <w:fldChar w:fldCharType="begin"/>
          </w:r>
          <w:r w:rsidR="00A95143">
            <w:rPr>
              <w:noProof/>
              <w:webHidden/>
            </w:rPr>
            <w:instrText xml:space="preserve"> PAGEREF _Toc462922477 \h </w:instrText>
          </w:r>
          <w:r>
            <w:rPr>
              <w:noProof/>
              <w:webHidden/>
            </w:rPr>
          </w:r>
          <w:r>
            <w:rPr>
              <w:noProof/>
              <w:webHidden/>
            </w:rPr>
            <w:fldChar w:fldCharType="separate"/>
          </w:r>
          <w:ins w:id="10" w:author="Koft" w:date="2016-10-04T12:44:00Z">
            <w:r w:rsidR="00DA76EA">
              <w:rPr>
                <w:noProof/>
                <w:webHidden/>
              </w:rPr>
              <w:t>19</w:t>
            </w:r>
          </w:ins>
          <w:del w:id="11" w:author="Koft" w:date="2016-10-02T23:07:00Z">
            <w:r w:rsidR="00A95143" w:rsidDel="00E3662F">
              <w:rPr>
                <w:noProof/>
                <w:webHidden/>
              </w:rPr>
              <w:delText>15</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"_Toc462922478"</w:instrText>
          </w:r>
          <w:r>
            <w:rPr>
              <w:noProof/>
            </w:rPr>
            <w:fldChar w:fldCharType="separate"/>
          </w:r>
          <w:r w:rsidR="00A95143" w:rsidRPr="00EE4E15">
            <w:rPr>
              <w:rStyle w:val="Hyperlink"/>
              <w:noProof/>
            </w:rPr>
            <w:t>Υπολογισμός Στατιστικών Μέτρων και Καθαρισμός</w:t>
          </w:r>
          <w:r w:rsidR="00A95143">
            <w:rPr>
              <w:noProof/>
              <w:webHidden/>
            </w:rPr>
            <w:tab/>
          </w:r>
          <w:r>
            <w:rPr>
              <w:noProof/>
              <w:webHidden/>
            </w:rPr>
            <w:fldChar w:fldCharType="begin"/>
          </w:r>
          <w:r w:rsidR="00A95143">
            <w:rPr>
              <w:noProof/>
              <w:webHidden/>
            </w:rPr>
            <w:instrText xml:space="preserve"> PAGEREF _Toc462922478 \h </w:instrText>
          </w:r>
          <w:r>
            <w:rPr>
              <w:noProof/>
              <w:webHidden/>
            </w:rPr>
          </w:r>
          <w:r>
            <w:rPr>
              <w:noProof/>
              <w:webHidden/>
            </w:rPr>
            <w:fldChar w:fldCharType="separate"/>
          </w:r>
          <w:ins w:id="12" w:author="Koft" w:date="2016-10-04T12:44:00Z">
            <w:r w:rsidR="00DA76EA">
              <w:rPr>
                <w:noProof/>
                <w:webHidden/>
              </w:rPr>
              <w:t>20</w:t>
            </w:r>
          </w:ins>
          <w:del w:id="13" w:author="Koft" w:date="2016-10-02T23:07:00Z">
            <w:r w:rsidR="00A95143" w:rsidDel="00E3662F">
              <w:rPr>
                <w:noProof/>
                <w:webHidden/>
              </w:rPr>
              <w:delText>16</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"_Toc462922479"</w:instrText>
          </w:r>
          <w:r>
            <w:rPr>
              <w:noProof/>
            </w:rPr>
            <w:fldChar w:fldCharType="separate"/>
          </w:r>
          <w:r w:rsidR="00A95143" w:rsidRPr="00EE4E15">
            <w:rPr>
              <w:rStyle w:val="Hyperlink"/>
              <w:noProof/>
            </w:rPr>
            <w:t>Κανονικοποίηση των Δεδομένων</w:t>
          </w:r>
          <w:r w:rsidR="00A95143">
            <w:rPr>
              <w:noProof/>
              <w:webHidden/>
            </w:rPr>
            <w:tab/>
          </w:r>
          <w:r>
            <w:rPr>
              <w:noProof/>
              <w:webHidden/>
            </w:rPr>
            <w:fldChar w:fldCharType="begin"/>
          </w:r>
          <w:r w:rsidR="00A95143">
            <w:rPr>
              <w:noProof/>
              <w:webHidden/>
            </w:rPr>
            <w:instrText xml:space="preserve"> PAGEREF _Toc462922479 \h </w:instrText>
          </w:r>
          <w:r>
            <w:rPr>
              <w:noProof/>
              <w:webHidden/>
            </w:rPr>
          </w:r>
          <w:r>
            <w:rPr>
              <w:noProof/>
              <w:webHidden/>
            </w:rPr>
            <w:fldChar w:fldCharType="separate"/>
          </w:r>
          <w:ins w:id="14" w:author="Koft" w:date="2016-10-04T12:44:00Z">
            <w:r w:rsidR="00DA76EA">
              <w:rPr>
                <w:noProof/>
                <w:webHidden/>
              </w:rPr>
              <w:t>20</w:t>
            </w:r>
          </w:ins>
          <w:del w:id="15" w:author="Koft" w:date="2016-10-02T23:07:00Z">
            <w:r w:rsidR="00A95143" w:rsidDel="00E3662F">
              <w:rPr>
                <w:noProof/>
                <w:webHidden/>
              </w:rPr>
              <w:delText>16</w:delText>
            </w:r>
          </w:del>
          <w:r>
            <w:rPr>
              <w:noProof/>
              <w:webHidden/>
            </w:rPr>
            <w:fldChar w:fldCharType="end"/>
          </w:r>
          <w:r>
            <w:rPr>
              <w:noProof/>
            </w:rPr>
            <w:fldChar w:fldCharType="end"/>
          </w:r>
        </w:p>
        <w:p w:rsidR="00A95143" w:rsidRDefault="00071CF4">
          <w:pPr>
            <w:pStyle w:val="TOC2"/>
            <w:rPr>
              <w:noProof/>
              <w:lang w:val="el-GR" w:eastAsia="el-GR"/>
            </w:rPr>
          </w:pPr>
          <w:r>
            <w:rPr>
              <w:noProof/>
            </w:rPr>
            <w:fldChar w:fldCharType="begin"/>
          </w:r>
          <w:r w:rsidR="00921153">
            <w:rPr>
              <w:noProof/>
            </w:rPr>
            <w:instrText>HYPERLINK \l "_Toc462922480"</w:instrText>
          </w:r>
          <w:r>
            <w:rPr>
              <w:noProof/>
            </w:rPr>
            <w:fldChar w:fldCharType="separate"/>
          </w:r>
          <w:r w:rsidR="00A95143" w:rsidRPr="00EE4E15">
            <w:rPr>
              <w:rStyle w:val="Hyperlink"/>
              <w:smallCaps/>
              <w:noProof/>
              <w:spacing w:val="5"/>
            </w:rPr>
            <w:t>Support Vector Machine Algorithm (SVM)</w:t>
          </w:r>
          <w:r w:rsidR="00A95143">
            <w:rPr>
              <w:noProof/>
              <w:webHidden/>
            </w:rPr>
            <w:tab/>
          </w:r>
          <w:r>
            <w:rPr>
              <w:noProof/>
              <w:webHidden/>
            </w:rPr>
            <w:fldChar w:fldCharType="begin"/>
          </w:r>
          <w:r w:rsidR="00A95143">
            <w:rPr>
              <w:noProof/>
              <w:webHidden/>
            </w:rPr>
            <w:instrText xml:space="preserve"> PAGEREF _Toc462922480 \h </w:instrText>
          </w:r>
          <w:r>
            <w:rPr>
              <w:noProof/>
              <w:webHidden/>
            </w:rPr>
          </w:r>
          <w:r>
            <w:rPr>
              <w:noProof/>
              <w:webHidden/>
            </w:rPr>
            <w:fldChar w:fldCharType="separate"/>
          </w:r>
          <w:ins w:id="16" w:author="Koft" w:date="2016-10-04T12:44:00Z">
            <w:r w:rsidR="00DA76EA">
              <w:rPr>
                <w:noProof/>
                <w:webHidden/>
              </w:rPr>
              <w:t>21</w:t>
            </w:r>
          </w:ins>
          <w:del w:id="17" w:author="Koft" w:date="2016-10-02T23:07:00Z">
            <w:r w:rsidR="00A95143" w:rsidDel="00E3662F">
              <w:rPr>
                <w:noProof/>
                <w:webHidden/>
              </w:rPr>
              <w:delText>17</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"_Toc462922481"</w:instrText>
          </w:r>
          <w:r>
            <w:rPr>
              <w:noProof/>
            </w:rPr>
            <w:fldChar w:fldCharType="separate"/>
          </w:r>
          <w:r w:rsidR="00A95143" w:rsidRPr="00EE4E15">
            <w:rPr>
              <w:rStyle w:val="Hyperlink"/>
              <w:noProof/>
            </w:rPr>
            <w:t>Εισαγωγικά στοιχεία:</w:t>
          </w:r>
          <w:r w:rsidR="00A95143">
            <w:rPr>
              <w:noProof/>
              <w:webHidden/>
            </w:rPr>
            <w:tab/>
          </w:r>
          <w:r>
            <w:rPr>
              <w:noProof/>
              <w:webHidden/>
            </w:rPr>
            <w:fldChar w:fldCharType="begin"/>
          </w:r>
          <w:r w:rsidR="00A95143">
            <w:rPr>
              <w:noProof/>
              <w:webHidden/>
            </w:rPr>
            <w:instrText xml:space="preserve"> PAGEREF _Toc462922481 \h </w:instrText>
          </w:r>
          <w:r>
            <w:rPr>
              <w:noProof/>
              <w:webHidden/>
            </w:rPr>
          </w:r>
          <w:r>
            <w:rPr>
              <w:noProof/>
              <w:webHidden/>
            </w:rPr>
            <w:fldChar w:fldCharType="separate"/>
          </w:r>
          <w:ins w:id="18" w:author="Koft" w:date="2016-10-04T12:44:00Z">
            <w:r w:rsidR="00DA76EA">
              <w:rPr>
                <w:noProof/>
                <w:webHidden/>
              </w:rPr>
              <w:t>21</w:t>
            </w:r>
          </w:ins>
          <w:del w:id="19" w:author="Koft" w:date="2016-10-02T23:07:00Z">
            <w:r w:rsidR="00A95143" w:rsidDel="00E3662F">
              <w:rPr>
                <w:noProof/>
                <w:webHidden/>
              </w:rPr>
              <w:delText>17</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"_Toc462922482"</w:instrText>
          </w:r>
          <w:r>
            <w:rPr>
              <w:noProof/>
            </w:rPr>
            <w:fldChar w:fldCharType="separate"/>
          </w:r>
          <w:r w:rsidR="00A95143" w:rsidRPr="00EE4E15">
            <w:rPr>
              <w:rStyle w:val="Hyperlink"/>
              <w:i/>
              <w:iCs/>
              <w:noProof/>
            </w:rPr>
            <w:t>Μαθηματικό Υπόβαθρο:</w:t>
          </w:r>
          <w:r w:rsidR="00A95143">
            <w:rPr>
              <w:noProof/>
              <w:webHidden/>
            </w:rPr>
            <w:tab/>
          </w:r>
          <w:r>
            <w:rPr>
              <w:noProof/>
              <w:webHidden/>
            </w:rPr>
            <w:fldChar w:fldCharType="begin"/>
          </w:r>
          <w:r w:rsidR="00A95143">
            <w:rPr>
              <w:noProof/>
              <w:webHidden/>
            </w:rPr>
            <w:instrText xml:space="preserve"> PAGEREF _Toc462922482 \h </w:instrText>
          </w:r>
          <w:r>
            <w:rPr>
              <w:noProof/>
              <w:webHidden/>
            </w:rPr>
          </w:r>
          <w:r>
            <w:rPr>
              <w:noProof/>
              <w:webHidden/>
            </w:rPr>
            <w:fldChar w:fldCharType="separate"/>
          </w:r>
          <w:ins w:id="20" w:author="Koft" w:date="2016-10-04T12:44:00Z">
            <w:r w:rsidR="00DA76EA">
              <w:rPr>
                <w:noProof/>
                <w:webHidden/>
              </w:rPr>
              <w:t>22</w:t>
            </w:r>
          </w:ins>
          <w:del w:id="21" w:author="Koft" w:date="2016-10-02T23:07:00Z">
            <w:r w:rsidR="00A95143" w:rsidDel="00E3662F">
              <w:rPr>
                <w:noProof/>
                <w:webHidden/>
              </w:rPr>
              <w:delText>18</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"_Toc462922483"</w:instrText>
          </w:r>
          <w:r>
            <w:rPr>
              <w:noProof/>
            </w:rPr>
            <w:fldChar w:fldCharType="separate"/>
          </w:r>
          <w:r w:rsidR="00A95143" w:rsidRPr="00EE4E15">
            <w:rPr>
              <w:rStyle w:val="Hyperlink"/>
              <w:i/>
              <w:iCs/>
              <w:noProof/>
            </w:rPr>
            <w:t>Εφαρμογή στην R:</w:t>
          </w:r>
          <w:r w:rsidR="00A95143">
            <w:rPr>
              <w:noProof/>
              <w:webHidden/>
            </w:rPr>
            <w:tab/>
          </w:r>
          <w:r>
            <w:rPr>
              <w:noProof/>
              <w:webHidden/>
            </w:rPr>
            <w:fldChar w:fldCharType="begin"/>
          </w:r>
          <w:r w:rsidR="00A95143">
            <w:rPr>
              <w:noProof/>
              <w:webHidden/>
            </w:rPr>
            <w:instrText xml:space="preserve"> PAGEREF _Toc462922483 \h </w:instrText>
          </w:r>
          <w:r>
            <w:rPr>
              <w:noProof/>
              <w:webHidden/>
            </w:rPr>
          </w:r>
          <w:r>
            <w:rPr>
              <w:noProof/>
              <w:webHidden/>
            </w:rPr>
            <w:fldChar w:fldCharType="separate"/>
          </w:r>
          <w:ins w:id="22" w:author="Koft" w:date="2016-10-04T12:44:00Z">
            <w:r w:rsidR="00DA76EA">
              <w:rPr>
                <w:noProof/>
                <w:webHidden/>
              </w:rPr>
              <w:t>26</w:t>
            </w:r>
          </w:ins>
          <w:del w:id="23" w:author="Koft" w:date="2016-10-02T23:07:00Z">
            <w:r w:rsidR="00A95143" w:rsidDel="00E3662F">
              <w:rPr>
                <w:noProof/>
                <w:webHidden/>
              </w:rPr>
              <w:delText>22</w:delText>
            </w:r>
          </w:del>
          <w:r>
            <w:rPr>
              <w:noProof/>
              <w:webHidden/>
            </w:rPr>
            <w:fldChar w:fldCharType="end"/>
          </w:r>
          <w:r>
            <w:rPr>
              <w:noProof/>
            </w:rPr>
            <w:fldChar w:fldCharType="end"/>
          </w:r>
        </w:p>
        <w:p w:rsidR="00A95143" w:rsidRDefault="00071CF4">
          <w:pPr>
            <w:pStyle w:val="TOC2"/>
            <w:rPr>
              <w:noProof/>
              <w:lang w:val="el-GR" w:eastAsia="el-GR"/>
            </w:rPr>
          </w:pPr>
          <w:r>
            <w:rPr>
              <w:noProof/>
            </w:rPr>
            <w:fldChar w:fldCharType="begin"/>
          </w:r>
          <w:r w:rsidR="00921153">
            <w:rPr>
              <w:noProof/>
            </w:rPr>
            <w:instrText>HYPERLINK \l "_Toc462922484"</w:instrText>
          </w:r>
          <w:r>
            <w:rPr>
              <w:noProof/>
            </w:rPr>
            <w:fldChar w:fldCharType="separate"/>
          </w:r>
          <w:r w:rsidR="00A95143" w:rsidRPr="00EE4E15">
            <w:rPr>
              <w:rStyle w:val="Hyperlink"/>
              <w:smallCaps/>
              <w:noProof/>
              <w:spacing w:val="5"/>
            </w:rPr>
            <w:t>K-Nearest Neighbor Algorithm (KNN)</w:t>
          </w:r>
          <w:r w:rsidR="00A95143">
            <w:rPr>
              <w:noProof/>
              <w:webHidden/>
            </w:rPr>
            <w:tab/>
          </w:r>
          <w:r>
            <w:rPr>
              <w:noProof/>
              <w:webHidden/>
            </w:rPr>
            <w:fldChar w:fldCharType="begin"/>
          </w:r>
          <w:r w:rsidR="00A95143">
            <w:rPr>
              <w:noProof/>
              <w:webHidden/>
            </w:rPr>
            <w:instrText xml:space="preserve"> PAGEREF _Toc462922484 \h </w:instrText>
          </w:r>
          <w:r>
            <w:rPr>
              <w:noProof/>
              <w:webHidden/>
            </w:rPr>
          </w:r>
          <w:r>
            <w:rPr>
              <w:noProof/>
              <w:webHidden/>
            </w:rPr>
            <w:fldChar w:fldCharType="separate"/>
          </w:r>
          <w:ins w:id="24" w:author="Koft" w:date="2016-10-04T12:44:00Z">
            <w:r w:rsidR="00DA76EA">
              <w:rPr>
                <w:noProof/>
                <w:webHidden/>
              </w:rPr>
              <w:t>28</w:t>
            </w:r>
          </w:ins>
          <w:del w:id="25" w:author="Koft" w:date="2016-10-02T23:07:00Z">
            <w:r w:rsidR="00A95143" w:rsidDel="00E3662F">
              <w:rPr>
                <w:noProof/>
                <w:webHidden/>
              </w:rPr>
              <w:delText>24</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"_Toc462922485"</w:instrText>
          </w:r>
          <w:r>
            <w:rPr>
              <w:noProof/>
            </w:rPr>
            <w:fldChar w:fldCharType="separate"/>
          </w:r>
          <w:r w:rsidR="00A95143" w:rsidRPr="00EE4E15">
            <w:rPr>
              <w:rStyle w:val="Hyperlink"/>
              <w:i/>
              <w:iCs/>
              <w:noProof/>
            </w:rPr>
            <w:t>Εισαγωγικά στοιχεία:</w:t>
          </w:r>
          <w:r w:rsidR="00A95143">
            <w:rPr>
              <w:noProof/>
              <w:webHidden/>
            </w:rPr>
            <w:tab/>
          </w:r>
          <w:r>
            <w:rPr>
              <w:noProof/>
              <w:webHidden/>
            </w:rPr>
            <w:fldChar w:fldCharType="begin"/>
          </w:r>
          <w:r w:rsidR="00A95143">
            <w:rPr>
              <w:noProof/>
              <w:webHidden/>
            </w:rPr>
            <w:instrText xml:space="preserve"> PAGEREF _Toc462922485 \h </w:instrText>
          </w:r>
          <w:r>
            <w:rPr>
              <w:noProof/>
              <w:webHidden/>
            </w:rPr>
          </w:r>
          <w:r>
            <w:rPr>
              <w:noProof/>
              <w:webHidden/>
            </w:rPr>
            <w:fldChar w:fldCharType="separate"/>
          </w:r>
          <w:ins w:id="26" w:author="Koft" w:date="2016-10-04T12:44:00Z">
            <w:r w:rsidR="00DA76EA">
              <w:rPr>
                <w:noProof/>
                <w:webHidden/>
              </w:rPr>
              <w:t>28</w:t>
            </w:r>
          </w:ins>
          <w:del w:id="27" w:author="Koft" w:date="2016-10-02T23:07:00Z">
            <w:r w:rsidR="00A95143" w:rsidDel="00E3662F">
              <w:rPr>
                <w:noProof/>
                <w:webHidden/>
              </w:rPr>
              <w:delText>24</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"_Toc462922486"</w:instrText>
          </w:r>
          <w:r>
            <w:rPr>
              <w:noProof/>
            </w:rPr>
            <w:fldChar w:fldCharType="separate"/>
          </w:r>
          <w:r w:rsidR="00A95143" w:rsidRPr="00EE4E15">
            <w:rPr>
              <w:rStyle w:val="Hyperlink"/>
              <w:i/>
              <w:iCs/>
              <w:noProof/>
            </w:rPr>
            <w:t>Μαθηματικό Υπόβαθρο:</w:t>
          </w:r>
          <w:r w:rsidR="00A95143">
            <w:rPr>
              <w:noProof/>
              <w:webHidden/>
            </w:rPr>
            <w:tab/>
          </w:r>
          <w:r>
            <w:rPr>
              <w:noProof/>
              <w:webHidden/>
            </w:rPr>
            <w:fldChar w:fldCharType="begin"/>
          </w:r>
          <w:r w:rsidR="00A95143">
            <w:rPr>
              <w:noProof/>
              <w:webHidden/>
            </w:rPr>
            <w:instrText xml:space="preserve"> PAGEREF _Toc462922486 \h </w:instrText>
          </w:r>
          <w:r>
            <w:rPr>
              <w:noProof/>
              <w:webHidden/>
            </w:rPr>
          </w:r>
          <w:r>
            <w:rPr>
              <w:noProof/>
              <w:webHidden/>
            </w:rPr>
            <w:fldChar w:fldCharType="separate"/>
          </w:r>
          <w:ins w:id="28" w:author="Koft" w:date="2016-10-04T12:44:00Z">
            <w:r w:rsidR="00DA76EA">
              <w:rPr>
                <w:noProof/>
                <w:webHidden/>
              </w:rPr>
              <w:t>29</w:t>
            </w:r>
          </w:ins>
          <w:del w:id="29" w:author="Koft" w:date="2016-10-02T23:07:00Z">
            <w:r w:rsidR="00A95143" w:rsidDel="00E3662F">
              <w:rPr>
                <w:noProof/>
                <w:webHidden/>
              </w:rPr>
              <w:delText>25</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7900F4">
            <w:rPr>
              <w:noProof/>
            </w:rPr>
            <w:instrText>HYPERLINK \l "_Toc462922487"</w:instrText>
          </w:r>
          <w:r>
            <w:rPr>
              <w:noProof/>
            </w:rPr>
            <w:fldChar w:fldCharType="separate"/>
          </w:r>
          <w:r w:rsidR="00A95143" w:rsidRPr="00EE4E15">
            <w:rPr>
              <w:rStyle w:val="Hyperlink"/>
              <w:i/>
              <w:iCs/>
              <w:noProof/>
            </w:rPr>
            <w:t>Εφαρμογή στην R:</w:t>
          </w:r>
          <w:r w:rsidR="00A95143">
            <w:rPr>
              <w:noProof/>
              <w:webHidden/>
            </w:rPr>
            <w:tab/>
          </w:r>
          <w:r>
            <w:rPr>
              <w:noProof/>
              <w:webHidden/>
            </w:rPr>
            <w:fldChar w:fldCharType="begin"/>
          </w:r>
          <w:r w:rsidR="00A95143">
            <w:rPr>
              <w:noProof/>
              <w:webHidden/>
            </w:rPr>
            <w:instrText xml:space="preserve"> PAGEREF _Toc462922487 \h </w:instrText>
          </w:r>
          <w:r>
            <w:rPr>
              <w:noProof/>
              <w:webHidden/>
            </w:rPr>
          </w:r>
          <w:r>
            <w:rPr>
              <w:noProof/>
              <w:webHidden/>
            </w:rPr>
            <w:fldChar w:fldCharType="separate"/>
          </w:r>
          <w:ins w:id="30" w:author="Koft" w:date="2016-10-04T12:44:00Z">
            <w:r w:rsidR="00DA76EA">
              <w:rPr>
                <w:noProof/>
                <w:webHidden/>
              </w:rPr>
              <w:t>31</w:t>
            </w:r>
          </w:ins>
          <w:del w:id="31" w:author="Koft" w:date="2016-10-04T12:44:00Z">
            <w:r w:rsidR="00E3662F" w:rsidDel="00DA76EA">
              <w:rPr>
                <w:noProof/>
                <w:webHidden/>
              </w:rPr>
              <w:delText>28</w:delText>
            </w:r>
          </w:del>
          <w:r>
            <w:rPr>
              <w:noProof/>
              <w:webHidden/>
            </w:rPr>
            <w:fldChar w:fldCharType="end"/>
          </w:r>
          <w:r>
            <w:rPr>
              <w:noProof/>
            </w:rPr>
            <w:fldChar w:fldCharType="end"/>
          </w:r>
        </w:p>
        <w:p w:rsidR="00A95143" w:rsidRDefault="00071CF4">
          <w:pPr>
            <w:pStyle w:val="TOC2"/>
            <w:rPr>
              <w:noProof/>
              <w:lang w:val="el-GR" w:eastAsia="el-GR"/>
            </w:rPr>
          </w:pPr>
          <w:r>
            <w:rPr>
              <w:noProof/>
            </w:rPr>
            <w:fldChar w:fldCharType="begin"/>
          </w:r>
          <w:r w:rsidR="00921153">
            <w:rPr>
              <w:noProof/>
            </w:rPr>
            <w:instrText>HYPERLINK \l "_Toc462922488"</w:instrText>
          </w:r>
          <w:r>
            <w:rPr>
              <w:noProof/>
            </w:rPr>
            <w:fldChar w:fldCharType="separate"/>
          </w:r>
          <w:r w:rsidR="00A95143" w:rsidRPr="00EE4E15">
            <w:rPr>
              <w:rStyle w:val="Hyperlink"/>
              <w:smallCaps/>
              <w:noProof/>
              <w:spacing w:val="5"/>
            </w:rPr>
            <w:t>Σύγκριση Αλγορίθμων</w:t>
          </w:r>
          <w:r w:rsidR="00A95143">
            <w:rPr>
              <w:noProof/>
              <w:webHidden/>
            </w:rPr>
            <w:tab/>
          </w:r>
          <w:r>
            <w:rPr>
              <w:noProof/>
              <w:webHidden/>
            </w:rPr>
            <w:fldChar w:fldCharType="begin"/>
          </w:r>
          <w:r w:rsidR="00A95143">
            <w:rPr>
              <w:noProof/>
              <w:webHidden/>
            </w:rPr>
            <w:instrText xml:space="preserve"> PAGEREF _Toc462922488 \h </w:instrText>
          </w:r>
          <w:r>
            <w:rPr>
              <w:noProof/>
              <w:webHidden/>
            </w:rPr>
          </w:r>
          <w:r>
            <w:rPr>
              <w:noProof/>
              <w:webHidden/>
            </w:rPr>
            <w:fldChar w:fldCharType="separate"/>
          </w:r>
          <w:ins w:id="32" w:author="Koft" w:date="2016-10-04T12:44:00Z">
            <w:r w:rsidR="00DA76EA">
              <w:rPr>
                <w:noProof/>
                <w:webHidden/>
              </w:rPr>
              <w:t>33</w:t>
            </w:r>
          </w:ins>
          <w:del w:id="33" w:author="Koft" w:date="2016-10-02T23:07:00Z">
            <w:r w:rsidR="00A95143" w:rsidDel="00E3662F">
              <w:rPr>
                <w:noProof/>
                <w:webHidden/>
              </w:rPr>
              <w:delText>29</w:delText>
            </w:r>
          </w:del>
          <w:r>
            <w:rPr>
              <w:noProof/>
              <w:webHidden/>
            </w:rPr>
            <w:fldChar w:fldCharType="end"/>
          </w:r>
          <w:r>
            <w:rPr>
              <w:noProof/>
            </w:rPr>
            <w:fldChar w:fldCharType="end"/>
          </w:r>
        </w:p>
        <w:p w:rsidR="00A95143" w:rsidRDefault="00071CF4">
          <w:pPr>
            <w:pStyle w:val="TOC1"/>
            <w:tabs>
              <w:tab w:val="right" w:leader="dot" w:pos="8790"/>
            </w:tabs>
            <w:rPr>
              <w:noProof/>
              <w:lang w:val="el-GR" w:eastAsia="el-GR"/>
            </w:rPr>
          </w:pPr>
          <w:r>
            <w:rPr>
              <w:noProof/>
            </w:rPr>
            <w:fldChar w:fldCharType="begin"/>
          </w:r>
          <w:r w:rsidR="00921153">
            <w:rPr>
              <w:noProof/>
            </w:rPr>
            <w:instrText>HYPERLINK \l "_Toc462922489"</w:instrText>
          </w:r>
          <w:r>
            <w:rPr>
              <w:noProof/>
            </w:rPr>
            <w:fldChar w:fldCharType="separate"/>
          </w:r>
          <w:r w:rsidR="00A95143" w:rsidRPr="00EE4E15">
            <w:rPr>
              <w:rStyle w:val="Hyperlink"/>
              <w:b/>
              <w:bCs/>
              <w:smallCaps/>
              <w:noProof/>
            </w:rPr>
            <w:t>Μέρος Γ’ : Αποτελέσματα</w:t>
          </w:r>
          <w:r w:rsidR="00A95143">
            <w:rPr>
              <w:noProof/>
              <w:webHidden/>
            </w:rPr>
            <w:tab/>
          </w:r>
          <w:r>
            <w:rPr>
              <w:noProof/>
              <w:webHidden/>
            </w:rPr>
            <w:fldChar w:fldCharType="begin"/>
          </w:r>
          <w:r w:rsidR="00A95143">
            <w:rPr>
              <w:noProof/>
              <w:webHidden/>
            </w:rPr>
            <w:instrText xml:space="preserve"> PAGEREF _Toc462922489 \h </w:instrText>
          </w:r>
          <w:r>
            <w:rPr>
              <w:noProof/>
              <w:webHidden/>
            </w:rPr>
          </w:r>
          <w:r>
            <w:rPr>
              <w:noProof/>
              <w:webHidden/>
            </w:rPr>
            <w:fldChar w:fldCharType="separate"/>
          </w:r>
          <w:ins w:id="34" w:author="Koft" w:date="2016-10-04T12:44:00Z">
            <w:r w:rsidR="00DA76EA">
              <w:rPr>
                <w:noProof/>
                <w:webHidden/>
              </w:rPr>
              <w:t>34</w:t>
            </w:r>
          </w:ins>
          <w:del w:id="35" w:author="Koft" w:date="2016-10-02T23:07:00Z">
            <w:r w:rsidR="00A95143" w:rsidDel="00E3662F">
              <w:rPr>
                <w:noProof/>
                <w:webHidden/>
              </w:rPr>
              <w:delText>30</w:delText>
            </w:r>
          </w:del>
          <w:r>
            <w:rPr>
              <w:noProof/>
              <w:webHidden/>
            </w:rPr>
            <w:fldChar w:fldCharType="end"/>
          </w:r>
          <w:r>
            <w:rPr>
              <w:noProof/>
            </w:rPr>
            <w:fldChar w:fldCharType="end"/>
          </w:r>
        </w:p>
        <w:p w:rsidR="00A95143" w:rsidRDefault="00071CF4">
          <w:pPr>
            <w:pStyle w:val="TOC2"/>
            <w:rPr>
              <w:noProof/>
              <w:lang w:val="el-GR" w:eastAsia="el-GR"/>
            </w:rPr>
          </w:pPr>
          <w:r>
            <w:rPr>
              <w:noProof/>
            </w:rPr>
            <w:fldChar w:fldCharType="begin"/>
          </w:r>
          <w:r w:rsidR="00921153">
            <w:rPr>
              <w:noProof/>
            </w:rPr>
            <w:instrText>HYPERLINK \l "_Toc462922490"</w:instrText>
          </w:r>
          <w:r>
            <w:rPr>
              <w:noProof/>
            </w:rPr>
            <w:fldChar w:fldCharType="separate"/>
          </w:r>
          <w:r w:rsidR="00A95143" w:rsidRPr="00EE4E15">
            <w:rPr>
              <w:rStyle w:val="Hyperlink"/>
              <w:smallCaps/>
              <w:noProof/>
            </w:rPr>
            <w:t>Ανάγνωση των αποτελεσμάτων σε πίνακα:</w:t>
          </w:r>
          <w:r w:rsidR="00A95143">
            <w:rPr>
              <w:noProof/>
              <w:webHidden/>
            </w:rPr>
            <w:tab/>
          </w:r>
          <w:r>
            <w:rPr>
              <w:noProof/>
              <w:webHidden/>
            </w:rPr>
            <w:fldChar w:fldCharType="begin"/>
          </w:r>
          <w:r w:rsidR="00A95143">
            <w:rPr>
              <w:noProof/>
              <w:webHidden/>
            </w:rPr>
            <w:instrText xml:space="preserve"> PAGEREF _Toc462922490 \h </w:instrText>
          </w:r>
          <w:r>
            <w:rPr>
              <w:noProof/>
              <w:webHidden/>
            </w:rPr>
          </w:r>
          <w:r>
            <w:rPr>
              <w:noProof/>
              <w:webHidden/>
            </w:rPr>
            <w:fldChar w:fldCharType="separate"/>
          </w:r>
          <w:ins w:id="36" w:author="Koft" w:date="2016-10-04T12:44:00Z">
            <w:r w:rsidR="00DA76EA">
              <w:rPr>
                <w:noProof/>
                <w:webHidden/>
              </w:rPr>
              <w:t>34</w:t>
            </w:r>
          </w:ins>
          <w:del w:id="37" w:author="Koft" w:date="2016-10-02T23:07:00Z">
            <w:r w:rsidR="00A95143" w:rsidDel="00E3662F">
              <w:rPr>
                <w:noProof/>
                <w:webHidden/>
              </w:rPr>
              <w:delText>30</w:delText>
            </w:r>
          </w:del>
          <w:r>
            <w:rPr>
              <w:noProof/>
              <w:webHidden/>
            </w:rPr>
            <w:fldChar w:fldCharType="end"/>
          </w:r>
          <w:r>
            <w:rPr>
              <w:noProof/>
            </w:rPr>
            <w:fldChar w:fldCharType="end"/>
          </w:r>
        </w:p>
        <w:p w:rsidR="00A95143" w:rsidRDefault="00071CF4">
          <w:pPr>
            <w:pStyle w:val="TOC2"/>
            <w:rPr>
              <w:noProof/>
              <w:lang w:val="el-GR" w:eastAsia="el-GR"/>
            </w:rPr>
          </w:pPr>
          <w:r>
            <w:rPr>
              <w:noProof/>
            </w:rPr>
            <w:fldChar w:fldCharType="begin"/>
          </w:r>
          <w:r w:rsidR="00921153">
            <w:rPr>
              <w:noProof/>
            </w:rPr>
            <w:instrText>HYPERLINK \l "_Toc462922491"</w:instrText>
          </w:r>
          <w:r>
            <w:rPr>
              <w:noProof/>
            </w:rPr>
            <w:fldChar w:fldCharType="separate"/>
          </w:r>
          <w:r w:rsidR="00A95143" w:rsidRPr="00EE4E15">
            <w:rPr>
              <w:rStyle w:val="Hyperlink"/>
              <w:smallCaps/>
              <w:noProof/>
              <w:spacing w:val="5"/>
            </w:rPr>
            <w:t>Αποτελέσματα SVM</w:t>
          </w:r>
          <w:r w:rsidR="00A95143">
            <w:rPr>
              <w:noProof/>
              <w:webHidden/>
            </w:rPr>
            <w:tab/>
          </w:r>
          <w:r>
            <w:rPr>
              <w:noProof/>
              <w:webHidden/>
            </w:rPr>
            <w:fldChar w:fldCharType="begin"/>
          </w:r>
          <w:r w:rsidR="00A95143">
            <w:rPr>
              <w:noProof/>
              <w:webHidden/>
            </w:rPr>
            <w:instrText xml:space="preserve"> PAGEREF _Toc462922491 \h </w:instrText>
          </w:r>
          <w:r>
            <w:rPr>
              <w:noProof/>
              <w:webHidden/>
            </w:rPr>
          </w:r>
          <w:r>
            <w:rPr>
              <w:noProof/>
              <w:webHidden/>
            </w:rPr>
            <w:fldChar w:fldCharType="separate"/>
          </w:r>
          <w:ins w:id="38" w:author="Koft" w:date="2016-10-04T12:44:00Z">
            <w:r w:rsidR="00DA76EA">
              <w:rPr>
                <w:noProof/>
                <w:webHidden/>
              </w:rPr>
              <w:t>36</w:t>
            </w:r>
          </w:ins>
          <w:del w:id="39" w:author="Koft" w:date="2016-10-02T23:07:00Z">
            <w:r w:rsidR="00A95143" w:rsidDel="00E3662F">
              <w:rPr>
                <w:noProof/>
                <w:webHidden/>
              </w:rPr>
              <w:delText>32</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"_Toc462922492"</w:instrText>
          </w:r>
          <w:r>
            <w:rPr>
              <w:noProof/>
            </w:rPr>
            <w:fldChar w:fldCharType="separate"/>
          </w:r>
          <w:r w:rsidR="00A95143" w:rsidRPr="00EE4E15">
            <w:rPr>
              <w:rStyle w:val="Hyperlink"/>
              <w:iCs/>
              <w:noProof/>
            </w:rPr>
            <w:t>Συμπεράσματα:</w:t>
          </w:r>
          <w:r w:rsidR="00A95143">
            <w:rPr>
              <w:noProof/>
              <w:webHidden/>
            </w:rPr>
            <w:tab/>
          </w:r>
          <w:r>
            <w:rPr>
              <w:noProof/>
              <w:webHidden/>
            </w:rPr>
            <w:fldChar w:fldCharType="begin"/>
          </w:r>
          <w:r w:rsidR="00A95143">
            <w:rPr>
              <w:noProof/>
              <w:webHidden/>
            </w:rPr>
            <w:instrText xml:space="preserve"> PAGEREF _Toc462922492 \h </w:instrText>
          </w:r>
          <w:r>
            <w:rPr>
              <w:noProof/>
              <w:webHidden/>
            </w:rPr>
          </w:r>
          <w:r>
            <w:rPr>
              <w:noProof/>
              <w:webHidden/>
            </w:rPr>
            <w:fldChar w:fldCharType="separate"/>
          </w:r>
          <w:ins w:id="40" w:author="Koft" w:date="2016-10-04T12:44:00Z">
            <w:r w:rsidR="00DA76EA">
              <w:rPr>
                <w:noProof/>
                <w:webHidden/>
              </w:rPr>
              <w:t>36</w:t>
            </w:r>
          </w:ins>
          <w:del w:id="41" w:author="Koft" w:date="2016-10-02T23:07:00Z">
            <w:r w:rsidR="00A95143" w:rsidDel="00E3662F">
              <w:rPr>
                <w:noProof/>
                <w:webHidden/>
              </w:rPr>
              <w:delText>32</w:delText>
            </w:r>
          </w:del>
          <w:r>
            <w:rPr>
              <w:noProof/>
              <w:webHidden/>
            </w:rPr>
            <w:fldChar w:fldCharType="end"/>
          </w:r>
          <w:r>
            <w:rPr>
              <w:noProof/>
            </w:rPr>
            <w:fldChar w:fldCharType="end"/>
          </w:r>
        </w:p>
        <w:p w:rsidR="00A95143" w:rsidRDefault="00071CF4">
          <w:pPr>
            <w:pStyle w:val="TOC2"/>
            <w:rPr>
              <w:noProof/>
              <w:lang w:val="el-GR" w:eastAsia="el-GR"/>
            </w:rPr>
          </w:pPr>
          <w:r>
            <w:rPr>
              <w:noProof/>
            </w:rPr>
            <w:fldChar w:fldCharType="begin"/>
          </w:r>
          <w:r w:rsidR="00921153">
            <w:rPr>
              <w:noProof/>
            </w:rPr>
            <w:instrText>HYPERLINK \l "_Toc462922493"</w:instrText>
          </w:r>
          <w:r>
            <w:rPr>
              <w:noProof/>
            </w:rPr>
            <w:fldChar w:fldCharType="separate"/>
          </w:r>
          <w:r w:rsidR="00A95143" w:rsidRPr="00EE4E15">
            <w:rPr>
              <w:rStyle w:val="Hyperlink"/>
              <w:smallCaps/>
              <w:noProof/>
              <w:spacing w:val="5"/>
            </w:rPr>
            <w:t>Αποτελέσματα KNN</w:t>
          </w:r>
          <w:r w:rsidR="00A95143">
            <w:rPr>
              <w:noProof/>
              <w:webHidden/>
            </w:rPr>
            <w:tab/>
          </w:r>
          <w:r>
            <w:rPr>
              <w:noProof/>
              <w:webHidden/>
            </w:rPr>
            <w:fldChar w:fldCharType="begin"/>
          </w:r>
          <w:r w:rsidR="00A95143">
            <w:rPr>
              <w:noProof/>
              <w:webHidden/>
            </w:rPr>
            <w:instrText xml:space="preserve"> PAGEREF _Toc462922493 \h </w:instrText>
          </w:r>
          <w:r>
            <w:rPr>
              <w:noProof/>
              <w:webHidden/>
            </w:rPr>
          </w:r>
          <w:r>
            <w:rPr>
              <w:noProof/>
              <w:webHidden/>
            </w:rPr>
            <w:fldChar w:fldCharType="separate"/>
          </w:r>
          <w:ins w:id="42" w:author="Koft" w:date="2016-10-04T12:44:00Z">
            <w:r w:rsidR="00DA76EA">
              <w:rPr>
                <w:noProof/>
                <w:webHidden/>
              </w:rPr>
              <w:t>38</w:t>
            </w:r>
          </w:ins>
          <w:del w:id="43" w:author="Koft" w:date="2016-10-02T23:07:00Z">
            <w:r w:rsidR="00A95143" w:rsidDel="00E3662F">
              <w:rPr>
                <w:noProof/>
                <w:webHidden/>
              </w:rPr>
              <w:delText>33</w:delText>
            </w:r>
          </w:del>
          <w:r>
            <w:rPr>
              <w:noProof/>
              <w:webHidden/>
            </w:rPr>
            <w:fldChar w:fldCharType="end"/>
          </w:r>
          <w:r>
            <w:rPr>
              <w:noProof/>
            </w:rPr>
            <w:fldChar w:fldCharType="end"/>
          </w:r>
        </w:p>
        <w:p w:rsidR="00A95143" w:rsidRDefault="00071CF4">
          <w:pPr>
            <w:pStyle w:val="TOC2"/>
            <w:rPr>
              <w:noProof/>
              <w:lang w:val="el-GR" w:eastAsia="el-GR"/>
            </w:rPr>
          </w:pPr>
          <w:r>
            <w:rPr>
              <w:noProof/>
            </w:rPr>
            <w:lastRenderedPageBreak/>
            <w:fldChar w:fldCharType="begin"/>
          </w:r>
          <w:r w:rsidR="00921153">
            <w:rPr>
              <w:noProof/>
            </w:rPr>
            <w:instrText>HYPERLINK \l "_Toc462922494"</w:instrText>
          </w:r>
          <w:r>
            <w:rPr>
              <w:noProof/>
            </w:rPr>
            <w:fldChar w:fldCharType="separate"/>
          </w:r>
          <w:r w:rsidR="00A95143" w:rsidRPr="00EE4E15">
            <w:rPr>
              <w:rStyle w:val="Hyperlink"/>
              <w:smallCaps/>
              <w:noProof/>
            </w:rPr>
            <w:t>Αποτελέσματα Σύγκρισης Αλγορίθμων</w:t>
          </w:r>
          <w:r w:rsidR="00A95143">
            <w:rPr>
              <w:noProof/>
              <w:webHidden/>
            </w:rPr>
            <w:tab/>
          </w:r>
          <w:r>
            <w:rPr>
              <w:noProof/>
              <w:webHidden/>
            </w:rPr>
            <w:fldChar w:fldCharType="begin"/>
          </w:r>
          <w:r w:rsidR="00A95143">
            <w:rPr>
              <w:noProof/>
              <w:webHidden/>
            </w:rPr>
            <w:instrText xml:space="preserve"> PAGEREF _Toc462922494 \h </w:instrText>
          </w:r>
          <w:r>
            <w:rPr>
              <w:noProof/>
              <w:webHidden/>
            </w:rPr>
          </w:r>
          <w:r>
            <w:rPr>
              <w:noProof/>
              <w:webHidden/>
            </w:rPr>
            <w:fldChar w:fldCharType="separate"/>
          </w:r>
          <w:ins w:id="44" w:author="Koft" w:date="2016-10-04T12:44:00Z">
            <w:r w:rsidR="00DA76EA">
              <w:rPr>
                <w:noProof/>
                <w:webHidden/>
              </w:rPr>
              <w:t>40</w:t>
            </w:r>
          </w:ins>
          <w:del w:id="45" w:author="Koft" w:date="2016-10-02T23:07:00Z">
            <w:r w:rsidR="00A95143" w:rsidDel="00E3662F">
              <w:rPr>
                <w:noProof/>
                <w:webHidden/>
              </w:rPr>
              <w:delText>35</w:delText>
            </w:r>
          </w:del>
          <w:r>
            <w:rPr>
              <w:noProof/>
              <w:webHidden/>
            </w:rPr>
            <w:fldChar w:fldCharType="end"/>
          </w:r>
          <w:r>
            <w:rPr>
              <w:noProof/>
            </w:rPr>
            <w:fldChar w:fldCharType="end"/>
          </w:r>
        </w:p>
        <w:p w:rsidR="00A95143" w:rsidRDefault="00071CF4">
          <w:pPr>
            <w:pStyle w:val="TOC2"/>
            <w:rPr>
              <w:noProof/>
              <w:lang w:val="el-GR" w:eastAsia="el-GR"/>
            </w:rPr>
          </w:pPr>
          <w:r>
            <w:rPr>
              <w:noProof/>
            </w:rPr>
            <w:fldChar w:fldCharType="begin"/>
          </w:r>
          <w:r w:rsidR="00921153">
            <w:rPr>
              <w:noProof/>
            </w:rPr>
            <w:instrText>HYPERLINK \l "_Toc462922495"</w:instrText>
          </w:r>
          <w:r>
            <w:rPr>
              <w:noProof/>
            </w:rPr>
            <w:fldChar w:fldCharType="separate"/>
          </w:r>
          <w:r w:rsidR="00A95143" w:rsidRPr="00EE4E15">
            <w:rPr>
              <w:rStyle w:val="Hyperlink"/>
              <w:smallCaps/>
              <w:noProof/>
            </w:rPr>
            <w:t>συζητηση και ερωτηματα για περαιτερω ερευνα</w:t>
          </w:r>
          <w:r w:rsidR="00A95143">
            <w:rPr>
              <w:noProof/>
              <w:webHidden/>
            </w:rPr>
            <w:tab/>
          </w:r>
          <w:r>
            <w:rPr>
              <w:noProof/>
              <w:webHidden/>
            </w:rPr>
            <w:fldChar w:fldCharType="begin"/>
          </w:r>
          <w:r w:rsidR="00A95143">
            <w:rPr>
              <w:noProof/>
              <w:webHidden/>
            </w:rPr>
            <w:instrText xml:space="preserve"> PAGEREF _Toc462922495 \h </w:instrText>
          </w:r>
          <w:r>
            <w:rPr>
              <w:noProof/>
              <w:webHidden/>
            </w:rPr>
          </w:r>
          <w:r>
            <w:rPr>
              <w:noProof/>
              <w:webHidden/>
            </w:rPr>
            <w:fldChar w:fldCharType="separate"/>
          </w:r>
          <w:ins w:id="46" w:author="Koft" w:date="2016-10-04T12:44:00Z">
            <w:r w:rsidR="00DA76EA">
              <w:rPr>
                <w:noProof/>
                <w:webHidden/>
              </w:rPr>
              <w:t>41</w:t>
            </w:r>
          </w:ins>
          <w:del w:id="47" w:author="Koft" w:date="2016-10-02T23:07:00Z">
            <w:r w:rsidR="00A95143" w:rsidDel="00E3662F">
              <w:rPr>
                <w:noProof/>
                <w:webHidden/>
              </w:rPr>
              <w:delText>36</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"_Toc462922496"</w:instrText>
          </w:r>
          <w:r>
            <w:rPr>
              <w:noProof/>
            </w:rPr>
            <w:fldChar w:fldCharType="separate"/>
          </w:r>
          <w:r w:rsidR="00A95143" w:rsidRPr="00EE4E15">
            <w:rPr>
              <w:rStyle w:val="Hyperlink"/>
              <w:noProof/>
            </w:rPr>
            <w:t>Αριθμητικά Αποτελέσματα Σύγκρισης:</w:t>
          </w:r>
          <w:r w:rsidR="00A95143">
            <w:rPr>
              <w:noProof/>
              <w:webHidden/>
            </w:rPr>
            <w:tab/>
          </w:r>
          <w:r>
            <w:rPr>
              <w:noProof/>
              <w:webHidden/>
            </w:rPr>
            <w:fldChar w:fldCharType="begin"/>
          </w:r>
          <w:r w:rsidR="00A95143">
            <w:rPr>
              <w:noProof/>
              <w:webHidden/>
            </w:rPr>
            <w:instrText xml:space="preserve"> PAGEREF _Toc462922496 \h </w:instrText>
          </w:r>
          <w:r>
            <w:rPr>
              <w:noProof/>
              <w:webHidden/>
            </w:rPr>
          </w:r>
          <w:r>
            <w:rPr>
              <w:noProof/>
              <w:webHidden/>
            </w:rPr>
            <w:fldChar w:fldCharType="separate"/>
          </w:r>
          <w:ins w:id="48" w:author="Koft" w:date="2016-10-04T12:44:00Z">
            <w:r w:rsidR="00DA76EA">
              <w:rPr>
                <w:noProof/>
                <w:webHidden/>
              </w:rPr>
              <w:t>41</w:t>
            </w:r>
          </w:ins>
          <w:del w:id="49" w:author="Koft" w:date="2016-10-02T23:07:00Z">
            <w:r w:rsidR="00A95143" w:rsidDel="00E3662F">
              <w:rPr>
                <w:noProof/>
                <w:webHidden/>
              </w:rPr>
              <w:delText>36</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"_Toc462922497"</w:instrText>
          </w:r>
          <w:r>
            <w:rPr>
              <w:noProof/>
            </w:rPr>
            <w:fldChar w:fldCharType="separate"/>
          </w:r>
          <w:r w:rsidR="00A95143" w:rsidRPr="00EE4E15">
            <w:rPr>
              <w:rStyle w:val="Hyperlink"/>
              <w:noProof/>
            </w:rPr>
            <w:t>Συζήτηση και Ερμηνεία των Αριθμητικών Αποτελεσμάτων:</w:t>
          </w:r>
          <w:r w:rsidR="00A95143">
            <w:rPr>
              <w:noProof/>
              <w:webHidden/>
            </w:rPr>
            <w:tab/>
          </w:r>
          <w:r>
            <w:rPr>
              <w:noProof/>
              <w:webHidden/>
            </w:rPr>
            <w:fldChar w:fldCharType="begin"/>
          </w:r>
          <w:r w:rsidR="00A95143">
            <w:rPr>
              <w:noProof/>
              <w:webHidden/>
            </w:rPr>
            <w:instrText xml:space="preserve"> PAGEREF _Toc462922497 \h </w:instrText>
          </w:r>
          <w:r>
            <w:rPr>
              <w:noProof/>
              <w:webHidden/>
            </w:rPr>
          </w:r>
          <w:r>
            <w:rPr>
              <w:noProof/>
              <w:webHidden/>
            </w:rPr>
            <w:fldChar w:fldCharType="separate"/>
          </w:r>
          <w:ins w:id="50" w:author="Koft" w:date="2016-10-04T12:44:00Z">
            <w:r w:rsidR="00DA76EA">
              <w:rPr>
                <w:noProof/>
                <w:webHidden/>
              </w:rPr>
              <w:t>42</w:t>
            </w:r>
          </w:ins>
          <w:del w:id="51" w:author="Koft" w:date="2016-10-02T23:07:00Z">
            <w:r w:rsidR="00A95143" w:rsidDel="00E3662F">
              <w:rPr>
                <w:noProof/>
                <w:webHidden/>
              </w:rPr>
              <w:delText>37</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"_Toc462922498"</w:instrText>
          </w:r>
          <w:r>
            <w:rPr>
              <w:noProof/>
            </w:rPr>
            <w:fldChar w:fldCharType="separate"/>
          </w:r>
          <w:r w:rsidR="00A95143" w:rsidRPr="00EE4E15">
            <w:rPr>
              <w:rStyle w:val="Hyperlink"/>
              <w:noProof/>
            </w:rPr>
            <w:t>Απόδοση ΚΝΝ και SVM σε μεγάλο όγκο πραγματικών δεδομένων:</w:t>
          </w:r>
          <w:r w:rsidR="00A95143">
            <w:rPr>
              <w:noProof/>
              <w:webHidden/>
            </w:rPr>
            <w:tab/>
          </w:r>
          <w:r>
            <w:rPr>
              <w:noProof/>
              <w:webHidden/>
            </w:rPr>
            <w:fldChar w:fldCharType="begin"/>
          </w:r>
          <w:r w:rsidR="00A95143">
            <w:rPr>
              <w:noProof/>
              <w:webHidden/>
            </w:rPr>
            <w:instrText xml:space="preserve"> PAGEREF _Toc462922498 \h </w:instrText>
          </w:r>
          <w:r>
            <w:rPr>
              <w:noProof/>
              <w:webHidden/>
            </w:rPr>
          </w:r>
          <w:r>
            <w:rPr>
              <w:noProof/>
              <w:webHidden/>
            </w:rPr>
            <w:fldChar w:fldCharType="separate"/>
          </w:r>
          <w:ins w:id="52" w:author="Koft" w:date="2016-10-04T12:44:00Z">
            <w:r w:rsidR="00DA76EA">
              <w:rPr>
                <w:noProof/>
                <w:webHidden/>
              </w:rPr>
              <w:t>43</w:t>
            </w:r>
          </w:ins>
          <w:del w:id="53" w:author="Koft" w:date="2016-10-02T23:07:00Z">
            <w:r w:rsidR="00A95143" w:rsidDel="00E3662F">
              <w:rPr>
                <w:noProof/>
                <w:webHidden/>
              </w:rPr>
              <w:delText>38</w:delText>
            </w:r>
          </w:del>
          <w:r>
            <w:rPr>
              <w:noProof/>
              <w:webHidden/>
            </w:rPr>
            <w:fldChar w:fldCharType="end"/>
          </w:r>
          <w:r>
            <w:rPr>
              <w:noProof/>
            </w:rPr>
            <w:fldChar w:fldCharType="end"/>
          </w:r>
        </w:p>
        <w:p w:rsidR="00A95143" w:rsidRDefault="00071CF4">
          <w:pPr>
            <w:pStyle w:val="TOC3"/>
            <w:tabs>
              <w:tab w:val="right" w:leader="dot" w:pos="8790"/>
            </w:tabs>
            <w:rPr>
              <w:noProof/>
              <w:lang w:val="el-GR" w:eastAsia="el-GR"/>
            </w:rPr>
          </w:pPr>
          <w:r>
            <w:rPr>
              <w:noProof/>
            </w:rPr>
            <w:fldChar w:fldCharType="begin"/>
          </w:r>
          <w:r w:rsidR="00921153">
            <w:rPr>
              <w:noProof/>
            </w:rPr>
            <w:instrText>HYPERLINK \l "_Toc462922499"</w:instrText>
          </w:r>
          <w:r>
            <w:rPr>
              <w:noProof/>
            </w:rPr>
            <w:fldChar w:fldCharType="separate"/>
          </w:r>
          <w:r w:rsidR="00A95143" w:rsidRPr="00EE4E15">
            <w:rPr>
              <w:rStyle w:val="Hyperlink"/>
              <w:noProof/>
            </w:rPr>
            <w:t>Περαιτέρω Έρευνα:</w:t>
          </w:r>
          <w:r w:rsidR="00A95143">
            <w:rPr>
              <w:noProof/>
              <w:webHidden/>
            </w:rPr>
            <w:tab/>
          </w:r>
          <w:r>
            <w:rPr>
              <w:noProof/>
              <w:webHidden/>
            </w:rPr>
            <w:fldChar w:fldCharType="begin"/>
          </w:r>
          <w:r w:rsidR="00A95143">
            <w:rPr>
              <w:noProof/>
              <w:webHidden/>
            </w:rPr>
            <w:instrText xml:space="preserve"> PAGEREF _Toc462922499 \h </w:instrText>
          </w:r>
          <w:r>
            <w:rPr>
              <w:noProof/>
              <w:webHidden/>
            </w:rPr>
          </w:r>
          <w:r>
            <w:rPr>
              <w:noProof/>
              <w:webHidden/>
            </w:rPr>
            <w:fldChar w:fldCharType="separate"/>
          </w:r>
          <w:ins w:id="54" w:author="Koft" w:date="2016-10-04T12:44:00Z">
            <w:r w:rsidR="00DA76EA">
              <w:rPr>
                <w:noProof/>
                <w:webHidden/>
              </w:rPr>
              <w:t>46</w:t>
            </w:r>
          </w:ins>
          <w:del w:id="55" w:author="Koft" w:date="2016-10-02T23:07:00Z">
            <w:r w:rsidR="00A95143" w:rsidDel="00E3662F">
              <w:rPr>
                <w:noProof/>
                <w:webHidden/>
              </w:rPr>
              <w:delText>40</w:delText>
            </w:r>
          </w:del>
          <w:r>
            <w:rPr>
              <w:noProof/>
              <w:webHidden/>
            </w:rPr>
            <w:fldChar w:fldCharType="end"/>
          </w:r>
          <w:r>
            <w:rPr>
              <w:noProof/>
            </w:rPr>
            <w:fldChar w:fldCharType="end"/>
          </w:r>
        </w:p>
        <w:p w:rsidR="00A95143" w:rsidRDefault="00071CF4">
          <w:pPr>
            <w:pStyle w:val="TOC2"/>
            <w:rPr>
              <w:noProof/>
              <w:lang w:val="el-GR" w:eastAsia="el-GR"/>
            </w:rPr>
          </w:pPr>
          <w:r>
            <w:rPr>
              <w:noProof/>
            </w:rPr>
            <w:fldChar w:fldCharType="begin"/>
          </w:r>
          <w:r w:rsidR="00921153">
            <w:rPr>
              <w:noProof/>
            </w:rPr>
            <w:instrText>HYPERLINK \l "_Toc462922500"</w:instrText>
          </w:r>
          <w:r>
            <w:rPr>
              <w:noProof/>
            </w:rPr>
            <w:fldChar w:fldCharType="separate"/>
          </w:r>
          <w:r w:rsidR="00A95143" w:rsidRPr="00EE4E15">
            <w:rPr>
              <w:rStyle w:val="Hyperlink"/>
              <w:smallCaps/>
              <w:noProof/>
            </w:rPr>
            <w:t>περιορισμοι</w:t>
          </w:r>
          <w:r w:rsidR="00A95143">
            <w:rPr>
              <w:noProof/>
              <w:webHidden/>
            </w:rPr>
            <w:tab/>
          </w:r>
          <w:r>
            <w:rPr>
              <w:noProof/>
              <w:webHidden/>
            </w:rPr>
            <w:fldChar w:fldCharType="begin"/>
          </w:r>
          <w:r w:rsidR="00A95143">
            <w:rPr>
              <w:noProof/>
              <w:webHidden/>
            </w:rPr>
            <w:instrText xml:space="preserve"> PAGEREF _Toc462922500 \h </w:instrText>
          </w:r>
          <w:r>
            <w:rPr>
              <w:noProof/>
              <w:webHidden/>
            </w:rPr>
          </w:r>
          <w:r>
            <w:rPr>
              <w:noProof/>
              <w:webHidden/>
            </w:rPr>
            <w:fldChar w:fldCharType="separate"/>
          </w:r>
          <w:ins w:id="56" w:author="Koft" w:date="2016-10-04T12:44:00Z">
            <w:r w:rsidR="00DA76EA">
              <w:rPr>
                <w:noProof/>
                <w:webHidden/>
              </w:rPr>
              <w:t>48</w:t>
            </w:r>
          </w:ins>
          <w:del w:id="57" w:author="Koft" w:date="2016-10-02T23:07:00Z">
            <w:r w:rsidR="00A95143" w:rsidDel="00E3662F">
              <w:rPr>
                <w:noProof/>
                <w:webHidden/>
              </w:rPr>
              <w:delText>42</w:delText>
            </w:r>
          </w:del>
          <w:r>
            <w:rPr>
              <w:noProof/>
              <w:webHidden/>
            </w:rPr>
            <w:fldChar w:fldCharType="end"/>
          </w:r>
          <w:r>
            <w:rPr>
              <w:noProof/>
            </w:rPr>
            <w:fldChar w:fldCharType="end"/>
          </w:r>
        </w:p>
        <w:p w:rsidR="00A95143" w:rsidRDefault="00071CF4">
          <w:pPr>
            <w:pStyle w:val="TOC2"/>
            <w:rPr>
              <w:noProof/>
              <w:lang w:val="el-GR" w:eastAsia="el-GR"/>
            </w:rPr>
          </w:pPr>
          <w:r>
            <w:rPr>
              <w:noProof/>
            </w:rPr>
            <w:fldChar w:fldCharType="begin"/>
          </w:r>
          <w:r w:rsidR="00921153">
            <w:rPr>
              <w:noProof/>
            </w:rPr>
            <w:instrText>HYPERLINK \l "_Toc462922501"</w:instrText>
          </w:r>
          <w:r>
            <w:rPr>
              <w:noProof/>
            </w:rPr>
            <w:fldChar w:fldCharType="separate"/>
          </w:r>
          <w:r w:rsidR="00A95143" w:rsidRPr="00EE4E15">
            <w:rPr>
              <w:rStyle w:val="Hyperlink"/>
              <w:smallCaps/>
              <w:noProof/>
            </w:rPr>
            <w:t>συμπερασματα</w:t>
          </w:r>
          <w:r w:rsidR="00A95143">
            <w:rPr>
              <w:noProof/>
              <w:webHidden/>
            </w:rPr>
            <w:tab/>
          </w:r>
          <w:r>
            <w:rPr>
              <w:noProof/>
              <w:webHidden/>
            </w:rPr>
            <w:fldChar w:fldCharType="begin"/>
          </w:r>
          <w:r w:rsidR="00A95143">
            <w:rPr>
              <w:noProof/>
              <w:webHidden/>
            </w:rPr>
            <w:instrText xml:space="preserve"> PAGEREF _Toc462922501 \h </w:instrText>
          </w:r>
          <w:r>
            <w:rPr>
              <w:noProof/>
              <w:webHidden/>
            </w:rPr>
          </w:r>
          <w:r>
            <w:rPr>
              <w:noProof/>
              <w:webHidden/>
            </w:rPr>
            <w:fldChar w:fldCharType="separate"/>
          </w:r>
          <w:ins w:id="58" w:author="Koft" w:date="2016-10-04T12:44:00Z">
            <w:r w:rsidR="00DA76EA">
              <w:rPr>
                <w:noProof/>
                <w:webHidden/>
              </w:rPr>
              <w:t>48</w:t>
            </w:r>
          </w:ins>
          <w:del w:id="59" w:author="Koft" w:date="2016-10-02T23:07:00Z">
            <w:r w:rsidR="00A95143" w:rsidDel="00E3662F">
              <w:rPr>
                <w:noProof/>
                <w:webHidden/>
              </w:rPr>
              <w:delText>42</w:delText>
            </w:r>
          </w:del>
          <w:r>
            <w:rPr>
              <w:noProof/>
              <w:webHidden/>
            </w:rPr>
            <w:fldChar w:fldCharType="end"/>
          </w:r>
          <w:r>
            <w:rPr>
              <w:noProof/>
            </w:rPr>
            <w:fldChar w:fldCharType="end"/>
          </w:r>
        </w:p>
        <w:p w:rsidR="00A95143" w:rsidRDefault="00071CF4">
          <w:pPr>
            <w:pStyle w:val="TOC1"/>
            <w:tabs>
              <w:tab w:val="right" w:leader="dot" w:pos="8790"/>
            </w:tabs>
            <w:rPr>
              <w:noProof/>
              <w:lang w:val="el-GR" w:eastAsia="el-GR"/>
            </w:rPr>
          </w:pPr>
          <w:r>
            <w:rPr>
              <w:noProof/>
            </w:rPr>
            <w:fldChar w:fldCharType="begin"/>
          </w:r>
          <w:r w:rsidR="00921153">
            <w:rPr>
              <w:noProof/>
            </w:rPr>
            <w:instrText>HYPERLINK \l "_Toc462922502"</w:instrText>
          </w:r>
          <w:r>
            <w:rPr>
              <w:noProof/>
            </w:rPr>
            <w:fldChar w:fldCharType="separate"/>
          </w:r>
          <w:r w:rsidR="00A95143" w:rsidRPr="00EE4E15">
            <w:rPr>
              <w:rStyle w:val="Hyperlink"/>
              <w:b/>
              <w:bCs/>
              <w:smallCaps/>
              <w:noProof/>
            </w:rPr>
            <w:t>Βιβλιογραφια</w:t>
          </w:r>
          <w:r w:rsidR="00A95143">
            <w:rPr>
              <w:noProof/>
              <w:webHidden/>
            </w:rPr>
            <w:tab/>
          </w:r>
          <w:r>
            <w:rPr>
              <w:noProof/>
              <w:webHidden/>
            </w:rPr>
            <w:fldChar w:fldCharType="begin"/>
          </w:r>
          <w:r w:rsidR="00A95143">
            <w:rPr>
              <w:noProof/>
              <w:webHidden/>
            </w:rPr>
            <w:instrText xml:space="preserve"> PAGEREF _Toc462922502 \h </w:instrText>
          </w:r>
          <w:r>
            <w:rPr>
              <w:noProof/>
              <w:webHidden/>
            </w:rPr>
          </w:r>
          <w:r>
            <w:rPr>
              <w:noProof/>
              <w:webHidden/>
            </w:rPr>
            <w:fldChar w:fldCharType="separate"/>
          </w:r>
          <w:ins w:id="60" w:author="Koft" w:date="2016-10-04T12:44:00Z">
            <w:r w:rsidR="00DA76EA">
              <w:rPr>
                <w:noProof/>
                <w:webHidden/>
              </w:rPr>
              <w:t>49</w:t>
            </w:r>
          </w:ins>
          <w:del w:id="61" w:author="Koft" w:date="2016-10-02T23:07:00Z">
            <w:r w:rsidR="00A95143" w:rsidDel="00E3662F">
              <w:rPr>
                <w:noProof/>
                <w:webHidden/>
              </w:rPr>
              <w:delText>43</w:delText>
            </w:r>
          </w:del>
          <w:r>
            <w:rPr>
              <w:noProof/>
              <w:webHidden/>
            </w:rPr>
            <w:fldChar w:fldCharType="end"/>
          </w:r>
          <w:r>
            <w:rPr>
              <w:noProof/>
            </w:rPr>
            <w:fldChar w:fldCharType="end"/>
          </w:r>
        </w:p>
        <w:p w:rsidR="00461738" w:rsidRDefault="00071CF4">
          <w:r>
            <w:fldChar w:fldCharType="end"/>
          </w:r>
        </w:p>
      </w:sdtContent>
    </w:sdt>
    <w:p w:rsidR="000C2CC8" w:rsidRDefault="000C2CC8"/>
    <w:p w:rsidR="001679D6" w:rsidRDefault="000C2CC8">
      <w:r>
        <w:br w:type="page"/>
      </w:r>
    </w:p>
    <w:p w:rsidR="00461738" w:rsidRDefault="00694C3B" w:rsidP="009F65FC">
      <w:pPr>
        <w:pStyle w:val="Title"/>
        <w:outlineLvl w:val="0"/>
        <w:rPr>
          <w:rStyle w:val="IntenseReference"/>
        </w:rPr>
      </w:pPr>
      <w:bookmarkStart w:id="62" w:name="_Toc462922467"/>
      <w:r>
        <w:rPr>
          <w:rStyle w:val="IntenseReference"/>
        </w:rPr>
        <w:lastRenderedPageBreak/>
        <w:t>Εισαγωγη</w:t>
      </w:r>
      <w:bookmarkEnd w:id="62"/>
    </w:p>
    <w:p w:rsidR="005A4985" w:rsidRPr="00D946B6" w:rsidRDefault="008E3316" w:rsidP="002E28AC">
      <w:pPr>
        <w:ind w:firstLine="720"/>
        <w:jc w:val="both"/>
        <w:rPr>
          <w:rPrChange w:id="63" w:author="Koft" w:date="2016-10-26T18:56:00Z">
            <w:rPr>
              <w:lang w:val="en-US"/>
            </w:rPr>
          </w:rPrChange>
        </w:rPr>
      </w:pPr>
      <w:r>
        <w:t xml:space="preserve">Κατά την τελευταία δεκαετία, ολοένα και περισσότερες μελέτες </w:t>
      </w:r>
      <w:r w:rsidR="00E67E51">
        <w:t>ποικίλων</w:t>
      </w:r>
      <w:r>
        <w:t xml:space="preserve"> επιστημονικών κλάδων </w:t>
      </w:r>
      <w:r w:rsidR="0050503E">
        <w:t xml:space="preserve">έχουν ως </w:t>
      </w:r>
      <w:r w:rsidR="009F65FC">
        <w:t>αντικείμενο έρευνας την παρακολούθηση ατόμων στο σπίτι σε πραγματικό χρόνο, για την συγκομιδή δεδομένων τόσο για τις κινησιολογικές όσο και τις συμπεριφορικές συνήθειες τους</w:t>
      </w:r>
      <w:r w:rsidR="006C36C9" w:rsidRPr="006C36C9">
        <w:t xml:space="preserve">. </w:t>
      </w:r>
      <w:r w:rsidR="006C36C9">
        <w:t>Π</w:t>
      </w:r>
      <w:r w:rsidR="009F65FC">
        <w:t>ολλά υποσχόμενες έρευνες</w:t>
      </w:r>
      <w:r w:rsidR="006C36C9">
        <w:t xml:space="preserve"> στο πεδίο</w:t>
      </w:r>
      <w:r w:rsidR="009F65FC">
        <w:t xml:space="preserve"> μελετούν τις δυνατότητες</w:t>
      </w:r>
      <w:ins w:id="64" w:author="Koft" w:date="2016-10-26T18:55:00Z">
        <w:r w:rsidR="00071CF4" w:rsidRPr="00071CF4">
          <w:rPr>
            <w:rPrChange w:id="65" w:author="Koft" w:date="2016-10-26T18:55:00Z">
              <w:rPr>
                <w:lang w:val="en-US"/>
              </w:rPr>
            </w:rPrChange>
          </w:rPr>
          <w:t xml:space="preserve"> </w:t>
        </w:r>
      </w:ins>
      <w:r w:rsidR="009F65FC">
        <w:t>πρόβλεψης την νόσου του Αλτσχάιμ</w:t>
      </w:r>
      <w:r w:rsidR="0015750F">
        <w:t xml:space="preserve">ερ </w:t>
      </w:r>
      <w:r w:rsidR="00071CF4">
        <w:fldChar w:fldCharType="begin" w:fldLock="1"/>
      </w:r>
      <w:r w:rsidR="00B35F31">
        <w:instrText>ADDIN CSL_CITATION { "citationItems" : [ { "id" : "ITEM-1", "itemData" : { "DOI" : "10.3182/20140824-6-ZA-1003.02199", "ISBN" : "9783902823625", "ISSN" : "14746670", "abstract" : "The present paper proposes a computer vision system to diagnose the stage of illness in patients affected by Alzheimer's disease. In the context of Ambient Assisted Living (AAL), the system monitors people in home environment during daily personal care activities. The aim is to evaluate the dementia stage, observing actions listed in the Direct Assessment of Funcional Status (DAFS) index and detecting anomalies during the performance, in order to assign a score explaining if the action is correct or not. In this work brushing teeth and grooming hair by a hairbrush are analysed. The technology consists of the application of a Recurrent Neural Network with Parametric Bias (RNNPB) that is able to learn movements connected with a specific action and recognize human activities by parametric bias that work like mirror neurons. This study has been conducted using Microsoft Kinect to collect data about the actions observed and oversee the user tracking and gesture recognition. Experiments prove that the proposed computer vision system can learn and recognize complex human activities and evaluates DAFS score.", "author" : [ { "dropping-particle" : "", "family" : "Iarlori", "given" : "Sabrina", "non-dropping-particle" : "", "parse-names" : false, "suffix" : "" }, { "dropping-particle" : "", "family" : "Ferracuti", "given" : "Francesco", "non-dropping-particle" : "", "parse-names" : false, "suffix" : "" }, { "dropping-particle" : "", "family" : "Giantomassi", "given" : "Andrea", "non-dropping-particle" : "", "parse-names" : false, "suffix" : "" } ], "container-title" : "IFAC Proceedings Volumes (IFAC-PapersOnline)", "id" : "ITEM-1", "issue" : "2011", "issued" : { "date-parts" : [ [ "2014" ] ] }, "number-of-pages" : "3863-3868", "publisher" : "IFAC", "title" : "RGBD camera monitoring system for Alzheimer \u2019 s disease assessment using Recurrent Neural Networks with Parametric Bias action recognition", "type" : "book", "volume" : "19" }, "uris" : [ "http://www.mendeley.com/documents/?uuid=61ff79bd-657c-4b0b-b038-320a691d3123", "http://www.mendeley.com/documents/?uuid=2508a5c4-c048-4b69-84c5-17be69f5b7be" ] } ], "mendeley" : { "formattedCitation" : "(Iarlori, Ferracuti, &amp; Giantomassi, 2014)", "manualFormatting" : "(Iarlori, Ferracuti, &amp;Giantomassi, 2014)", "plainTextFormattedCitation" : "(Iarlori, Ferracuti, &amp; Giantomassi, 2014)", "previouslyFormattedCitation" : "(Iarlori, Ferracuti, &amp; Giantomassi, 2014)" }, "properties" : { "noteIndex" : 0 }, "schema" : "https://github.com/citation-style-language/schema/raw/master/csl-citation.json" }</w:instrText>
      </w:r>
      <w:r w:rsidR="00071CF4">
        <w:fldChar w:fldCharType="separate"/>
      </w:r>
      <w:r w:rsidR="00CF4C39" w:rsidRPr="00564BA0">
        <w:rPr>
          <w:noProof/>
        </w:rPr>
        <w:t>(</w:t>
      </w:r>
      <w:r w:rsidR="0015750F" w:rsidRPr="005A4985">
        <w:rPr>
          <w:noProof/>
          <w:lang w:val="en-US"/>
        </w:rPr>
        <w:t>Iarlori</w:t>
      </w:r>
      <w:r w:rsidR="00CF4C39" w:rsidRPr="00564BA0">
        <w:rPr>
          <w:noProof/>
        </w:rPr>
        <w:t xml:space="preserve">, </w:t>
      </w:r>
      <w:r w:rsidR="0015750F" w:rsidRPr="005A4985">
        <w:rPr>
          <w:noProof/>
          <w:lang w:val="en-US"/>
        </w:rPr>
        <w:t>Ferracuti</w:t>
      </w:r>
      <w:r w:rsidR="00CF4C39" w:rsidRPr="00564BA0">
        <w:rPr>
          <w:noProof/>
        </w:rPr>
        <w:t>, &amp;</w:t>
      </w:r>
      <w:r w:rsidR="0015750F" w:rsidRPr="005A4985">
        <w:rPr>
          <w:noProof/>
          <w:lang w:val="en-US"/>
        </w:rPr>
        <w:t>Giantomassi</w:t>
      </w:r>
      <w:r w:rsidR="00CF4C39" w:rsidRPr="00564BA0">
        <w:rPr>
          <w:noProof/>
        </w:rPr>
        <w:t>, 2014)</w:t>
      </w:r>
      <w:r w:rsidR="00071CF4">
        <w:fldChar w:fldCharType="end"/>
      </w:r>
      <w:r w:rsidR="00CF4C39" w:rsidRPr="00564BA0">
        <w:t xml:space="preserve">, </w:t>
      </w:r>
      <w:r w:rsidR="0015750F">
        <w:t>της</w:t>
      </w:r>
      <w:ins w:id="66" w:author="Koft" w:date="2016-10-26T18:55:00Z">
        <w:r w:rsidR="00D946B6">
          <w:rPr>
            <w:lang w:val="en-US"/>
          </w:rPr>
          <w:t xml:space="preserve"> </w:t>
        </w:r>
      </w:ins>
      <w:r w:rsidR="00E67E51">
        <w:t>άνοιας</w:t>
      </w:r>
      <w:ins w:id="67" w:author="Koft" w:date="2016-10-26T18:55:00Z">
        <w:r w:rsidR="00D946B6">
          <w:rPr>
            <w:lang w:val="en-US"/>
          </w:rPr>
          <w:t xml:space="preserve"> </w:t>
        </w:r>
      </w:ins>
      <w:r w:rsidR="00071CF4">
        <w:fldChar w:fldCharType="begin" w:fldLock="1"/>
      </w:r>
      <w:r w:rsidR="009B293D">
        <w:rPr>
          <w:lang w:val="en-US"/>
        </w:rPr>
        <w:instrText>ADDIN CSL_CITATION { "citationItems" : [ { "id" : "ITEM-1", "itemData" : { "DOI" : "10.1145/2513002.2513026", "ISBN" : "9781450322546", "abstract" : "Among older adults, falling down while doing everyday tasks is the leading cause for injuries, disabilities and can even result in death. Furthermore, even when no injury has occurred the fear of falling can result in loss of confidence and independence. The two major factors in the loss of balance is weakening of the muscles and reduced cognitive skills. While exercise programmes can reduce the risk of falling by 40%, patient compliance with these programmes is low. We present the Microsoft-Kinect based step training program system that we have developed specifically for elderly patients. The program measures physical health and cognitive abilities and incorporates an individualized adaptive program for improvements. The real-time data obtained from the program is similar to clinical evaluations typically conducted by doctors and the game-like exercises result in increased adherence to the exercise regimes", "author" : [ { "dropping-particle" : "", "family" : "Pisan", "given" : "Yusuf", "non-dropping-particle" : "", "parse-names" : false, "suffix" : "" }, { "dropping-particle" : "", "family" : "Marin", "given" : "Jg Jaime Garcia", "non-dropping-particle" : "", "parse-names" : false, "suffix" : "" }, { "dropping-particle" : "", "family" : "Navarro", "given" : "Karla Felix Kf", "non-dropping-particle" : "", "parse-names" : false, "suffix" : "" } ], "container-title" : "Proceedings of The 9th Australasian Conference on Interactive Entertainment Matters of Life and Death - IE '13", "id" : "ITEM-1", "issued" : { "date-parts" : [ [ "2013" ] ] }, "page" : "1-4", "title" : "Improving lives: using Microsoft Kinect to predict the loss of balance for elderly users under cognitive load", "type" : "article-journal" }, "uris" : [ "http://www.mendeley.com/documents/?uuid=6a0b728b-cde0-49ad-ac58-b4f2496a7a26" ] } ], "mendeley" : { "formattedCitation" : "(Pisan, Marin, &amp; Navarro, 2013)", "manualFormatting" : "(Pisan, Marin, &amp;Navarro, 2013)", "plainTextFormattedCitation" : "(Pisan, Marin, &amp; Navarro, 2013)", "previouslyFormattedCitation" : "(Pisan, Marin, &amp; Navarro, 2013)" }, "properties" : { "noteIndex" : 0 }, "schema" : "https://github.com/citation-style-language/schema/raw/master/csl-citation.json" }</w:instrText>
      </w:r>
      <w:r w:rsidR="00071CF4">
        <w:fldChar w:fldCharType="separate"/>
      </w:r>
      <w:r w:rsidR="0015750F" w:rsidRPr="006C36C9">
        <w:rPr>
          <w:noProof/>
        </w:rPr>
        <w:t>(</w:t>
      </w:r>
      <w:r w:rsidR="0015750F" w:rsidRPr="005A4985">
        <w:rPr>
          <w:noProof/>
          <w:lang w:val="en-US"/>
        </w:rPr>
        <w:t>Pisan</w:t>
      </w:r>
      <w:r w:rsidR="0015750F" w:rsidRPr="006C36C9">
        <w:rPr>
          <w:noProof/>
        </w:rPr>
        <w:t xml:space="preserve">, </w:t>
      </w:r>
      <w:r w:rsidR="0015750F" w:rsidRPr="005A4985">
        <w:rPr>
          <w:noProof/>
          <w:lang w:val="en-US"/>
        </w:rPr>
        <w:t>Marin</w:t>
      </w:r>
      <w:r w:rsidR="0015750F" w:rsidRPr="006C36C9">
        <w:rPr>
          <w:noProof/>
        </w:rPr>
        <w:t>, &amp;</w:t>
      </w:r>
      <w:r w:rsidR="0015750F" w:rsidRPr="005A4985">
        <w:rPr>
          <w:noProof/>
          <w:lang w:val="en-US"/>
        </w:rPr>
        <w:t>Navarro</w:t>
      </w:r>
      <w:r w:rsidR="0015750F" w:rsidRPr="006C36C9">
        <w:rPr>
          <w:noProof/>
        </w:rPr>
        <w:t>, 2013)</w:t>
      </w:r>
      <w:r w:rsidR="00071CF4">
        <w:fldChar w:fldCharType="end"/>
      </w:r>
      <w:r w:rsidR="00071CF4">
        <w:rPr>
          <w:lang w:val="en-US"/>
        </w:rPr>
        <w:fldChar w:fldCharType="begin" w:fldLock="1"/>
      </w:r>
      <w:r w:rsidR="00DD07AF">
        <w:rPr>
          <w:lang w:val="en-US"/>
        </w:rPr>
        <w:instrText xml:space="preserve">ADDIN CSL_CITATION { "citationItems" : [ { "id" : "ITEM-1", "itemData" : { "DOI" : "10.3389/fnagi.2015.00152", "ISSN" : "1663-4365", "abstract" : "Physical as well as cognitive training interventions improve specific cognitive functions but effects barely generalize on global cognition. Combined physical and cognitive training may overcome this shortcoming as physical training may facilitate the neuroplastic potential which, in turn, may be guided by cognitive training. This study aimed at investigating the benefits of combined training on global cognition while assessing the effect of training dosage and exploring the role of several potential effect modifiers. In this multi-center study, 322 older adults with or without neurocognitive disorders were allocated to a computerized, game-based, combined physical and cognitive training group (n = 237) or a passive control group (n = 85). Training group participants were allocated to different training dosages ranging from 24 to 110 potential sessions. In a pre-posttest design, global cognition was assessed by averaging standardized performance in working memory, episodic memory and executive function tests. The intervention group increased in global cognition compared to the control group, p = .002, Cohen\u2019s d = 0.31. Exploratory analysis revealed a trend for less benefits in participants with more severe neurocognitive disorder, p = .08 (cognitively healthy: d = 0.54; mild cognitive impairment: d = 0.19; dementia: d = 0.04). In participants without dementia, we found a dose-response effect of the potential number and of the completed number of training sessions on global cognition, p = .008 and p = .04, respectively. The results indicate that combined physical and cognitive training improves global cognition in a dose-responsive manner but these benefits may be less pronounced in older adults with more severe neurocognitive disorder. The long-lasting impact of combined training on the incidence and trajectory of neurocognitive disorders in relation to its severity should be assessed in future long-term trials.", "author" : [ { "dropping-particle" : "", "family" : "Bamidis", "given" : "Panagiotis D.", "non-dropping-particle" : "", "parse-names" : false, "suffix" : "" }, { "dropping-particle" : "", "family" : "Fissler", "given" : "Patrick", "non-dropping-particle" : "", "parse-names" : false, "suffix" : "" }, { "dropping-particle" : "", "family" : "Papageorgiou", "given" : "Sokratis G.", "non-dropping-particle" : "", "parse-names" : false, "suffix" : "" }, { "dropping-particle" : "", "family" : "Zilidou", "given" : "Vasiliki", "non-dropping-particle" : "", "parse-names" : false, "suffix" : "" }, { "dropping-particle" : "", "family" : "Konstantinidis", "given" : "Evdokimos I.", "non-dropping-particle" : "", "parse-names" : false, "suffix" : "" }, { "dropping-particle" : "", "family" : "Billis", "given" : "Antonis S.", "non-dropping-particle" : "", "parse-names" : false, "suffix" : "" }, { "dropping-particle" : "", "family" : "Romanopoulou", "given" : "Evangelia", "non-dropping-particle" : "", "parse-names" : false, "suffix" : "" }, { "dropping-particle" : "", "family" : "Karagianni", "given" : "Maria", "non-dropping-particle" : "", "parse-names" : false, "suffix" : "" }, { "dropping-particle" : "", "family" : "Beratis", "given" : "Ion", "non-dropping-particle" : "", "parse-names" : false, "suffix" : "" }, { "dropping-particle" : "", "family" : "Tsapanou", "given" : "Angeliki", "non-dropping-particle" : "", "parse-names" : false, "suffix" : "" }, { "dropping-particle" : "", "family" : "Tsilikopoulou", "given" : "Georgia", "non-dropping-particle" : "", "parse-names" : false, "suffix" : "" }, { "dropping-particle" : "", "family" : "Grigoriadou", "given" : "Eirini", "non-dropping-particle" : "", "parse-names" : false, "suffix" : "" }, { "dropping-particle" : "", "family" : "Ladas", "given" : "Aristea", "non-dropping-particle" : "", "parse-names" : false, "suffix" : "" }, { "dropping-particle" : "", "family" : "Kyrillidou", "given" : "Athina", "non-dropping-particle" : "", "parse-names" : false, "suffix" : "" }, { "dropping-particle" : "", "family" : "Tsolaki", "given" : "Anthoula", "non-dropping-particle" : "", "parse-names" : false, "suffix" : "" }, { "dropping-particle" : "", "family" : "Frantzidis", "given" : "Christos", "non-dropping-particle" : "", "parse-names" : false, "suffix" : "" }, { "dropping-particle" : "", "family" : "Sidiropoulos", "given" : "Efstathios", "non-dropping-particle" : "", "parse-names" : false, "suffix" : "" }, { "dropping-particle" : "", "family" : "Siountas", "given" : "Anastasios", "non-dropping-particle" : "", "parse-names" : false, "suffix" : "" }, { "dropping-particle" : "", "family" : "Matsi", "given" : "Stavroula", "non-dropping-particle" : "", "parse-names" : false, "suffix" : "" }, { "dropping-particle" : "", "family" : "Papatriantafyllou", "given" : "John", "non-dropping-particle" : "", "parse-names" : false, "suffix" : "" }, { "dropping-particle" : "", "family" : "Margioti", "given" : "Eleni", "non-dropping-particle" : "", "parse-names" : false, "suffix" : "" }, { "dropping-particle" : "", "family" : "Nika", "given" : "Aspasia", "non-dropping-particle" : "", "parse-names" : false, "suffix" : "" }, { "dropping-particle" : "", "family" : "Schlee", "given" : "Winfried", "non-dropping-particle" : "", "parse-names" : false, </w:instrText>
      </w:r>
      <w:r w:rsidR="00071CF4" w:rsidRPr="00071CF4">
        <w:rPr>
          <w:rPrChange w:id="68" w:author="Koft" w:date="2016-10-26T18:55:00Z">
            <w:rPr>
              <w:lang w:val="en-US"/>
            </w:rPr>
          </w:rPrChange>
        </w:rPr>
        <w:instrText>"</w:instrText>
      </w:r>
      <w:r w:rsidR="00DD07AF">
        <w:rPr>
          <w:lang w:val="en-US"/>
        </w:rPr>
        <w:instrText>suffix</w:instrText>
      </w:r>
      <w:r w:rsidR="00071CF4" w:rsidRPr="00071CF4">
        <w:rPr>
          <w:rPrChange w:id="69" w:author="Koft" w:date="2016-10-26T18:55:00Z">
            <w:rPr>
              <w:lang w:val="en-US"/>
            </w:rPr>
          </w:rPrChange>
        </w:rPr>
        <w:instrText>" : "" }, { "</w:instrText>
      </w:r>
      <w:r w:rsidR="00DD07AF">
        <w:rPr>
          <w:lang w:val="en-US"/>
        </w:rPr>
        <w:instrText>dropping</w:instrText>
      </w:r>
      <w:r w:rsidR="00071CF4" w:rsidRPr="00071CF4">
        <w:rPr>
          <w:rPrChange w:id="70" w:author="Koft" w:date="2016-10-26T18:55:00Z">
            <w:rPr>
              <w:lang w:val="en-US"/>
            </w:rPr>
          </w:rPrChange>
        </w:rPr>
        <w:instrText>-</w:instrText>
      </w:r>
      <w:r w:rsidR="00DD07AF">
        <w:rPr>
          <w:lang w:val="en-US"/>
        </w:rPr>
        <w:instrText>particle</w:instrText>
      </w:r>
      <w:r w:rsidR="00071CF4" w:rsidRPr="00071CF4">
        <w:rPr>
          <w:rPrChange w:id="71" w:author="Koft" w:date="2016-10-26T18:55:00Z">
            <w:rPr>
              <w:lang w:val="en-US"/>
            </w:rPr>
          </w:rPrChange>
        </w:rPr>
        <w:instrText>" : "", "</w:instrText>
      </w:r>
      <w:r w:rsidR="00DD07AF">
        <w:rPr>
          <w:lang w:val="en-US"/>
        </w:rPr>
        <w:instrText>family</w:instrText>
      </w:r>
      <w:r w:rsidR="00071CF4" w:rsidRPr="00071CF4">
        <w:rPr>
          <w:rPrChange w:id="72" w:author="Koft" w:date="2016-10-26T18:55:00Z">
            <w:rPr>
              <w:lang w:val="en-US"/>
            </w:rPr>
          </w:rPrChange>
        </w:rPr>
        <w:instrText>" : "</w:instrText>
      </w:r>
      <w:r w:rsidR="00DD07AF">
        <w:rPr>
          <w:lang w:val="en-US"/>
        </w:rPr>
        <w:instrText>Elbert</w:instrText>
      </w:r>
      <w:r w:rsidR="00071CF4" w:rsidRPr="00071CF4">
        <w:rPr>
          <w:rPrChange w:id="73" w:author="Koft" w:date="2016-10-26T18:55:00Z">
            <w:rPr>
              <w:lang w:val="en-US"/>
            </w:rPr>
          </w:rPrChange>
        </w:rPr>
        <w:instrText>", "</w:instrText>
      </w:r>
      <w:r w:rsidR="00DD07AF">
        <w:rPr>
          <w:lang w:val="en-US"/>
        </w:rPr>
        <w:instrText>given</w:instrText>
      </w:r>
      <w:r w:rsidR="00071CF4" w:rsidRPr="00071CF4">
        <w:rPr>
          <w:rPrChange w:id="74" w:author="Koft" w:date="2016-10-26T18:55:00Z">
            <w:rPr>
              <w:lang w:val="en-US"/>
            </w:rPr>
          </w:rPrChange>
        </w:rPr>
        <w:instrText>" : "</w:instrText>
      </w:r>
      <w:r w:rsidR="00DD07AF">
        <w:rPr>
          <w:lang w:val="en-US"/>
        </w:rPr>
        <w:instrText>Thomas</w:instrText>
      </w:r>
      <w:r w:rsidR="00071CF4" w:rsidRPr="00071CF4">
        <w:rPr>
          <w:rPrChange w:id="75" w:author="Koft" w:date="2016-10-26T18:55:00Z">
            <w:rPr>
              <w:lang w:val="en-US"/>
            </w:rPr>
          </w:rPrChange>
        </w:rPr>
        <w:instrText>", "</w:instrText>
      </w:r>
      <w:r w:rsidR="00DD07AF">
        <w:rPr>
          <w:lang w:val="en-US"/>
        </w:rPr>
        <w:instrText>non</w:instrText>
      </w:r>
      <w:r w:rsidR="00071CF4" w:rsidRPr="00071CF4">
        <w:rPr>
          <w:rPrChange w:id="76" w:author="Koft" w:date="2016-10-26T18:55:00Z">
            <w:rPr>
              <w:lang w:val="en-US"/>
            </w:rPr>
          </w:rPrChange>
        </w:rPr>
        <w:instrText>-</w:instrText>
      </w:r>
      <w:r w:rsidR="00DD07AF">
        <w:rPr>
          <w:lang w:val="en-US"/>
        </w:rPr>
        <w:instrText>dropping</w:instrText>
      </w:r>
      <w:r w:rsidR="00071CF4" w:rsidRPr="00071CF4">
        <w:rPr>
          <w:rPrChange w:id="77" w:author="Koft" w:date="2016-10-26T18:55:00Z">
            <w:rPr>
              <w:lang w:val="en-US"/>
            </w:rPr>
          </w:rPrChange>
        </w:rPr>
        <w:instrText>-</w:instrText>
      </w:r>
      <w:r w:rsidR="00DD07AF">
        <w:rPr>
          <w:lang w:val="en-US"/>
        </w:rPr>
        <w:instrText>particle</w:instrText>
      </w:r>
      <w:r w:rsidR="00071CF4" w:rsidRPr="00071CF4">
        <w:rPr>
          <w:rPrChange w:id="78" w:author="Koft" w:date="2016-10-26T18:55:00Z">
            <w:rPr>
              <w:lang w:val="en-US"/>
            </w:rPr>
          </w:rPrChange>
        </w:rPr>
        <w:instrText>" : "", "</w:instrText>
      </w:r>
      <w:r w:rsidR="00DD07AF">
        <w:rPr>
          <w:lang w:val="en-US"/>
        </w:rPr>
        <w:instrText>parse</w:instrText>
      </w:r>
      <w:r w:rsidR="00071CF4" w:rsidRPr="00071CF4">
        <w:rPr>
          <w:rPrChange w:id="79" w:author="Koft" w:date="2016-10-26T18:55:00Z">
            <w:rPr>
              <w:lang w:val="en-US"/>
            </w:rPr>
          </w:rPrChange>
        </w:rPr>
        <w:instrText>-</w:instrText>
      </w:r>
      <w:r w:rsidR="00DD07AF">
        <w:rPr>
          <w:lang w:val="en-US"/>
        </w:rPr>
        <w:instrText>names</w:instrText>
      </w:r>
      <w:r w:rsidR="00071CF4" w:rsidRPr="00071CF4">
        <w:rPr>
          <w:rPrChange w:id="80" w:author="Koft" w:date="2016-10-26T18:55:00Z">
            <w:rPr>
              <w:lang w:val="en-US"/>
            </w:rPr>
          </w:rPrChange>
        </w:rPr>
        <w:instrText xml:space="preserve">" : </w:instrText>
      </w:r>
      <w:r w:rsidR="00DD07AF">
        <w:rPr>
          <w:lang w:val="en-US"/>
        </w:rPr>
        <w:instrText>false</w:instrText>
      </w:r>
      <w:r w:rsidR="00071CF4" w:rsidRPr="00071CF4">
        <w:rPr>
          <w:rPrChange w:id="81" w:author="Koft" w:date="2016-10-26T18:55:00Z">
            <w:rPr>
              <w:lang w:val="en-US"/>
            </w:rPr>
          </w:rPrChange>
        </w:rPr>
        <w:instrText>, "</w:instrText>
      </w:r>
      <w:r w:rsidR="00DD07AF">
        <w:rPr>
          <w:lang w:val="en-US"/>
        </w:rPr>
        <w:instrText>suffix</w:instrText>
      </w:r>
      <w:r w:rsidR="00071CF4" w:rsidRPr="00071CF4">
        <w:rPr>
          <w:rPrChange w:id="82" w:author="Koft" w:date="2016-10-26T18:55:00Z">
            <w:rPr>
              <w:lang w:val="en-US"/>
            </w:rPr>
          </w:rPrChange>
        </w:rPr>
        <w:instrText>" : "" }, { "</w:instrText>
      </w:r>
      <w:r w:rsidR="00DD07AF">
        <w:rPr>
          <w:lang w:val="en-US"/>
        </w:rPr>
        <w:instrText>dropping</w:instrText>
      </w:r>
      <w:r w:rsidR="00071CF4" w:rsidRPr="00071CF4">
        <w:rPr>
          <w:rPrChange w:id="83" w:author="Koft" w:date="2016-10-26T18:55:00Z">
            <w:rPr>
              <w:lang w:val="en-US"/>
            </w:rPr>
          </w:rPrChange>
        </w:rPr>
        <w:instrText>-</w:instrText>
      </w:r>
      <w:r w:rsidR="00DD07AF">
        <w:rPr>
          <w:lang w:val="en-US"/>
        </w:rPr>
        <w:instrText>particle</w:instrText>
      </w:r>
      <w:r w:rsidR="00071CF4" w:rsidRPr="00071CF4">
        <w:rPr>
          <w:rPrChange w:id="84" w:author="Koft" w:date="2016-10-26T18:55:00Z">
            <w:rPr>
              <w:lang w:val="en-US"/>
            </w:rPr>
          </w:rPrChange>
        </w:rPr>
        <w:instrText>" : "", "</w:instrText>
      </w:r>
      <w:r w:rsidR="00DD07AF">
        <w:rPr>
          <w:lang w:val="en-US"/>
        </w:rPr>
        <w:instrText>family</w:instrText>
      </w:r>
      <w:r w:rsidR="00071CF4" w:rsidRPr="00071CF4">
        <w:rPr>
          <w:rPrChange w:id="85" w:author="Koft" w:date="2016-10-26T18:55:00Z">
            <w:rPr>
              <w:lang w:val="en-US"/>
            </w:rPr>
          </w:rPrChange>
        </w:rPr>
        <w:instrText>" : "</w:instrText>
      </w:r>
      <w:r w:rsidR="00DD07AF">
        <w:rPr>
          <w:lang w:val="en-US"/>
        </w:rPr>
        <w:instrText>Tsolaki</w:instrText>
      </w:r>
      <w:r w:rsidR="00071CF4" w:rsidRPr="00071CF4">
        <w:rPr>
          <w:rPrChange w:id="86" w:author="Koft" w:date="2016-10-26T18:55:00Z">
            <w:rPr>
              <w:lang w:val="en-US"/>
            </w:rPr>
          </w:rPrChange>
        </w:rPr>
        <w:instrText>", "</w:instrText>
      </w:r>
      <w:r w:rsidR="00DD07AF">
        <w:rPr>
          <w:lang w:val="en-US"/>
        </w:rPr>
        <w:instrText>given</w:instrText>
      </w:r>
      <w:r w:rsidR="00071CF4" w:rsidRPr="00071CF4">
        <w:rPr>
          <w:rPrChange w:id="87" w:author="Koft" w:date="2016-10-26T18:55:00Z">
            <w:rPr>
              <w:lang w:val="en-US"/>
            </w:rPr>
          </w:rPrChange>
        </w:rPr>
        <w:instrText>" : "</w:instrText>
      </w:r>
      <w:r w:rsidR="00DD07AF">
        <w:rPr>
          <w:lang w:val="en-US"/>
        </w:rPr>
        <w:instrText>Magda</w:instrText>
      </w:r>
      <w:r w:rsidR="00071CF4" w:rsidRPr="00071CF4">
        <w:rPr>
          <w:rPrChange w:id="88" w:author="Koft" w:date="2016-10-26T18:55:00Z">
            <w:rPr>
              <w:lang w:val="en-US"/>
            </w:rPr>
          </w:rPrChange>
        </w:rPr>
        <w:instrText>", "</w:instrText>
      </w:r>
      <w:r w:rsidR="00DD07AF">
        <w:rPr>
          <w:lang w:val="en-US"/>
        </w:rPr>
        <w:instrText>non</w:instrText>
      </w:r>
      <w:r w:rsidR="00071CF4" w:rsidRPr="00071CF4">
        <w:rPr>
          <w:rPrChange w:id="89" w:author="Koft" w:date="2016-10-26T18:55:00Z">
            <w:rPr>
              <w:lang w:val="en-US"/>
            </w:rPr>
          </w:rPrChange>
        </w:rPr>
        <w:instrText>-</w:instrText>
      </w:r>
      <w:r w:rsidR="00DD07AF">
        <w:rPr>
          <w:lang w:val="en-US"/>
        </w:rPr>
        <w:instrText>dropping</w:instrText>
      </w:r>
      <w:r w:rsidR="00071CF4" w:rsidRPr="00071CF4">
        <w:rPr>
          <w:rPrChange w:id="90" w:author="Koft" w:date="2016-10-26T18:55:00Z">
            <w:rPr>
              <w:lang w:val="en-US"/>
            </w:rPr>
          </w:rPrChange>
        </w:rPr>
        <w:instrText>-</w:instrText>
      </w:r>
      <w:r w:rsidR="00DD07AF">
        <w:rPr>
          <w:lang w:val="en-US"/>
        </w:rPr>
        <w:instrText>particle</w:instrText>
      </w:r>
      <w:r w:rsidR="00071CF4" w:rsidRPr="00071CF4">
        <w:rPr>
          <w:rPrChange w:id="91" w:author="Koft" w:date="2016-10-26T18:55:00Z">
            <w:rPr>
              <w:lang w:val="en-US"/>
            </w:rPr>
          </w:rPrChange>
        </w:rPr>
        <w:instrText>" : "", "</w:instrText>
      </w:r>
      <w:r w:rsidR="00DD07AF">
        <w:rPr>
          <w:lang w:val="en-US"/>
        </w:rPr>
        <w:instrText>parse</w:instrText>
      </w:r>
      <w:r w:rsidR="00071CF4" w:rsidRPr="00071CF4">
        <w:rPr>
          <w:rPrChange w:id="92" w:author="Koft" w:date="2016-10-26T18:55:00Z">
            <w:rPr>
              <w:lang w:val="en-US"/>
            </w:rPr>
          </w:rPrChange>
        </w:rPr>
        <w:instrText>-</w:instrText>
      </w:r>
      <w:r w:rsidR="00DD07AF">
        <w:rPr>
          <w:lang w:val="en-US"/>
        </w:rPr>
        <w:instrText>names</w:instrText>
      </w:r>
      <w:r w:rsidR="00071CF4" w:rsidRPr="00071CF4">
        <w:rPr>
          <w:rPrChange w:id="93" w:author="Koft" w:date="2016-10-26T18:55:00Z">
            <w:rPr>
              <w:lang w:val="en-US"/>
            </w:rPr>
          </w:rPrChange>
        </w:rPr>
        <w:instrText xml:space="preserve">" : </w:instrText>
      </w:r>
      <w:r w:rsidR="00DD07AF">
        <w:rPr>
          <w:lang w:val="en-US"/>
        </w:rPr>
        <w:instrText>false</w:instrText>
      </w:r>
      <w:r w:rsidR="00071CF4" w:rsidRPr="00071CF4">
        <w:rPr>
          <w:rPrChange w:id="94" w:author="Koft" w:date="2016-10-26T18:55:00Z">
            <w:rPr>
              <w:lang w:val="en-US"/>
            </w:rPr>
          </w:rPrChange>
        </w:rPr>
        <w:instrText>, "</w:instrText>
      </w:r>
      <w:r w:rsidR="00DD07AF">
        <w:rPr>
          <w:lang w:val="en-US"/>
        </w:rPr>
        <w:instrText>suffix</w:instrText>
      </w:r>
      <w:r w:rsidR="00071CF4" w:rsidRPr="00071CF4">
        <w:rPr>
          <w:rPrChange w:id="95" w:author="Koft" w:date="2016-10-26T18:55:00Z">
            <w:rPr>
              <w:lang w:val="en-US"/>
            </w:rPr>
          </w:rPrChange>
        </w:rPr>
        <w:instrText>" : "" }, { "</w:instrText>
      </w:r>
      <w:r w:rsidR="00DD07AF">
        <w:rPr>
          <w:lang w:val="en-US"/>
        </w:rPr>
        <w:instrText>dropping</w:instrText>
      </w:r>
      <w:r w:rsidR="00071CF4" w:rsidRPr="00071CF4">
        <w:rPr>
          <w:rPrChange w:id="96" w:author="Koft" w:date="2016-10-26T18:55:00Z">
            <w:rPr>
              <w:lang w:val="en-US"/>
            </w:rPr>
          </w:rPrChange>
        </w:rPr>
        <w:instrText>-</w:instrText>
      </w:r>
      <w:r w:rsidR="00DD07AF">
        <w:rPr>
          <w:lang w:val="en-US"/>
        </w:rPr>
        <w:instrText>particle</w:instrText>
      </w:r>
      <w:r w:rsidR="00071CF4" w:rsidRPr="00071CF4">
        <w:rPr>
          <w:rPrChange w:id="97" w:author="Koft" w:date="2016-10-26T18:55:00Z">
            <w:rPr>
              <w:lang w:val="en-US"/>
            </w:rPr>
          </w:rPrChange>
        </w:rPr>
        <w:instrText>" : "", "</w:instrText>
      </w:r>
      <w:r w:rsidR="00DD07AF">
        <w:rPr>
          <w:lang w:val="en-US"/>
        </w:rPr>
        <w:instrText>family</w:instrText>
      </w:r>
      <w:r w:rsidR="00071CF4" w:rsidRPr="00071CF4">
        <w:rPr>
          <w:rPrChange w:id="98" w:author="Koft" w:date="2016-10-26T18:55:00Z">
            <w:rPr>
              <w:lang w:val="en-US"/>
            </w:rPr>
          </w:rPrChange>
        </w:rPr>
        <w:instrText>" : "</w:instrText>
      </w:r>
      <w:r w:rsidR="00DD07AF">
        <w:rPr>
          <w:lang w:val="en-US"/>
        </w:rPr>
        <w:instrText>Vivas</w:instrText>
      </w:r>
      <w:r w:rsidR="00071CF4" w:rsidRPr="00071CF4">
        <w:rPr>
          <w:rPrChange w:id="99" w:author="Koft" w:date="2016-10-26T18:55:00Z">
            <w:rPr>
              <w:lang w:val="en-US"/>
            </w:rPr>
          </w:rPrChange>
        </w:rPr>
        <w:instrText>", "</w:instrText>
      </w:r>
      <w:r w:rsidR="00DD07AF">
        <w:rPr>
          <w:lang w:val="en-US"/>
        </w:rPr>
        <w:instrText>given</w:instrText>
      </w:r>
      <w:r w:rsidR="00071CF4" w:rsidRPr="00071CF4">
        <w:rPr>
          <w:rPrChange w:id="100" w:author="Koft" w:date="2016-10-26T18:55:00Z">
            <w:rPr>
              <w:lang w:val="en-US"/>
            </w:rPr>
          </w:rPrChange>
        </w:rPr>
        <w:instrText>" : "</w:instrText>
      </w:r>
      <w:r w:rsidR="00DD07AF">
        <w:rPr>
          <w:lang w:val="en-US"/>
        </w:rPr>
        <w:instrText>Ana</w:instrText>
      </w:r>
      <w:r w:rsidR="00071CF4" w:rsidRPr="00071CF4">
        <w:rPr>
          <w:rPrChange w:id="101" w:author="Koft" w:date="2016-10-26T18:55:00Z">
            <w:rPr>
              <w:lang w:val="en-US"/>
            </w:rPr>
          </w:rPrChange>
        </w:rPr>
        <w:instrText xml:space="preserve"> </w:instrText>
      </w:r>
      <w:r w:rsidR="00DD07AF">
        <w:rPr>
          <w:lang w:val="en-US"/>
        </w:rPr>
        <w:instrText>B</w:instrText>
      </w:r>
      <w:r w:rsidR="00071CF4" w:rsidRPr="00071CF4">
        <w:rPr>
          <w:rPrChange w:id="102" w:author="Koft" w:date="2016-10-26T18:55:00Z">
            <w:rPr>
              <w:lang w:val="en-US"/>
            </w:rPr>
          </w:rPrChange>
        </w:rPr>
        <w:instrText>.", "</w:instrText>
      </w:r>
      <w:r w:rsidR="00DD07AF">
        <w:rPr>
          <w:lang w:val="en-US"/>
        </w:rPr>
        <w:instrText>non</w:instrText>
      </w:r>
      <w:r w:rsidR="00071CF4" w:rsidRPr="00071CF4">
        <w:rPr>
          <w:rPrChange w:id="103" w:author="Koft" w:date="2016-10-26T18:55:00Z">
            <w:rPr>
              <w:lang w:val="en-US"/>
            </w:rPr>
          </w:rPrChange>
        </w:rPr>
        <w:instrText>-</w:instrText>
      </w:r>
      <w:r w:rsidR="00DD07AF">
        <w:rPr>
          <w:lang w:val="en-US"/>
        </w:rPr>
        <w:instrText>dropping</w:instrText>
      </w:r>
      <w:r w:rsidR="00071CF4" w:rsidRPr="00071CF4">
        <w:rPr>
          <w:rPrChange w:id="104" w:author="Koft" w:date="2016-10-26T18:55:00Z">
            <w:rPr>
              <w:lang w:val="en-US"/>
            </w:rPr>
          </w:rPrChange>
        </w:rPr>
        <w:instrText>-</w:instrText>
      </w:r>
      <w:r w:rsidR="00DD07AF">
        <w:rPr>
          <w:lang w:val="en-US"/>
        </w:rPr>
        <w:instrText>particle</w:instrText>
      </w:r>
      <w:r w:rsidR="00071CF4" w:rsidRPr="00071CF4">
        <w:rPr>
          <w:rPrChange w:id="105" w:author="Koft" w:date="2016-10-26T18:55:00Z">
            <w:rPr>
              <w:lang w:val="en-US"/>
            </w:rPr>
          </w:rPrChange>
        </w:rPr>
        <w:instrText>" : "", "</w:instrText>
      </w:r>
      <w:r w:rsidR="00DD07AF">
        <w:rPr>
          <w:lang w:val="en-US"/>
        </w:rPr>
        <w:instrText>parse</w:instrText>
      </w:r>
      <w:r w:rsidR="00071CF4" w:rsidRPr="00071CF4">
        <w:rPr>
          <w:rPrChange w:id="106" w:author="Koft" w:date="2016-10-26T18:55:00Z">
            <w:rPr>
              <w:lang w:val="en-US"/>
            </w:rPr>
          </w:rPrChange>
        </w:rPr>
        <w:instrText>-</w:instrText>
      </w:r>
      <w:r w:rsidR="00DD07AF">
        <w:rPr>
          <w:lang w:val="en-US"/>
        </w:rPr>
        <w:instrText>names</w:instrText>
      </w:r>
      <w:r w:rsidR="00071CF4" w:rsidRPr="00071CF4">
        <w:rPr>
          <w:rPrChange w:id="107" w:author="Koft" w:date="2016-10-26T18:55:00Z">
            <w:rPr>
              <w:lang w:val="en-US"/>
            </w:rPr>
          </w:rPrChange>
        </w:rPr>
        <w:instrText xml:space="preserve">" : </w:instrText>
      </w:r>
      <w:r w:rsidR="00DD07AF">
        <w:rPr>
          <w:lang w:val="en-US"/>
        </w:rPr>
        <w:instrText>false</w:instrText>
      </w:r>
      <w:r w:rsidR="00071CF4" w:rsidRPr="00071CF4">
        <w:rPr>
          <w:rPrChange w:id="108" w:author="Koft" w:date="2016-10-26T18:55:00Z">
            <w:rPr>
              <w:lang w:val="en-US"/>
            </w:rPr>
          </w:rPrChange>
        </w:rPr>
        <w:instrText>, "</w:instrText>
      </w:r>
      <w:r w:rsidR="00DD07AF">
        <w:rPr>
          <w:lang w:val="en-US"/>
        </w:rPr>
        <w:instrText>suffix</w:instrText>
      </w:r>
      <w:r w:rsidR="00071CF4" w:rsidRPr="00071CF4">
        <w:rPr>
          <w:rPrChange w:id="109" w:author="Koft" w:date="2016-10-26T18:55:00Z">
            <w:rPr>
              <w:lang w:val="en-US"/>
            </w:rPr>
          </w:rPrChange>
        </w:rPr>
        <w:instrText>" : "" }, { "</w:instrText>
      </w:r>
      <w:r w:rsidR="00DD07AF">
        <w:rPr>
          <w:lang w:val="en-US"/>
        </w:rPr>
        <w:instrText>dropping</w:instrText>
      </w:r>
      <w:r w:rsidR="00071CF4" w:rsidRPr="00071CF4">
        <w:rPr>
          <w:rPrChange w:id="110" w:author="Koft" w:date="2016-10-26T18:55:00Z">
            <w:rPr>
              <w:lang w:val="en-US"/>
            </w:rPr>
          </w:rPrChange>
        </w:rPr>
        <w:instrText>-</w:instrText>
      </w:r>
      <w:r w:rsidR="00DD07AF">
        <w:rPr>
          <w:lang w:val="en-US"/>
        </w:rPr>
        <w:instrText>particle</w:instrText>
      </w:r>
      <w:r w:rsidR="00071CF4" w:rsidRPr="00071CF4">
        <w:rPr>
          <w:rPrChange w:id="111" w:author="Koft" w:date="2016-10-26T18:55:00Z">
            <w:rPr>
              <w:lang w:val="en-US"/>
            </w:rPr>
          </w:rPrChange>
        </w:rPr>
        <w:instrText>" : "", "</w:instrText>
      </w:r>
      <w:r w:rsidR="00DD07AF">
        <w:rPr>
          <w:lang w:val="en-US"/>
        </w:rPr>
        <w:instrText>family</w:instrText>
      </w:r>
      <w:r w:rsidR="00071CF4" w:rsidRPr="00071CF4">
        <w:rPr>
          <w:rPrChange w:id="112" w:author="Koft" w:date="2016-10-26T18:55:00Z">
            <w:rPr>
              <w:lang w:val="en-US"/>
            </w:rPr>
          </w:rPrChange>
        </w:rPr>
        <w:instrText>" : "</w:instrText>
      </w:r>
      <w:r w:rsidR="00DD07AF">
        <w:rPr>
          <w:lang w:val="en-US"/>
        </w:rPr>
        <w:instrText>Kolassa</w:instrText>
      </w:r>
      <w:r w:rsidR="00071CF4" w:rsidRPr="00071CF4">
        <w:rPr>
          <w:rPrChange w:id="113" w:author="Koft" w:date="2016-10-26T18:55:00Z">
            <w:rPr>
              <w:lang w:val="en-US"/>
            </w:rPr>
          </w:rPrChange>
        </w:rPr>
        <w:instrText>", "</w:instrText>
      </w:r>
      <w:r w:rsidR="00DD07AF">
        <w:rPr>
          <w:lang w:val="en-US"/>
        </w:rPr>
        <w:instrText>given</w:instrText>
      </w:r>
      <w:r w:rsidR="00071CF4" w:rsidRPr="00071CF4">
        <w:rPr>
          <w:rPrChange w:id="114" w:author="Koft" w:date="2016-10-26T18:55:00Z">
            <w:rPr>
              <w:lang w:val="en-US"/>
            </w:rPr>
          </w:rPrChange>
        </w:rPr>
        <w:instrText>" : "</w:instrText>
      </w:r>
      <w:r w:rsidR="00DD07AF">
        <w:rPr>
          <w:lang w:val="en-US"/>
        </w:rPr>
        <w:instrText>Iris</w:instrText>
      </w:r>
      <w:r w:rsidR="00071CF4" w:rsidRPr="00071CF4">
        <w:rPr>
          <w:rPrChange w:id="115" w:author="Koft" w:date="2016-10-26T18:55:00Z">
            <w:rPr>
              <w:lang w:val="en-US"/>
            </w:rPr>
          </w:rPrChange>
        </w:rPr>
        <w:instrText>-</w:instrText>
      </w:r>
      <w:r w:rsidR="00DD07AF">
        <w:rPr>
          <w:lang w:val="en-US"/>
        </w:rPr>
        <w:instrText>Tatjana</w:instrText>
      </w:r>
      <w:r w:rsidR="00071CF4" w:rsidRPr="00071CF4">
        <w:rPr>
          <w:rPrChange w:id="116" w:author="Koft" w:date="2016-10-26T18:55:00Z">
            <w:rPr>
              <w:lang w:val="en-US"/>
            </w:rPr>
          </w:rPrChange>
        </w:rPr>
        <w:instrText>", "</w:instrText>
      </w:r>
      <w:r w:rsidR="00DD07AF">
        <w:rPr>
          <w:lang w:val="en-US"/>
        </w:rPr>
        <w:instrText>non</w:instrText>
      </w:r>
      <w:r w:rsidR="00071CF4" w:rsidRPr="00071CF4">
        <w:rPr>
          <w:rPrChange w:id="117" w:author="Koft" w:date="2016-10-26T18:55:00Z">
            <w:rPr>
              <w:lang w:val="en-US"/>
            </w:rPr>
          </w:rPrChange>
        </w:rPr>
        <w:instrText>-</w:instrText>
      </w:r>
      <w:r w:rsidR="00DD07AF">
        <w:rPr>
          <w:lang w:val="en-US"/>
        </w:rPr>
        <w:instrText>dropping</w:instrText>
      </w:r>
      <w:r w:rsidR="00071CF4" w:rsidRPr="00071CF4">
        <w:rPr>
          <w:rPrChange w:id="118" w:author="Koft" w:date="2016-10-26T18:55:00Z">
            <w:rPr>
              <w:lang w:val="en-US"/>
            </w:rPr>
          </w:rPrChange>
        </w:rPr>
        <w:instrText>-</w:instrText>
      </w:r>
      <w:r w:rsidR="00DD07AF">
        <w:rPr>
          <w:lang w:val="en-US"/>
        </w:rPr>
        <w:instrText>particle</w:instrText>
      </w:r>
      <w:r w:rsidR="00071CF4" w:rsidRPr="00071CF4">
        <w:rPr>
          <w:rPrChange w:id="119" w:author="Koft" w:date="2016-10-26T18:55:00Z">
            <w:rPr>
              <w:lang w:val="en-US"/>
            </w:rPr>
          </w:rPrChange>
        </w:rPr>
        <w:instrText>" : "", "</w:instrText>
      </w:r>
      <w:r w:rsidR="00DD07AF">
        <w:rPr>
          <w:lang w:val="en-US"/>
        </w:rPr>
        <w:instrText>parse</w:instrText>
      </w:r>
      <w:r w:rsidR="00071CF4" w:rsidRPr="00071CF4">
        <w:rPr>
          <w:rPrChange w:id="120" w:author="Koft" w:date="2016-10-26T18:55:00Z">
            <w:rPr>
              <w:lang w:val="en-US"/>
            </w:rPr>
          </w:rPrChange>
        </w:rPr>
        <w:instrText>-</w:instrText>
      </w:r>
      <w:r w:rsidR="00DD07AF">
        <w:rPr>
          <w:lang w:val="en-US"/>
        </w:rPr>
        <w:instrText>names</w:instrText>
      </w:r>
      <w:r w:rsidR="00071CF4" w:rsidRPr="00071CF4">
        <w:rPr>
          <w:rPrChange w:id="121" w:author="Koft" w:date="2016-10-26T18:55:00Z">
            <w:rPr>
              <w:lang w:val="en-US"/>
            </w:rPr>
          </w:rPrChange>
        </w:rPr>
        <w:instrText xml:space="preserve">" : </w:instrText>
      </w:r>
      <w:r w:rsidR="00DD07AF">
        <w:rPr>
          <w:lang w:val="en-US"/>
        </w:rPr>
        <w:instrText>false</w:instrText>
      </w:r>
      <w:r w:rsidR="00071CF4" w:rsidRPr="00071CF4">
        <w:rPr>
          <w:rPrChange w:id="122" w:author="Koft" w:date="2016-10-26T18:55:00Z">
            <w:rPr>
              <w:lang w:val="en-US"/>
            </w:rPr>
          </w:rPrChange>
        </w:rPr>
        <w:instrText>, "</w:instrText>
      </w:r>
      <w:r w:rsidR="00DD07AF">
        <w:rPr>
          <w:lang w:val="en-US"/>
        </w:rPr>
        <w:instrText>suffix</w:instrText>
      </w:r>
      <w:r w:rsidR="00071CF4" w:rsidRPr="00071CF4">
        <w:rPr>
          <w:rPrChange w:id="123" w:author="Koft" w:date="2016-10-26T18:55:00Z">
            <w:rPr>
              <w:lang w:val="en-US"/>
            </w:rPr>
          </w:rPrChange>
        </w:rPr>
        <w:instrText>" : "" } ], "</w:instrText>
      </w:r>
      <w:r w:rsidR="00DD07AF">
        <w:rPr>
          <w:lang w:val="en-US"/>
        </w:rPr>
        <w:instrText>container</w:instrText>
      </w:r>
      <w:r w:rsidR="00071CF4" w:rsidRPr="00071CF4">
        <w:rPr>
          <w:rPrChange w:id="124" w:author="Koft" w:date="2016-10-26T18:55:00Z">
            <w:rPr>
              <w:lang w:val="en-US"/>
            </w:rPr>
          </w:rPrChange>
        </w:rPr>
        <w:instrText>-</w:instrText>
      </w:r>
      <w:r w:rsidR="00DD07AF">
        <w:rPr>
          <w:lang w:val="en-US"/>
        </w:rPr>
        <w:instrText>title</w:instrText>
      </w:r>
      <w:r w:rsidR="00071CF4" w:rsidRPr="00071CF4">
        <w:rPr>
          <w:rPrChange w:id="125" w:author="Koft" w:date="2016-10-26T18:55:00Z">
            <w:rPr>
              <w:lang w:val="en-US"/>
            </w:rPr>
          </w:rPrChange>
        </w:rPr>
        <w:instrText>" : "</w:instrText>
      </w:r>
      <w:r w:rsidR="00DD07AF">
        <w:rPr>
          <w:lang w:val="en-US"/>
        </w:rPr>
        <w:instrText>Frontiers</w:instrText>
      </w:r>
      <w:r w:rsidR="00071CF4" w:rsidRPr="00071CF4">
        <w:rPr>
          <w:rPrChange w:id="126" w:author="Koft" w:date="2016-10-26T18:55:00Z">
            <w:rPr>
              <w:lang w:val="en-US"/>
            </w:rPr>
          </w:rPrChange>
        </w:rPr>
        <w:instrText xml:space="preserve"> </w:instrText>
      </w:r>
      <w:r w:rsidR="00DD07AF">
        <w:rPr>
          <w:lang w:val="en-US"/>
        </w:rPr>
        <w:instrText>in</w:instrText>
      </w:r>
      <w:r w:rsidR="00071CF4" w:rsidRPr="00071CF4">
        <w:rPr>
          <w:rPrChange w:id="127" w:author="Koft" w:date="2016-10-26T18:55:00Z">
            <w:rPr>
              <w:lang w:val="en-US"/>
            </w:rPr>
          </w:rPrChange>
        </w:rPr>
        <w:instrText xml:space="preserve"> </w:instrText>
      </w:r>
      <w:r w:rsidR="00DD07AF">
        <w:rPr>
          <w:lang w:val="en-US"/>
        </w:rPr>
        <w:instrText>Aging</w:instrText>
      </w:r>
      <w:r w:rsidR="00071CF4" w:rsidRPr="00071CF4">
        <w:rPr>
          <w:rPrChange w:id="128" w:author="Koft" w:date="2016-10-26T18:55:00Z">
            <w:rPr>
              <w:lang w:val="en-US"/>
            </w:rPr>
          </w:rPrChange>
        </w:rPr>
        <w:instrText xml:space="preserve"> </w:instrText>
      </w:r>
      <w:r w:rsidR="00DD07AF">
        <w:rPr>
          <w:lang w:val="en-US"/>
        </w:rPr>
        <w:instrText>Neuroscience</w:instrText>
      </w:r>
      <w:r w:rsidR="00071CF4" w:rsidRPr="00071CF4">
        <w:rPr>
          <w:rPrChange w:id="129" w:author="Koft" w:date="2016-10-26T18:55:00Z">
            <w:rPr>
              <w:lang w:val="en-US"/>
            </w:rPr>
          </w:rPrChange>
        </w:rPr>
        <w:instrText>", "</w:instrText>
      </w:r>
      <w:r w:rsidR="00DD07AF">
        <w:rPr>
          <w:lang w:val="en-US"/>
        </w:rPr>
        <w:instrText>id</w:instrText>
      </w:r>
      <w:r w:rsidR="00071CF4" w:rsidRPr="00071CF4">
        <w:rPr>
          <w:rPrChange w:id="130" w:author="Koft" w:date="2016-10-26T18:55:00Z">
            <w:rPr>
              <w:lang w:val="en-US"/>
            </w:rPr>
          </w:rPrChange>
        </w:rPr>
        <w:instrText>" : "</w:instrText>
      </w:r>
      <w:r w:rsidR="00DD07AF">
        <w:rPr>
          <w:lang w:val="en-US"/>
        </w:rPr>
        <w:instrText>ITEM</w:instrText>
      </w:r>
      <w:r w:rsidR="00071CF4" w:rsidRPr="00071CF4">
        <w:rPr>
          <w:rPrChange w:id="131" w:author="Koft" w:date="2016-10-26T18:55:00Z">
            <w:rPr>
              <w:lang w:val="en-US"/>
            </w:rPr>
          </w:rPrChange>
        </w:rPr>
        <w:instrText>-1", "</w:instrText>
      </w:r>
      <w:r w:rsidR="00DD07AF">
        <w:rPr>
          <w:lang w:val="en-US"/>
        </w:rPr>
        <w:instrText>issued</w:instrText>
      </w:r>
      <w:r w:rsidR="00071CF4" w:rsidRPr="00071CF4">
        <w:rPr>
          <w:rPrChange w:id="132" w:author="Koft" w:date="2016-10-26T18:55:00Z">
            <w:rPr>
              <w:lang w:val="en-US"/>
            </w:rPr>
          </w:rPrChange>
        </w:rPr>
        <w:instrText>" : { "</w:instrText>
      </w:r>
      <w:r w:rsidR="00DD07AF">
        <w:rPr>
          <w:lang w:val="en-US"/>
        </w:rPr>
        <w:instrText>date</w:instrText>
      </w:r>
      <w:r w:rsidR="00071CF4" w:rsidRPr="00071CF4">
        <w:rPr>
          <w:rPrChange w:id="133" w:author="Koft" w:date="2016-10-26T18:55:00Z">
            <w:rPr>
              <w:lang w:val="en-US"/>
            </w:rPr>
          </w:rPrChange>
        </w:rPr>
        <w:instrText>-</w:instrText>
      </w:r>
      <w:r w:rsidR="00DD07AF">
        <w:rPr>
          <w:lang w:val="en-US"/>
        </w:rPr>
        <w:instrText>parts</w:instrText>
      </w:r>
      <w:r w:rsidR="00071CF4" w:rsidRPr="00071CF4">
        <w:rPr>
          <w:rPrChange w:id="134" w:author="Koft" w:date="2016-10-26T18:55:00Z">
            <w:rPr>
              <w:lang w:val="en-US"/>
            </w:rPr>
          </w:rPrChange>
        </w:rPr>
        <w:instrText>" : [ [ "2015", "8" ] ] }, "</w:instrText>
      </w:r>
      <w:r w:rsidR="00DD07AF">
        <w:rPr>
          <w:lang w:val="en-US"/>
        </w:rPr>
        <w:instrText>language</w:instrText>
      </w:r>
      <w:r w:rsidR="00071CF4" w:rsidRPr="00071CF4">
        <w:rPr>
          <w:rPrChange w:id="135" w:author="Koft" w:date="2016-10-26T18:55:00Z">
            <w:rPr>
              <w:lang w:val="en-US"/>
            </w:rPr>
          </w:rPrChange>
        </w:rPr>
        <w:instrText>" : "</w:instrText>
      </w:r>
      <w:r w:rsidR="00DD07AF">
        <w:rPr>
          <w:lang w:val="en-US"/>
        </w:rPr>
        <w:instrText>English</w:instrText>
      </w:r>
      <w:r w:rsidR="00071CF4" w:rsidRPr="00071CF4">
        <w:rPr>
          <w:rPrChange w:id="136" w:author="Koft" w:date="2016-10-26T18:55:00Z">
            <w:rPr>
              <w:lang w:val="en-US"/>
            </w:rPr>
          </w:rPrChange>
        </w:rPr>
        <w:instrText>", "</w:instrText>
      </w:r>
      <w:r w:rsidR="00DD07AF">
        <w:rPr>
          <w:lang w:val="en-US"/>
        </w:rPr>
        <w:instrText>publisher</w:instrText>
      </w:r>
      <w:r w:rsidR="00071CF4" w:rsidRPr="00071CF4">
        <w:rPr>
          <w:rPrChange w:id="137" w:author="Koft" w:date="2016-10-26T18:55:00Z">
            <w:rPr>
              <w:lang w:val="en-US"/>
            </w:rPr>
          </w:rPrChange>
        </w:rPr>
        <w:instrText>" : "</w:instrText>
      </w:r>
      <w:r w:rsidR="00DD07AF">
        <w:rPr>
          <w:lang w:val="en-US"/>
        </w:rPr>
        <w:instrText>Frontiers</w:instrText>
      </w:r>
      <w:r w:rsidR="00071CF4" w:rsidRPr="00071CF4">
        <w:rPr>
          <w:rPrChange w:id="138" w:author="Koft" w:date="2016-10-26T18:55:00Z">
            <w:rPr>
              <w:lang w:val="en-US"/>
            </w:rPr>
          </w:rPrChange>
        </w:rPr>
        <w:instrText>", "</w:instrText>
      </w:r>
      <w:r w:rsidR="00DD07AF">
        <w:rPr>
          <w:lang w:val="en-US"/>
        </w:rPr>
        <w:instrText>title</w:instrText>
      </w:r>
      <w:r w:rsidR="00071CF4" w:rsidRPr="00071CF4">
        <w:rPr>
          <w:rPrChange w:id="139" w:author="Koft" w:date="2016-10-26T18:55:00Z">
            <w:rPr>
              <w:lang w:val="en-US"/>
            </w:rPr>
          </w:rPrChange>
        </w:rPr>
        <w:instrText>" : "</w:instrText>
      </w:r>
      <w:r w:rsidR="00DD07AF">
        <w:rPr>
          <w:lang w:val="en-US"/>
        </w:rPr>
        <w:instrText>Gains</w:instrText>
      </w:r>
      <w:r w:rsidR="00071CF4" w:rsidRPr="00071CF4">
        <w:rPr>
          <w:rPrChange w:id="140" w:author="Koft" w:date="2016-10-26T18:55:00Z">
            <w:rPr>
              <w:lang w:val="en-US"/>
            </w:rPr>
          </w:rPrChange>
        </w:rPr>
        <w:instrText xml:space="preserve"> </w:instrText>
      </w:r>
      <w:r w:rsidR="00DD07AF">
        <w:rPr>
          <w:lang w:val="en-US"/>
        </w:rPr>
        <w:instrText>in</w:instrText>
      </w:r>
      <w:r w:rsidR="00071CF4" w:rsidRPr="00071CF4">
        <w:rPr>
          <w:rPrChange w:id="141" w:author="Koft" w:date="2016-10-26T18:55:00Z">
            <w:rPr>
              <w:lang w:val="en-US"/>
            </w:rPr>
          </w:rPrChange>
        </w:rPr>
        <w:instrText xml:space="preserve"> </w:instrText>
      </w:r>
      <w:r w:rsidR="00DD07AF">
        <w:rPr>
          <w:lang w:val="en-US"/>
        </w:rPr>
        <w:instrText>cognition</w:instrText>
      </w:r>
      <w:r w:rsidR="00071CF4" w:rsidRPr="00071CF4">
        <w:rPr>
          <w:rPrChange w:id="142" w:author="Koft" w:date="2016-10-26T18:55:00Z">
            <w:rPr>
              <w:lang w:val="en-US"/>
            </w:rPr>
          </w:rPrChange>
        </w:rPr>
        <w:instrText xml:space="preserve"> </w:instrText>
      </w:r>
      <w:r w:rsidR="00DD07AF">
        <w:rPr>
          <w:lang w:val="en-US"/>
        </w:rPr>
        <w:instrText>through</w:instrText>
      </w:r>
      <w:r w:rsidR="00071CF4" w:rsidRPr="00071CF4">
        <w:rPr>
          <w:rPrChange w:id="143" w:author="Koft" w:date="2016-10-26T18:55:00Z">
            <w:rPr>
              <w:lang w:val="en-US"/>
            </w:rPr>
          </w:rPrChange>
        </w:rPr>
        <w:instrText xml:space="preserve"> </w:instrText>
      </w:r>
      <w:r w:rsidR="00DD07AF">
        <w:rPr>
          <w:lang w:val="en-US"/>
        </w:rPr>
        <w:instrText>combined</w:instrText>
      </w:r>
      <w:r w:rsidR="00071CF4" w:rsidRPr="00071CF4">
        <w:rPr>
          <w:rPrChange w:id="144" w:author="Koft" w:date="2016-10-26T18:55:00Z">
            <w:rPr>
              <w:lang w:val="en-US"/>
            </w:rPr>
          </w:rPrChange>
        </w:rPr>
        <w:instrText xml:space="preserve"> </w:instrText>
      </w:r>
      <w:r w:rsidR="00DD07AF">
        <w:rPr>
          <w:lang w:val="en-US"/>
        </w:rPr>
        <w:instrText>cognitive</w:instrText>
      </w:r>
      <w:r w:rsidR="00071CF4" w:rsidRPr="00071CF4">
        <w:rPr>
          <w:rPrChange w:id="145" w:author="Koft" w:date="2016-10-26T18:55:00Z">
            <w:rPr>
              <w:lang w:val="en-US"/>
            </w:rPr>
          </w:rPrChange>
        </w:rPr>
        <w:instrText xml:space="preserve"> </w:instrText>
      </w:r>
      <w:r w:rsidR="00DD07AF">
        <w:rPr>
          <w:lang w:val="en-US"/>
        </w:rPr>
        <w:instrText>and</w:instrText>
      </w:r>
      <w:r w:rsidR="00071CF4" w:rsidRPr="00071CF4">
        <w:rPr>
          <w:rPrChange w:id="146" w:author="Koft" w:date="2016-10-26T18:55:00Z">
            <w:rPr>
              <w:lang w:val="en-US"/>
            </w:rPr>
          </w:rPrChange>
        </w:rPr>
        <w:instrText xml:space="preserve"> </w:instrText>
      </w:r>
      <w:r w:rsidR="00DD07AF">
        <w:rPr>
          <w:lang w:val="en-US"/>
        </w:rPr>
        <w:instrText>physical</w:instrText>
      </w:r>
      <w:r w:rsidR="00071CF4" w:rsidRPr="00071CF4">
        <w:rPr>
          <w:rPrChange w:id="147" w:author="Koft" w:date="2016-10-26T18:55:00Z">
            <w:rPr>
              <w:lang w:val="en-US"/>
            </w:rPr>
          </w:rPrChange>
        </w:rPr>
        <w:instrText xml:space="preserve"> </w:instrText>
      </w:r>
      <w:r w:rsidR="00DD07AF">
        <w:rPr>
          <w:lang w:val="en-US"/>
        </w:rPr>
        <w:instrText>training</w:instrText>
      </w:r>
      <w:r w:rsidR="00071CF4" w:rsidRPr="00071CF4">
        <w:rPr>
          <w:rPrChange w:id="148" w:author="Koft" w:date="2016-10-26T18:55:00Z">
            <w:rPr>
              <w:lang w:val="en-US"/>
            </w:rPr>
          </w:rPrChange>
        </w:rPr>
        <w:instrText xml:space="preserve">: </w:instrText>
      </w:r>
      <w:r w:rsidR="00DD07AF">
        <w:rPr>
          <w:lang w:val="en-US"/>
        </w:rPr>
        <w:instrText>the</w:instrText>
      </w:r>
      <w:r w:rsidR="00071CF4" w:rsidRPr="00071CF4">
        <w:rPr>
          <w:rPrChange w:id="149" w:author="Koft" w:date="2016-10-26T18:55:00Z">
            <w:rPr>
              <w:lang w:val="en-US"/>
            </w:rPr>
          </w:rPrChange>
        </w:rPr>
        <w:instrText xml:space="preserve"> </w:instrText>
      </w:r>
      <w:r w:rsidR="00DD07AF">
        <w:rPr>
          <w:lang w:val="en-US"/>
        </w:rPr>
        <w:instrText>role</w:instrText>
      </w:r>
      <w:r w:rsidR="00071CF4" w:rsidRPr="00071CF4">
        <w:rPr>
          <w:rPrChange w:id="150" w:author="Koft" w:date="2016-10-26T18:55:00Z">
            <w:rPr>
              <w:lang w:val="en-US"/>
            </w:rPr>
          </w:rPrChange>
        </w:rPr>
        <w:instrText xml:space="preserve"> </w:instrText>
      </w:r>
      <w:r w:rsidR="00DD07AF">
        <w:rPr>
          <w:lang w:val="en-US"/>
        </w:rPr>
        <w:instrText>of</w:instrText>
      </w:r>
      <w:r w:rsidR="00071CF4" w:rsidRPr="00071CF4">
        <w:rPr>
          <w:rPrChange w:id="151" w:author="Koft" w:date="2016-10-26T18:55:00Z">
            <w:rPr>
              <w:lang w:val="en-US"/>
            </w:rPr>
          </w:rPrChange>
        </w:rPr>
        <w:instrText xml:space="preserve"> </w:instrText>
      </w:r>
      <w:r w:rsidR="00DD07AF">
        <w:rPr>
          <w:lang w:val="en-US"/>
        </w:rPr>
        <w:instrText>training</w:instrText>
      </w:r>
      <w:r w:rsidR="00071CF4" w:rsidRPr="00071CF4">
        <w:rPr>
          <w:rPrChange w:id="152" w:author="Koft" w:date="2016-10-26T18:55:00Z">
            <w:rPr>
              <w:lang w:val="en-US"/>
            </w:rPr>
          </w:rPrChange>
        </w:rPr>
        <w:instrText xml:space="preserve"> </w:instrText>
      </w:r>
      <w:r w:rsidR="00DD07AF">
        <w:rPr>
          <w:lang w:val="en-US"/>
        </w:rPr>
        <w:instrText>dosage</w:instrText>
      </w:r>
      <w:r w:rsidR="00071CF4" w:rsidRPr="00071CF4">
        <w:rPr>
          <w:rPrChange w:id="153" w:author="Koft" w:date="2016-10-26T18:55:00Z">
            <w:rPr>
              <w:lang w:val="en-US"/>
            </w:rPr>
          </w:rPrChange>
        </w:rPr>
        <w:instrText xml:space="preserve"> </w:instrText>
      </w:r>
      <w:r w:rsidR="00DD07AF">
        <w:rPr>
          <w:lang w:val="en-US"/>
        </w:rPr>
        <w:instrText>and</w:instrText>
      </w:r>
      <w:r w:rsidR="00071CF4" w:rsidRPr="00071CF4">
        <w:rPr>
          <w:rPrChange w:id="154" w:author="Koft" w:date="2016-10-26T18:55:00Z">
            <w:rPr>
              <w:lang w:val="en-US"/>
            </w:rPr>
          </w:rPrChange>
        </w:rPr>
        <w:instrText xml:space="preserve"> </w:instrText>
      </w:r>
      <w:r w:rsidR="00DD07AF">
        <w:rPr>
          <w:lang w:val="en-US"/>
        </w:rPr>
        <w:instrText>severity</w:instrText>
      </w:r>
      <w:r w:rsidR="00071CF4" w:rsidRPr="00071CF4">
        <w:rPr>
          <w:rPrChange w:id="155" w:author="Koft" w:date="2016-10-26T18:55:00Z">
            <w:rPr>
              <w:lang w:val="en-US"/>
            </w:rPr>
          </w:rPrChange>
        </w:rPr>
        <w:instrText xml:space="preserve"> </w:instrText>
      </w:r>
      <w:r w:rsidR="00DD07AF">
        <w:rPr>
          <w:lang w:val="en-US"/>
        </w:rPr>
        <w:instrText>of</w:instrText>
      </w:r>
      <w:r w:rsidR="00071CF4" w:rsidRPr="00071CF4">
        <w:rPr>
          <w:rPrChange w:id="156" w:author="Koft" w:date="2016-10-26T18:55:00Z">
            <w:rPr>
              <w:lang w:val="en-US"/>
            </w:rPr>
          </w:rPrChange>
        </w:rPr>
        <w:instrText xml:space="preserve"> </w:instrText>
      </w:r>
      <w:r w:rsidR="00DD07AF">
        <w:rPr>
          <w:lang w:val="en-US"/>
        </w:rPr>
        <w:instrText>neurocognitive</w:instrText>
      </w:r>
      <w:r w:rsidR="00071CF4" w:rsidRPr="00071CF4">
        <w:rPr>
          <w:rPrChange w:id="157" w:author="Koft" w:date="2016-10-26T18:55:00Z">
            <w:rPr>
              <w:lang w:val="en-US"/>
            </w:rPr>
          </w:rPrChange>
        </w:rPr>
        <w:instrText xml:space="preserve"> </w:instrText>
      </w:r>
      <w:r w:rsidR="00DD07AF">
        <w:rPr>
          <w:lang w:val="en-US"/>
        </w:rPr>
        <w:instrText>disorder</w:instrText>
      </w:r>
      <w:r w:rsidR="00071CF4" w:rsidRPr="00071CF4">
        <w:rPr>
          <w:rPrChange w:id="158" w:author="Koft" w:date="2016-10-26T18:55:00Z">
            <w:rPr>
              <w:lang w:val="en-US"/>
            </w:rPr>
          </w:rPrChange>
        </w:rPr>
        <w:instrText>", "</w:instrText>
      </w:r>
      <w:r w:rsidR="00DD07AF">
        <w:rPr>
          <w:lang w:val="en-US"/>
        </w:rPr>
        <w:instrText>type</w:instrText>
      </w:r>
      <w:r w:rsidR="00071CF4" w:rsidRPr="00071CF4">
        <w:rPr>
          <w:rPrChange w:id="159" w:author="Koft" w:date="2016-10-26T18:55:00Z">
            <w:rPr>
              <w:lang w:val="en-US"/>
            </w:rPr>
          </w:rPrChange>
        </w:rPr>
        <w:instrText>" : "</w:instrText>
      </w:r>
      <w:r w:rsidR="00DD07AF">
        <w:rPr>
          <w:lang w:val="en-US"/>
        </w:rPr>
        <w:instrText>article</w:instrText>
      </w:r>
      <w:r w:rsidR="00071CF4" w:rsidRPr="00071CF4">
        <w:rPr>
          <w:rPrChange w:id="160" w:author="Koft" w:date="2016-10-26T18:55:00Z">
            <w:rPr>
              <w:lang w:val="en-US"/>
            </w:rPr>
          </w:rPrChange>
        </w:rPr>
        <w:instrText>-</w:instrText>
      </w:r>
      <w:r w:rsidR="00DD07AF">
        <w:rPr>
          <w:lang w:val="en-US"/>
        </w:rPr>
        <w:instrText>journal</w:instrText>
      </w:r>
      <w:r w:rsidR="00071CF4" w:rsidRPr="00071CF4">
        <w:rPr>
          <w:rPrChange w:id="161" w:author="Koft" w:date="2016-10-26T18:55:00Z">
            <w:rPr>
              <w:lang w:val="en-US"/>
            </w:rPr>
          </w:rPrChange>
        </w:rPr>
        <w:instrText>", "</w:instrText>
      </w:r>
      <w:r w:rsidR="00DD07AF">
        <w:rPr>
          <w:lang w:val="en-US"/>
        </w:rPr>
        <w:instrText>volume</w:instrText>
      </w:r>
      <w:r w:rsidR="00071CF4" w:rsidRPr="00071CF4">
        <w:rPr>
          <w:rPrChange w:id="162" w:author="Koft" w:date="2016-10-26T18:55:00Z">
            <w:rPr>
              <w:lang w:val="en-US"/>
            </w:rPr>
          </w:rPrChange>
        </w:rPr>
        <w:instrText>" : "7" }, "</w:instrText>
      </w:r>
      <w:r w:rsidR="00DD07AF">
        <w:rPr>
          <w:lang w:val="en-US"/>
        </w:rPr>
        <w:instrText>uris</w:instrText>
      </w:r>
      <w:r w:rsidR="00071CF4" w:rsidRPr="00071CF4">
        <w:rPr>
          <w:rPrChange w:id="163" w:author="Koft" w:date="2016-10-26T18:55:00Z">
            <w:rPr>
              <w:lang w:val="en-US"/>
            </w:rPr>
          </w:rPrChange>
        </w:rPr>
        <w:instrText>" : [ "</w:instrText>
      </w:r>
      <w:r w:rsidR="00DD07AF">
        <w:rPr>
          <w:lang w:val="en-US"/>
        </w:rPr>
        <w:instrText>http</w:instrText>
      </w:r>
      <w:r w:rsidR="00071CF4" w:rsidRPr="00071CF4">
        <w:rPr>
          <w:rPrChange w:id="164" w:author="Koft" w:date="2016-10-26T18:55:00Z">
            <w:rPr>
              <w:lang w:val="en-US"/>
            </w:rPr>
          </w:rPrChange>
        </w:rPr>
        <w:instrText>://</w:instrText>
      </w:r>
      <w:r w:rsidR="00DD07AF">
        <w:rPr>
          <w:lang w:val="en-US"/>
        </w:rPr>
        <w:instrText>www</w:instrText>
      </w:r>
      <w:r w:rsidR="00071CF4" w:rsidRPr="00071CF4">
        <w:rPr>
          <w:rPrChange w:id="165" w:author="Koft" w:date="2016-10-26T18:55:00Z">
            <w:rPr>
              <w:lang w:val="en-US"/>
            </w:rPr>
          </w:rPrChange>
        </w:rPr>
        <w:instrText>.</w:instrText>
      </w:r>
      <w:r w:rsidR="00DD07AF">
        <w:rPr>
          <w:lang w:val="en-US"/>
        </w:rPr>
        <w:instrText>mendeley</w:instrText>
      </w:r>
      <w:r w:rsidR="00071CF4" w:rsidRPr="00071CF4">
        <w:rPr>
          <w:rPrChange w:id="166" w:author="Koft" w:date="2016-10-26T18:55:00Z">
            <w:rPr>
              <w:lang w:val="en-US"/>
            </w:rPr>
          </w:rPrChange>
        </w:rPr>
        <w:instrText>.</w:instrText>
      </w:r>
      <w:r w:rsidR="00DD07AF">
        <w:rPr>
          <w:lang w:val="en-US"/>
        </w:rPr>
        <w:instrText>com</w:instrText>
      </w:r>
      <w:r w:rsidR="00071CF4" w:rsidRPr="00071CF4">
        <w:rPr>
          <w:rPrChange w:id="167" w:author="Koft" w:date="2016-10-26T18:55:00Z">
            <w:rPr>
              <w:lang w:val="en-US"/>
            </w:rPr>
          </w:rPrChange>
        </w:rPr>
        <w:instrText>/</w:instrText>
      </w:r>
      <w:r w:rsidR="00DD07AF">
        <w:rPr>
          <w:lang w:val="en-US"/>
        </w:rPr>
        <w:instrText>documents</w:instrText>
      </w:r>
      <w:r w:rsidR="00071CF4" w:rsidRPr="00071CF4">
        <w:rPr>
          <w:rPrChange w:id="168" w:author="Koft" w:date="2016-10-26T18:55:00Z">
            <w:rPr>
              <w:lang w:val="en-US"/>
            </w:rPr>
          </w:rPrChange>
        </w:rPr>
        <w:instrText>/?</w:instrText>
      </w:r>
      <w:r w:rsidR="00DD07AF">
        <w:rPr>
          <w:lang w:val="en-US"/>
        </w:rPr>
        <w:instrText>uuid</w:instrText>
      </w:r>
      <w:r w:rsidR="00071CF4" w:rsidRPr="00071CF4">
        <w:rPr>
          <w:rPrChange w:id="169" w:author="Koft" w:date="2016-10-26T18:55:00Z">
            <w:rPr>
              <w:lang w:val="en-US"/>
            </w:rPr>
          </w:rPrChange>
        </w:rPr>
        <w:instrText>=61</w:instrText>
      </w:r>
      <w:r w:rsidR="00DD07AF">
        <w:rPr>
          <w:lang w:val="en-US"/>
        </w:rPr>
        <w:instrText>a</w:instrText>
      </w:r>
      <w:r w:rsidR="00071CF4" w:rsidRPr="00071CF4">
        <w:rPr>
          <w:rPrChange w:id="170" w:author="Koft" w:date="2016-10-26T18:55:00Z">
            <w:rPr>
              <w:lang w:val="en-US"/>
            </w:rPr>
          </w:rPrChange>
        </w:rPr>
        <w:instrText>743</w:instrText>
      </w:r>
      <w:r w:rsidR="00DD07AF">
        <w:rPr>
          <w:lang w:val="en-US"/>
        </w:rPr>
        <w:instrText>ed</w:instrText>
      </w:r>
      <w:r w:rsidR="00071CF4" w:rsidRPr="00071CF4">
        <w:rPr>
          <w:rPrChange w:id="171" w:author="Koft" w:date="2016-10-26T18:55:00Z">
            <w:rPr>
              <w:lang w:val="en-US"/>
            </w:rPr>
          </w:rPrChange>
        </w:rPr>
        <w:instrText>-</w:instrText>
      </w:r>
      <w:r w:rsidR="00DD07AF">
        <w:rPr>
          <w:lang w:val="en-US"/>
        </w:rPr>
        <w:instrText>d</w:instrText>
      </w:r>
      <w:r w:rsidR="00071CF4" w:rsidRPr="00071CF4">
        <w:rPr>
          <w:rPrChange w:id="172" w:author="Koft" w:date="2016-10-26T18:55:00Z">
            <w:rPr>
              <w:lang w:val="en-US"/>
            </w:rPr>
          </w:rPrChange>
        </w:rPr>
        <w:instrText>948-44</w:instrText>
      </w:r>
      <w:r w:rsidR="00DD07AF">
        <w:rPr>
          <w:lang w:val="en-US"/>
        </w:rPr>
        <w:instrText>db</w:instrText>
      </w:r>
      <w:r w:rsidR="00071CF4" w:rsidRPr="00071CF4">
        <w:rPr>
          <w:rPrChange w:id="173" w:author="Koft" w:date="2016-10-26T18:55:00Z">
            <w:rPr>
              <w:lang w:val="en-US"/>
            </w:rPr>
          </w:rPrChange>
        </w:rPr>
        <w:instrText>-</w:instrText>
      </w:r>
      <w:r w:rsidR="00DD07AF">
        <w:rPr>
          <w:lang w:val="en-US"/>
        </w:rPr>
        <w:instrText>baad</w:instrText>
      </w:r>
      <w:r w:rsidR="00071CF4" w:rsidRPr="00071CF4">
        <w:rPr>
          <w:rPrChange w:id="174" w:author="Koft" w:date="2016-10-26T18:55:00Z">
            <w:rPr>
              <w:lang w:val="en-US"/>
            </w:rPr>
          </w:rPrChange>
        </w:rPr>
        <w:instrText>-</w:instrText>
      </w:r>
      <w:r w:rsidR="00DD07AF">
        <w:rPr>
          <w:lang w:val="en-US"/>
        </w:rPr>
        <w:instrText>b</w:instrText>
      </w:r>
      <w:r w:rsidR="00071CF4" w:rsidRPr="00071CF4">
        <w:rPr>
          <w:rPrChange w:id="175" w:author="Koft" w:date="2016-10-26T18:55:00Z">
            <w:rPr>
              <w:lang w:val="en-US"/>
            </w:rPr>
          </w:rPrChange>
        </w:rPr>
        <w:instrText>58291862</w:instrText>
      </w:r>
      <w:r w:rsidR="00DD07AF">
        <w:rPr>
          <w:lang w:val="en-US"/>
        </w:rPr>
        <w:instrText>f</w:instrText>
      </w:r>
      <w:r w:rsidR="00071CF4" w:rsidRPr="00071CF4">
        <w:rPr>
          <w:rPrChange w:id="176" w:author="Koft" w:date="2016-10-26T18:55:00Z">
            <w:rPr>
              <w:lang w:val="en-US"/>
            </w:rPr>
          </w:rPrChange>
        </w:rPr>
        <w:instrText>4</w:instrText>
      </w:r>
      <w:r w:rsidR="00DD07AF">
        <w:rPr>
          <w:lang w:val="en-US"/>
        </w:rPr>
        <w:instrText>a</w:instrText>
      </w:r>
      <w:r w:rsidR="00071CF4" w:rsidRPr="00071CF4">
        <w:rPr>
          <w:rPrChange w:id="177" w:author="Koft" w:date="2016-10-26T18:55:00Z">
            <w:rPr>
              <w:lang w:val="en-US"/>
            </w:rPr>
          </w:rPrChange>
        </w:rPr>
        <w:instrText>", "</w:instrText>
      </w:r>
      <w:r w:rsidR="00DD07AF">
        <w:rPr>
          <w:lang w:val="en-US"/>
        </w:rPr>
        <w:instrText>http</w:instrText>
      </w:r>
      <w:r w:rsidR="00071CF4" w:rsidRPr="00071CF4">
        <w:rPr>
          <w:rPrChange w:id="178" w:author="Koft" w:date="2016-10-26T18:55:00Z">
            <w:rPr>
              <w:lang w:val="en-US"/>
            </w:rPr>
          </w:rPrChange>
        </w:rPr>
        <w:instrText>://</w:instrText>
      </w:r>
      <w:r w:rsidR="00DD07AF">
        <w:rPr>
          <w:lang w:val="en-US"/>
        </w:rPr>
        <w:instrText>www</w:instrText>
      </w:r>
      <w:r w:rsidR="00071CF4" w:rsidRPr="00071CF4">
        <w:rPr>
          <w:rPrChange w:id="179" w:author="Koft" w:date="2016-10-26T18:55:00Z">
            <w:rPr>
              <w:lang w:val="en-US"/>
            </w:rPr>
          </w:rPrChange>
        </w:rPr>
        <w:instrText>.</w:instrText>
      </w:r>
      <w:r w:rsidR="00DD07AF">
        <w:rPr>
          <w:lang w:val="en-US"/>
        </w:rPr>
        <w:instrText>mendeley</w:instrText>
      </w:r>
      <w:r w:rsidR="00071CF4" w:rsidRPr="00071CF4">
        <w:rPr>
          <w:rPrChange w:id="180" w:author="Koft" w:date="2016-10-26T18:55:00Z">
            <w:rPr>
              <w:lang w:val="en-US"/>
            </w:rPr>
          </w:rPrChange>
        </w:rPr>
        <w:instrText>.</w:instrText>
      </w:r>
      <w:r w:rsidR="00DD07AF">
        <w:rPr>
          <w:lang w:val="en-US"/>
        </w:rPr>
        <w:instrText>com</w:instrText>
      </w:r>
      <w:r w:rsidR="00071CF4" w:rsidRPr="00071CF4">
        <w:rPr>
          <w:rPrChange w:id="181" w:author="Koft" w:date="2016-10-26T18:55:00Z">
            <w:rPr>
              <w:lang w:val="en-US"/>
            </w:rPr>
          </w:rPrChange>
        </w:rPr>
        <w:instrText>/</w:instrText>
      </w:r>
      <w:r w:rsidR="00DD07AF">
        <w:rPr>
          <w:lang w:val="en-US"/>
        </w:rPr>
        <w:instrText>documents</w:instrText>
      </w:r>
      <w:r w:rsidR="00071CF4" w:rsidRPr="00071CF4">
        <w:rPr>
          <w:rPrChange w:id="182" w:author="Koft" w:date="2016-10-26T18:55:00Z">
            <w:rPr>
              <w:lang w:val="en-US"/>
            </w:rPr>
          </w:rPrChange>
        </w:rPr>
        <w:instrText>/?</w:instrText>
      </w:r>
      <w:r w:rsidR="00DD07AF">
        <w:rPr>
          <w:lang w:val="en-US"/>
        </w:rPr>
        <w:instrText>uuid</w:instrText>
      </w:r>
      <w:r w:rsidR="00071CF4" w:rsidRPr="00071CF4">
        <w:rPr>
          <w:rPrChange w:id="183" w:author="Koft" w:date="2016-10-26T18:55:00Z">
            <w:rPr>
              <w:lang w:val="en-US"/>
            </w:rPr>
          </w:rPrChange>
        </w:rPr>
        <w:instrText>=197</w:instrText>
      </w:r>
      <w:r w:rsidR="00DD07AF">
        <w:rPr>
          <w:lang w:val="en-US"/>
        </w:rPr>
        <w:instrText>f</w:instrText>
      </w:r>
      <w:r w:rsidR="00071CF4" w:rsidRPr="00071CF4">
        <w:rPr>
          <w:rPrChange w:id="184" w:author="Koft" w:date="2016-10-26T18:55:00Z">
            <w:rPr>
              <w:lang w:val="en-US"/>
            </w:rPr>
          </w:rPrChange>
        </w:rPr>
        <w:instrText>5</w:instrText>
      </w:r>
      <w:r w:rsidR="00DD07AF">
        <w:rPr>
          <w:lang w:val="en-US"/>
        </w:rPr>
        <w:instrText>f</w:instrText>
      </w:r>
      <w:r w:rsidR="00071CF4" w:rsidRPr="00071CF4">
        <w:rPr>
          <w:rPrChange w:id="185" w:author="Koft" w:date="2016-10-26T18:55:00Z">
            <w:rPr>
              <w:lang w:val="en-US"/>
            </w:rPr>
          </w:rPrChange>
        </w:rPr>
        <w:instrText>4</w:instrText>
      </w:r>
      <w:r w:rsidR="00DD07AF">
        <w:rPr>
          <w:lang w:val="en-US"/>
        </w:rPr>
        <w:instrText>f</w:instrText>
      </w:r>
      <w:r w:rsidR="00071CF4" w:rsidRPr="00071CF4">
        <w:rPr>
          <w:rPrChange w:id="186" w:author="Koft" w:date="2016-10-26T18:55:00Z">
            <w:rPr>
              <w:lang w:val="en-US"/>
            </w:rPr>
          </w:rPrChange>
        </w:rPr>
        <w:instrText>-</w:instrText>
      </w:r>
      <w:r w:rsidR="00DD07AF">
        <w:rPr>
          <w:lang w:val="en-US"/>
        </w:rPr>
        <w:instrText>da</w:instrText>
      </w:r>
      <w:r w:rsidR="00071CF4" w:rsidRPr="00071CF4">
        <w:rPr>
          <w:rPrChange w:id="187" w:author="Koft" w:date="2016-10-26T18:55:00Z">
            <w:rPr>
              <w:lang w:val="en-US"/>
            </w:rPr>
          </w:rPrChange>
        </w:rPr>
        <w:instrText>5</w:instrText>
      </w:r>
      <w:r w:rsidR="00DD07AF">
        <w:rPr>
          <w:lang w:val="en-US"/>
        </w:rPr>
        <w:instrText>a</w:instrText>
      </w:r>
      <w:r w:rsidR="00071CF4" w:rsidRPr="00071CF4">
        <w:rPr>
          <w:rPrChange w:id="188" w:author="Koft" w:date="2016-10-26T18:55:00Z">
            <w:rPr>
              <w:lang w:val="en-US"/>
            </w:rPr>
          </w:rPrChange>
        </w:rPr>
        <w:instrText>-499</w:instrText>
      </w:r>
      <w:r w:rsidR="00DD07AF">
        <w:rPr>
          <w:lang w:val="en-US"/>
        </w:rPr>
        <w:instrText>f</w:instrText>
      </w:r>
      <w:r w:rsidR="00071CF4" w:rsidRPr="00071CF4">
        <w:rPr>
          <w:rPrChange w:id="189" w:author="Koft" w:date="2016-10-26T18:55:00Z">
            <w:rPr>
              <w:lang w:val="en-US"/>
            </w:rPr>
          </w:rPrChange>
        </w:rPr>
        <w:instrText>-</w:instrText>
      </w:r>
      <w:r w:rsidR="00DD07AF">
        <w:rPr>
          <w:lang w:val="en-US"/>
        </w:rPr>
        <w:instrText>a</w:instrText>
      </w:r>
      <w:r w:rsidR="00071CF4" w:rsidRPr="00071CF4">
        <w:rPr>
          <w:rPrChange w:id="190" w:author="Koft" w:date="2016-10-26T18:55:00Z">
            <w:rPr>
              <w:lang w:val="en-US"/>
            </w:rPr>
          </w:rPrChange>
        </w:rPr>
        <w:instrText>890-4</w:instrText>
      </w:r>
      <w:r w:rsidR="00DD07AF">
        <w:rPr>
          <w:lang w:val="en-US"/>
        </w:rPr>
        <w:instrText>d</w:instrText>
      </w:r>
      <w:r w:rsidR="00071CF4" w:rsidRPr="00071CF4">
        <w:rPr>
          <w:rPrChange w:id="191" w:author="Koft" w:date="2016-10-26T18:55:00Z">
            <w:rPr>
              <w:lang w:val="en-US"/>
            </w:rPr>
          </w:rPrChange>
        </w:rPr>
        <w:instrText>2</w:instrText>
      </w:r>
      <w:r w:rsidR="00DD07AF">
        <w:rPr>
          <w:lang w:val="en-US"/>
        </w:rPr>
        <w:instrText>f</w:instrText>
      </w:r>
      <w:r w:rsidR="00071CF4" w:rsidRPr="00071CF4">
        <w:rPr>
          <w:rPrChange w:id="192" w:author="Koft" w:date="2016-10-26T18:55:00Z">
            <w:rPr>
              <w:lang w:val="en-US"/>
            </w:rPr>
          </w:rPrChange>
        </w:rPr>
        <w:instrText>5</w:instrText>
      </w:r>
      <w:r w:rsidR="00DD07AF">
        <w:rPr>
          <w:lang w:val="en-US"/>
        </w:rPr>
        <w:instrText>e</w:instrText>
      </w:r>
      <w:r w:rsidR="00071CF4" w:rsidRPr="00071CF4">
        <w:rPr>
          <w:rPrChange w:id="193" w:author="Koft" w:date="2016-10-26T18:55:00Z">
            <w:rPr>
              <w:lang w:val="en-US"/>
            </w:rPr>
          </w:rPrChange>
        </w:rPr>
        <w:instrText>22929</w:instrText>
      </w:r>
      <w:r w:rsidR="00DD07AF">
        <w:rPr>
          <w:lang w:val="en-US"/>
        </w:rPr>
        <w:instrText>a</w:instrText>
      </w:r>
      <w:r w:rsidR="00071CF4" w:rsidRPr="00071CF4">
        <w:rPr>
          <w:rPrChange w:id="194" w:author="Koft" w:date="2016-10-26T18:55:00Z">
            <w:rPr>
              <w:lang w:val="en-US"/>
            </w:rPr>
          </w:rPrChange>
        </w:rPr>
        <w:instrText>" ] } ], "</w:instrText>
      </w:r>
      <w:r w:rsidR="00DD07AF">
        <w:rPr>
          <w:lang w:val="en-US"/>
        </w:rPr>
        <w:instrText>mendeley</w:instrText>
      </w:r>
      <w:r w:rsidR="00071CF4" w:rsidRPr="00071CF4">
        <w:rPr>
          <w:rPrChange w:id="195" w:author="Koft" w:date="2016-10-26T18:55:00Z">
            <w:rPr>
              <w:lang w:val="en-US"/>
            </w:rPr>
          </w:rPrChange>
        </w:rPr>
        <w:instrText>" : { "</w:instrText>
      </w:r>
      <w:r w:rsidR="00DD07AF">
        <w:rPr>
          <w:lang w:val="en-US"/>
        </w:rPr>
        <w:instrText>formattedCitation</w:instrText>
      </w:r>
      <w:r w:rsidR="00071CF4" w:rsidRPr="00071CF4">
        <w:rPr>
          <w:rPrChange w:id="196" w:author="Koft" w:date="2016-10-26T18:55:00Z">
            <w:rPr>
              <w:lang w:val="en-US"/>
            </w:rPr>
          </w:rPrChange>
        </w:rPr>
        <w:instrText>" : "(</w:instrText>
      </w:r>
      <w:r w:rsidR="00DD07AF">
        <w:rPr>
          <w:lang w:val="en-US"/>
        </w:rPr>
        <w:instrText>Bamidis</w:instrText>
      </w:r>
      <w:r w:rsidR="00071CF4" w:rsidRPr="00071CF4">
        <w:rPr>
          <w:rPrChange w:id="197" w:author="Koft" w:date="2016-10-26T18:55:00Z">
            <w:rPr>
              <w:lang w:val="en-US"/>
            </w:rPr>
          </w:rPrChange>
        </w:rPr>
        <w:instrText xml:space="preserve"> </w:instrText>
      </w:r>
      <w:r w:rsidR="00DD07AF">
        <w:rPr>
          <w:lang w:val="en-US"/>
        </w:rPr>
        <w:instrText>et</w:instrText>
      </w:r>
      <w:r w:rsidR="00071CF4" w:rsidRPr="00071CF4">
        <w:rPr>
          <w:rPrChange w:id="198" w:author="Koft" w:date="2016-10-26T18:55:00Z">
            <w:rPr>
              <w:lang w:val="en-US"/>
            </w:rPr>
          </w:rPrChange>
        </w:rPr>
        <w:instrText xml:space="preserve"> </w:instrText>
      </w:r>
      <w:r w:rsidR="00DD07AF">
        <w:rPr>
          <w:lang w:val="en-US"/>
        </w:rPr>
        <w:instrText>al</w:instrText>
      </w:r>
      <w:r w:rsidR="00071CF4" w:rsidRPr="00071CF4">
        <w:rPr>
          <w:rPrChange w:id="199" w:author="Koft" w:date="2016-10-26T18:55:00Z">
            <w:rPr>
              <w:lang w:val="en-US"/>
            </w:rPr>
          </w:rPrChange>
        </w:rPr>
        <w:instrText>., 2015)", "</w:instrText>
      </w:r>
      <w:r w:rsidR="00DD07AF">
        <w:rPr>
          <w:lang w:val="en-US"/>
        </w:rPr>
        <w:instrText>manualFormatting</w:instrText>
      </w:r>
      <w:r w:rsidR="00071CF4" w:rsidRPr="00071CF4">
        <w:rPr>
          <w:rPrChange w:id="200" w:author="Koft" w:date="2016-10-26T18:55:00Z">
            <w:rPr>
              <w:lang w:val="en-US"/>
            </w:rPr>
          </w:rPrChange>
        </w:rPr>
        <w:instrText>" : "(</w:instrText>
      </w:r>
      <w:r w:rsidR="00DD07AF">
        <w:rPr>
          <w:lang w:val="en-US"/>
        </w:rPr>
        <w:instrText>Bamidis</w:instrText>
      </w:r>
      <w:r w:rsidR="00071CF4" w:rsidRPr="00071CF4">
        <w:rPr>
          <w:rPrChange w:id="201" w:author="Koft" w:date="2016-10-26T18:55:00Z">
            <w:rPr>
              <w:lang w:val="en-US"/>
            </w:rPr>
          </w:rPrChange>
        </w:rPr>
        <w:instrText xml:space="preserve"> </w:instrText>
      </w:r>
      <w:r w:rsidR="00DD07AF">
        <w:rPr>
          <w:lang w:val="en-US"/>
        </w:rPr>
        <w:instrText>et</w:instrText>
      </w:r>
      <w:r w:rsidR="00071CF4" w:rsidRPr="00071CF4">
        <w:rPr>
          <w:rPrChange w:id="202" w:author="Koft" w:date="2016-10-26T18:55:00Z">
            <w:rPr>
              <w:lang w:val="en-US"/>
            </w:rPr>
          </w:rPrChange>
        </w:rPr>
        <w:instrText xml:space="preserve"> </w:instrText>
      </w:r>
      <w:r w:rsidR="00DD07AF">
        <w:rPr>
          <w:lang w:val="en-US"/>
        </w:rPr>
        <w:instrText>al</w:instrText>
      </w:r>
      <w:r w:rsidR="00071CF4" w:rsidRPr="00071CF4">
        <w:rPr>
          <w:rPrChange w:id="203" w:author="Koft" w:date="2016-10-26T18:55:00Z">
            <w:rPr>
              <w:lang w:val="en-US"/>
            </w:rPr>
          </w:rPrChange>
        </w:rPr>
        <w:instrText>., 2015)", "</w:instrText>
      </w:r>
      <w:r w:rsidR="00DD07AF">
        <w:rPr>
          <w:lang w:val="en-US"/>
        </w:rPr>
        <w:instrText>plainTextFormattedCitation</w:instrText>
      </w:r>
      <w:r w:rsidR="00071CF4" w:rsidRPr="00071CF4">
        <w:rPr>
          <w:rPrChange w:id="204" w:author="Koft" w:date="2016-10-26T18:55:00Z">
            <w:rPr>
              <w:lang w:val="en-US"/>
            </w:rPr>
          </w:rPrChange>
        </w:rPr>
        <w:instrText>" : "(</w:instrText>
      </w:r>
      <w:r w:rsidR="00DD07AF">
        <w:rPr>
          <w:lang w:val="en-US"/>
        </w:rPr>
        <w:instrText>Bamidis</w:instrText>
      </w:r>
      <w:r w:rsidR="00071CF4" w:rsidRPr="00071CF4">
        <w:rPr>
          <w:rPrChange w:id="205" w:author="Koft" w:date="2016-10-26T18:55:00Z">
            <w:rPr>
              <w:lang w:val="en-US"/>
            </w:rPr>
          </w:rPrChange>
        </w:rPr>
        <w:instrText xml:space="preserve"> </w:instrText>
      </w:r>
      <w:r w:rsidR="00DD07AF">
        <w:rPr>
          <w:lang w:val="en-US"/>
        </w:rPr>
        <w:instrText>et</w:instrText>
      </w:r>
      <w:r w:rsidR="00071CF4" w:rsidRPr="00071CF4">
        <w:rPr>
          <w:rPrChange w:id="206" w:author="Koft" w:date="2016-10-26T18:55:00Z">
            <w:rPr>
              <w:lang w:val="en-US"/>
            </w:rPr>
          </w:rPrChange>
        </w:rPr>
        <w:instrText xml:space="preserve"> </w:instrText>
      </w:r>
      <w:r w:rsidR="00DD07AF">
        <w:rPr>
          <w:lang w:val="en-US"/>
        </w:rPr>
        <w:instrText>al</w:instrText>
      </w:r>
      <w:r w:rsidR="00071CF4" w:rsidRPr="00071CF4">
        <w:rPr>
          <w:rPrChange w:id="207" w:author="Koft" w:date="2016-10-26T18:55:00Z">
            <w:rPr>
              <w:lang w:val="en-US"/>
            </w:rPr>
          </w:rPrChange>
        </w:rPr>
        <w:instrText>., 2015)", "</w:instrText>
      </w:r>
      <w:r w:rsidR="00DD07AF">
        <w:rPr>
          <w:lang w:val="en-US"/>
        </w:rPr>
        <w:instrText>previouslyFormattedCitation</w:instrText>
      </w:r>
      <w:r w:rsidR="00071CF4" w:rsidRPr="00071CF4">
        <w:rPr>
          <w:rPrChange w:id="208" w:author="Koft" w:date="2016-10-26T18:55:00Z">
            <w:rPr>
              <w:lang w:val="en-US"/>
            </w:rPr>
          </w:rPrChange>
        </w:rPr>
        <w:instrText>" : "(</w:instrText>
      </w:r>
      <w:r w:rsidR="00DD07AF">
        <w:rPr>
          <w:lang w:val="en-US"/>
        </w:rPr>
        <w:instrText>Bamidis</w:instrText>
      </w:r>
      <w:r w:rsidR="00071CF4" w:rsidRPr="00071CF4">
        <w:rPr>
          <w:rPrChange w:id="209" w:author="Koft" w:date="2016-10-26T18:55:00Z">
            <w:rPr>
              <w:lang w:val="en-US"/>
            </w:rPr>
          </w:rPrChange>
        </w:rPr>
        <w:instrText xml:space="preserve"> </w:instrText>
      </w:r>
      <w:r w:rsidR="00DD07AF">
        <w:rPr>
          <w:lang w:val="en-US"/>
        </w:rPr>
        <w:instrText>et</w:instrText>
      </w:r>
      <w:r w:rsidR="00071CF4" w:rsidRPr="00071CF4">
        <w:rPr>
          <w:rPrChange w:id="210" w:author="Koft" w:date="2016-10-26T18:55:00Z">
            <w:rPr>
              <w:lang w:val="en-US"/>
            </w:rPr>
          </w:rPrChange>
        </w:rPr>
        <w:instrText xml:space="preserve"> </w:instrText>
      </w:r>
      <w:r w:rsidR="00DD07AF">
        <w:rPr>
          <w:lang w:val="en-US"/>
        </w:rPr>
        <w:instrText>al</w:instrText>
      </w:r>
      <w:r w:rsidR="00071CF4" w:rsidRPr="00071CF4">
        <w:rPr>
          <w:rPrChange w:id="211" w:author="Koft" w:date="2016-10-26T18:55:00Z">
            <w:rPr>
              <w:lang w:val="en-US"/>
            </w:rPr>
          </w:rPrChange>
        </w:rPr>
        <w:instrText>., 2015)" }, "</w:instrText>
      </w:r>
      <w:r w:rsidR="00DD07AF">
        <w:rPr>
          <w:lang w:val="en-US"/>
        </w:rPr>
        <w:instrText>properties</w:instrText>
      </w:r>
      <w:r w:rsidR="00071CF4" w:rsidRPr="00071CF4">
        <w:rPr>
          <w:rPrChange w:id="212" w:author="Koft" w:date="2016-10-26T18:55:00Z">
            <w:rPr>
              <w:lang w:val="en-US"/>
            </w:rPr>
          </w:rPrChange>
        </w:rPr>
        <w:instrText>" : { "</w:instrText>
      </w:r>
      <w:r w:rsidR="00DD07AF">
        <w:rPr>
          <w:lang w:val="en-US"/>
        </w:rPr>
        <w:instrText>noteIndex</w:instrText>
      </w:r>
      <w:r w:rsidR="00071CF4" w:rsidRPr="00071CF4">
        <w:rPr>
          <w:rPrChange w:id="213" w:author="Koft" w:date="2016-10-26T18:55:00Z">
            <w:rPr>
              <w:lang w:val="en-US"/>
            </w:rPr>
          </w:rPrChange>
        </w:rPr>
        <w:instrText>" : 0 }, "</w:instrText>
      </w:r>
      <w:r w:rsidR="00DD07AF">
        <w:rPr>
          <w:lang w:val="en-US"/>
        </w:rPr>
        <w:instrText>schema</w:instrText>
      </w:r>
      <w:r w:rsidR="00071CF4" w:rsidRPr="00071CF4">
        <w:rPr>
          <w:rPrChange w:id="214" w:author="Koft" w:date="2016-10-26T18:55:00Z">
            <w:rPr>
              <w:lang w:val="en-US"/>
            </w:rPr>
          </w:rPrChange>
        </w:rPr>
        <w:instrText>" : "</w:instrText>
      </w:r>
      <w:r w:rsidR="00DD07AF">
        <w:rPr>
          <w:lang w:val="en-US"/>
        </w:rPr>
        <w:instrText>https</w:instrText>
      </w:r>
      <w:r w:rsidR="00071CF4" w:rsidRPr="00071CF4">
        <w:rPr>
          <w:rPrChange w:id="215" w:author="Koft" w:date="2016-10-26T18:55:00Z">
            <w:rPr>
              <w:lang w:val="en-US"/>
            </w:rPr>
          </w:rPrChange>
        </w:rPr>
        <w:instrText>://</w:instrText>
      </w:r>
      <w:r w:rsidR="00DD07AF">
        <w:rPr>
          <w:lang w:val="en-US"/>
        </w:rPr>
        <w:instrText>github</w:instrText>
      </w:r>
      <w:r w:rsidR="00071CF4" w:rsidRPr="00071CF4">
        <w:rPr>
          <w:rPrChange w:id="216" w:author="Koft" w:date="2016-10-26T18:55:00Z">
            <w:rPr>
              <w:lang w:val="en-US"/>
            </w:rPr>
          </w:rPrChange>
        </w:rPr>
        <w:instrText>.</w:instrText>
      </w:r>
      <w:r w:rsidR="00DD07AF">
        <w:rPr>
          <w:lang w:val="en-US"/>
        </w:rPr>
        <w:instrText>com</w:instrText>
      </w:r>
      <w:r w:rsidR="00071CF4" w:rsidRPr="00071CF4">
        <w:rPr>
          <w:rPrChange w:id="217" w:author="Koft" w:date="2016-10-26T18:55:00Z">
            <w:rPr>
              <w:lang w:val="en-US"/>
            </w:rPr>
          </w:rPrChange>
        </w:rPr>
        <w:instrText>/</w:instrText>
      </w:r>
      <w:r w:rsidR="00DD07AF">
        <w:rPr>
          <w:lang w:val="en-US"/>
        </w:rPr>
        <w:instrText>citation</w:instrText>
      </w:r>
      <w:r w:rsidR="00071CF4" w:rsidRPr="00071CF4">
        <w:rPr>
          <w:rPrChange w:id="218" w:author="Koft" w:date="2016-10-26T18:55:00Z">
            <w:rPr>
              <w:lang w:val="en-US"/>
            </w:rPr>
          </w:rPrChange>
        </w:rPr>
        <w:instrText>-</w:instrText>
      </w:r>
      <w:r w:rsidR="00DD07AF">
        <w:rPr>
          <w:lang w:val="en-US"/>
        </w:rPr>
        <w:instrText>style</w:instrText>
      </w:r>
      <w:r w:rsidR="00071CF4" w:rsidRPr="00071CF4">
        <w:rPr>
          <w:rPrChange w:id="219" w:author="Koft" w:date="2016-10-26T18:55:00Z">
            <w:rPr>
              <w:lang w:val="en-US"/>
            </w:rPr>
          </w:rPrChange>
        </w:rPr>
        <w:instrText>-</w:instrText>
      </w:r>
      <w:r w:rsidR="00DD07AF">
        <w:rPr>
          <w:lang w:val="en-US"/>
        </w:rPr>
        <w:instrText>language</w:instrText>
      </w:r>
      <w:r w:rsidR="00071CF4" w:rsidRPr="00071CF4">
        <w:rPr>
          <w:rPrChange w:id="220" w:author="Koft" w:date="2016-10-26T18:55:00Z">
            <w:rPr>
              <w:lang w:val="en-US"/>
            </w:rPr>
          </w:rPrChange>
        </w:rPr>
        <w:instrText>/</w:instrText>
      </w:r>
      <w:r w:rsidR="00DD07AF">
        <w:rPr>
          <w:lang w:val="en-US"/>
        </w:rPr>
        <w:instrText>schema</w:instrText>
      </w:r>
      <w:r w:rsidR="00071CF4" w:rsidRPr="00071CF4">
        <w:rPr>
          <w:rPrChange w:id="221" w:author="Koft" w:date="2016-10-26T18:55:00Z">
            <w:rPr>
              <w:lang w:val="en-US"/>
            </w:rPr>
          </w:rPrChange>
        </w:rPr>
        <w:instrText>/</w:instrText>
      </w:r>
      <w:r w:rsidR="00DD07AF">
        <w:rPr>
          <w:lang w:val="en-US"/>
        </w:rPr>
        <w:instrText>raw</w:instrText>
      </w:r>
      <w:r w:rsidR="00071CF4" w:rsidRPr="00071CF4">
        <w:rPr>
          <w:rPrChange w:id="222" w:author="Koft" w:date="2016-10-26T18:55:00Z">
            <w:rPr>
              <w:lang w:val="en-US"/>
            </w:rPr>
          </w:rPrChange>
        </w:rPr>
        <w:instrText>/</w:instrText>
      </w:r>
      <w:r w:rsidR="00DD07AF">
        <w:rPr>
          <w:lang w:val="en-US"/>
        </w:rPr>
        <w:instrText>master</w:instrText>
      </w:r>
      <w:r w:rsidR="00071CF4" w:rsidRPr="00071CF4">
        <w:rPr>
          <w:rPrChange w:id="223" w:author="Koft" w:date="2016-10-26T18:55:00Z">
            <w:rPr>
              <w:lang w:val="en-US"/>
            </w:rPr>
          </w:rPrChange>
        </w:rPr>
        <w:instrText>/</w:instrText>
      </w:r>
      <w:r w:rsidR="00DD07AF">
        <w:rPr>
          <w:lang w:val="en-US"/>
        </w:rPr>
        <w:instrText>csl</w:instrText>
      </w:r>
      <w:r w:rsidR="00071CF4" w:rsidRPr="00071CF4">
        <w:rPr>
          <w:rPrChange w:id="224" w:author="Koft" w:date="2016-10-26T18:55:00Z">
            <w:rPr>
              <w:lang w:val="en-US"/>
            </w:rPr>
          </w:rPrChange>
        </w:rPr>
        <w:instrText>-</w:instrText>
      </w:r>
      <w:r w:rsidR="00DD07AF">
        <w:rPr>
          <w:lang w:val="en-US"/>
        </w:rPr>
        <w:instrText>citation</w:instrText>
      </w:r>
      <w:r w:rsidR="00071CF4" w:rsidRPr="00071CF4">
        <w:rPr>
          <w:rPrChange w:id="225" w:author="Koft" w:date="2016-10-26T18:55:00Z">
            <w:rPr>
              <w:lang w:val="en-US"/>
            </w:rPr>
          </w:rPrChange>
        </w:rPr>
        <w:instrText>.</w:instrText>
      </w:r>
      <w:r w:rsidR="00DD07AF">
        <w:rPr>
          <w:lang w:val="en-US"/>
        </w:rPr>
        <w:instrText>json</w:instrText>
      </w:r>
      <w:r w:rsidR="00071CF4" w:rsidRPr="00071CF4">
        <w:rPr>
          <w:rPrChange w:id="226" w:author="Koft" w:date="2016-10-26T18:55:00Z">
            <w:rPr>
              <w:lang w:val="en-US"/>
            </w:rPr>
          </w:rPrChange>
        </w:rPr>
        <w:instrText>" }</w:instrText>
      </w:r>
      <w:r w:rsidR="00071CF4">
        <w:rPr>
          <w:lang w:val="en-US"/>
        </w:rPr>
        <w:fldChar w:fldCharType="separate"/>
      </w:r>
      <w:r w:rsidR="00071CF4" w:rsidRPr="00071CF4">
        <w:rPr>
          <w:noProof/>
          <w:rPrChange w:id="227" w:author="Koft" w:date="2016-10-26T18:55:00Z">
            <w:rPr>
              <w:noProof/>
              <w:lang w:val="en-US"/>
            </w:rPr>
          </w:rPrChange>
        </w:rPr>
        <w:t>(</w:t>
      </w:r>
      <w:r w:rsidR="00B35F31" w:rsidRPr="009B293D">
        <w:rPr>
          <w:noProof/>
          <w:lang w:val="en-US"/>
        </w:rPr>
        <w:t>Bamidis</w:t>
      </w:r>
      <w:r w:rsidR="00071CF4" w:rsidRPr="00071CF4">
        <w:rPr>
          <w:noProof/>
          <w:rPrChange w:id="228" w:author="Koft" w:date="2016-10-26T18:55:00Z">
            <w:rPr>
              <w:noProof/>
              <w:lang w:val="en-US"/>
            </w:rPr>
          </w:rPrChange>
        </w:rPr>
        <w:t xml:space="preserve"> </w:t>
      </w:r>
      <w:r w:rsidR="00B35F31" w:rsidRPr="009B293D">
        <w:rPr>
          <w:noProof/>
          <w:lang w:val="en-US"/>
        </w:rPr>
        <w:t>et</w:t>
      </w:r>
      <w:r w:rsidR="00071CF4" w:rsidRPr="00071CF4">
        <w:rPr>
          <w:noProof/>
          <w:rPrChange w:id="229" w:author="Koft" w:date="2016-10-26T18:55:00Z">
            <w:rPr>
              <w:noProof/>
              <w:lang w:val="en-US"/>
            </w:rPr>
          </w:rPrChange>
        </w:rPr>
        <w:t xml:space="preserve"> </w:t>
      </w:r>
      <w:r w:rsidR="00B35F31" w:rsidRPr="009B293D">
        <w:rPr>
          <w:noProof/>
          <w:lang w:val="en-US"/>
        </w:rPr>
        <w:t>al</w:t>
      </w:r>
      <w:r w:rsidR="00071CF4" w:rsidRPr="00071CF4">
        <w:rPr>
          <w:noProof/>
          <w:rPrChange w:id="230" w:author="Koft" w:date="2016-10-26T18:55:00Z">
            <w:rPr>
              <w:noProof/>
              <w:lang w:val="en-US"/>
            </w:rPr>
          </w:rPrChange>
        </w:rPr>
        <w:t>., 2015)</w:t>
      </w:r>
      <w:r w:rsidR="00071CF4">
        <w:rPr>
          <w:lang w:val="en-US"/>
        </w:rPr>
        <w:fldChar w:fldCharType="end"/>
      </w:r>
      <w:r w:rsidR="00071CF4" w:rsidRPr="00071CF4">
        <w:rPr>
          <w:rPrChange w:id="231" w:author="Koft" w:date="2016-10-26T18:55:00Z">
            <w:rPr>
              <w:lang w:val="en-US"/>
            </w:rPr>
          </w:rPrChange>
        </w:rPr>
        <w:t>,</w:t>
      </w:r>
      <w:r w:rsidR="0015750F">
        <w:t>της</w:t>
      </w:r>
      <w:ins w:id="232" w:author="Koft" w:date="2016-10-26T18:55:00Z">
        <w:r w:rsidR="00071CF4" w:rsidRPr="00071CF4">
          <w:rPr>
            <w:rPrChange w:id="233" w:author="Koft" w:date="2016-10-26T18:55:00Z">
              <w:rPr>
                <w:lang w:val="en-US"/>
              </w:rPr>
            </w:rPrChange>
          </w:rPr>
          <w:t xml:space="preserve"> </w:t>
        </w:r>
      </w:ins>
      <w:r w:rsidR="0015750F">
        <w:t>κατάθλιψης</w:t>
      </w:r>
      <w:ins w:id="234" w:author="Koft" w:date="2016-10-26T18:55:00Z">
        <w:r w:rsidR="00071CF4" w:rsidRPr="00071CF4">
          <w:rPr>
            <w:rPrChange w:id="235" w:author="Koft" w:date="2016-10-26T18:55:00Z">
              <w:rPr>
                <w:lang w:val="en-US"/>
              </w:rPr>
            </w:rPrChange>
          </w:rPr>
          <w:t xml:space="preserve"> </w:t>
        </w:r>
      </w:ins>
      <w:r w:rsidR="005A4985">
        <w:t>αλλά</w:t>
      </w:r>
      <w:ins w:id="236" w:author="Koft" w:date="2016-10-26T18:55:00Z">
        <w:r w:rsidR="00071CF4" w:rsidRPr="00071CF4">
          <w:rPr>
            <w:rPrChange w:id="237" w:author="Koft" w:date="2016-10-26T18:55:00Z">
              <w:rPr>
                <w:lang w:val="en-US"/>
              </w:rPr>
            </w:rPrChange>
          </w:rPr>
          <w:t xml:space="preserve"> </w:t>
        </w:r>
      </w:ins>
      <w:r w:rsidR="005A4985">
        <w:t>και</w:t>
      </w:r>
      <w:ins w:id="238" w:author="Koft" w:date="2016-10-26T18:55:00Z">
        <w:r w:rsidR="00071CF4" w:rsidRPr="00071CF4">
          <w:rPr>
            <w:rPrChange w:id="239" w:author="Koft" w:date="2016-10-26T18:55:00Z">
              <w:rPr>
                <w:lang w:val="en-US"/>
              </w:rPr>
            </w:rPrChange>
          </w:rPr>
          <w:t xml:space="preserve"> </w:t>
        </w:r>
      </w:ins>
      <w:r w:rsidR="005A4985">
        <w:t>της</w:t>
      </w:r>
      <w:ins w:id="240" w:author="Koft" w:date="2016-10-26T18:55:00Z">
        <w:r w:rsidR="00071CF4" w:rsidRPr="00071CF4">
          <w:rPr>
            <w:rPrChange w:id="241" w:author="Koft" w:date="2016-10-26T18:55:00Z">
              <w:rPr>
                <w:lang w:val="en-US"/>
              </w:rPr>
            </w:rPrChange>
          </w:rPr>
          <w:t xml:space="preserve"> </w:t>
        </w:r>
      </w:ins>
      <w:r w:rsidR="005A4985">
        <w:t>γενικευμένης</w:t>
      </w:r>
      <w:ins w:id="242" w:author="Koft" w:date="2016-10-26T18:55:00Z">
        <w:r w:rsidR="00071CF4" w:rsidRPr="00071CF4">
          <w:rPr>
            <w:rPrChange w:id="243" w:author="Koft" w:date="2016-10-26T18:55:00Z">
              <w:rPr>
                <w:lang w:val="en-US"/>
              </w:rPr>
            </w:rPrChange>
          </w:rPr>
          <w:t xml:space="preserve"> </w:t>
        </w:r>
      </w:ins>
      <w:r w:rsidR="005A4985">
        <w:t>επιδείνωσης</w:t>
      </w:r>
      <w:ins w:id="244" w:author="Koft" w:date="2016-10-26T18:55:00Z">
        <w:r w:rsidR="00071CF4" w:rsidRPr="00071CF4">
          <w:rPr>
            <w:rPrChange w:id="245" w:author="Koft" w:date="2016-10-26T18:55:00Z">
              <w:rPr>
                <w:lang w:val="en-US"/>
              </w:rPr>
            </w:rPrChange>
          </w:rPr>
          <w:t xml:space="preserve"> </w:t>
        </w:r>
      </w:ins>
      <w:r w:rsidR="005A4985">
        <w:t>του</w:t>
      </w:r>
      <w:ins w:id="246" w:author="Koft" w:date="2016-10-26T18:55:00Z">
        <w:r w:rsidR="00071CF4" w:rsidRPr="00071CF4">
          <w:rPr>
            <w:rPrChange w:id="247" w:author="Koft" w:date="2016-10-26T18:55:00Z">
              <w:rPr>
                <w:lang w:val="en-US"/>
              </w:rPr>
            </w:rPrChange>
          </w:rPr>
          <w:t xml:space="preserve"> </w:t>
        </w:r>
      </w:ins>
      <w:r w:rsidR="00E67E51">
        <w:t>βιοτικού</w:t>
      </w:r>
      <w:ins w:id="248" w:author="Koft" w:date="2016-10-26T18:55:00Z">
        <w:r w:rsidR="00071CF4" w:rsidRPr="00071CF4">
          <w:rPr>
            <w:rPrChange w:id="249" w:author="Koft" w:date="2016-10-26T18:56:00Z">
              <w:rPr>
                <w:lang w:val="en-US"/>
              </w:rPr>
            </w:rPrChange>
          </w:rPr>
          <w:t xml:space="preserve"> </w:t>
        </w:r>
      </w:ins>
      <w:r w:rsidR="005A4985">
        <w:t>επιπέδου</w:t>
      </w:r>
      <w:r w:rsidR="00071CF4">
        <w:fldChar w:fldCharType="begin" w:fldLock="1"/>
      </w:r>
      <w:r w:rsidR="00DD07AF">
        <w:rPr>
          <w:lang w:val="en-US"/>
        </w:rPr>
        <w:instrText>ADDIN</w:instrText>
      </w:r>
      <w:r w:rsidR="00071CF4" w:rsidRPr="00071CF4">
        <w:rPr>
          <w:rPrChange w:id="250" w:author="Koft" w:date="2016-10-26T18:55:00Z">
            <w:rPr>
              <w:lang w:val="en-US"/>
            </w:rPr>
          </w:rPrChange>
        </w:rPr>
        <w:instrText xml:space="preserve"> </w:instrText>
      </w:r>
      <w:r w:rsidR="00DD07AF">
        <w:rPr>
          <w:lang w:val="en-US"/>
        </w:rPr>
        <w:instrText>CSL</w:instrText>
      </w:r>
      <w:r w:rsidR="00071CF4" w:rsidRPr="00071CF4">
        <w:rPr>
          <w:rPrChange w:id="251" w:author="Koft" w:date="2016-10-26T18:55:00Z">
            <w:rPr>
              <w:lang w:val="en-US"/>
            </w:rPr>
          </w:rPrChange>
        </w:rPr>
        <w:instrText>_</w:instrText>
      </w:r>
      <w:r w:rsidR="00DD07AF">
        <w:rPr>
          <w:lang w:val="en-US"/>
        </w:rPr>
        <w:instrText>CITATION</w:instrText>
      </w:r>
      <w:r w:rsidR="00071CF4" w:rsidRPr="00071CF4">
        <w:rPr>
          <w:rPrChange w:id="252" w:author="Koft" w:date="2016-10-26T18:55:00Z">
            <w:rPr>
              <w:lang w:val="en-US"/>
            </w:rPr>
          </w:rPrChange>
        </w:rPr>
        <w:instrText xml:space="preserve"> { "</w:instrText>
      </w:r>
      <w:r w:rsidR="00DD07AF">
        <w:rPr>
          <w:lang w:val="en-US"/>
        </w:rPr>
        <w:instrText>citationItems</w:instrText>
      </w:r>
      <w:r w:rsidR="00071CF4" w:rsidRPr="00071CF4">
        <w:rPr>
          <w:rPrChange w:id="253" w:author="Koft" w:date="2016-10-26T18:55:00Z">
            <w:rPr>
              <w:lang w:val="en-US"/>
            </w:rPr>
          </w:rPrChange>
        </w:rPr>
        <w:instrText>" : [ { "</w:instrText>
      </w:r>
      <w:r w:rsidR="00DD07AF">
        <w:rPr>
          <w:lang w:val="en-US"/>
        </w:rPr>
        <w:instrText>id</w:instrText>
      </w:r>
      <w:r w:rsidR="00071CF4" w:rsidRPr="00071CF4">
        <w:rPr>
          <w:rPrChange w:id="254" w:author="Koft" w:date="2016-10-26T18:55:00Z">
            <w:rPr>
              <w:lang w:val="en-US"/>
            </w:rPr>
          </w:rPrChange>
        </w:rPr>
        <w:instrText>" : "</w:instrText>
      </w:r>
      <w:r w:rsidR="00DD07AF">
        <w:rPr>
          <w:lang w:val="en-US"/>
        </w:rPr>
        <w:instrText>ITEM</w:instrText>
      </w:r>
      <w:r w:rsidR="00071CF4" w:rsidRPr="00071CF4">
        <w:rPr>
          <w:rPrChange w:id="255" w:author="Koft" w:date="2016-10-26T18:55:00Z">
            <w:rPr>
              <w:lang w:val="en-US"/>
            </w:rPr>
          </w:rPrChange>
        </w:rPr>
        <w:instrText>-1", "</w:instrText>
      </w:r>
      <w:r w:rsidR="00DD07AF">
        <w:rPr>
          <w:lang w:val="en-US"/>
        </w:rPr>
        <w:instrText>itemData</w:instrText>
      </w:r>
      <w:r w:rsidR="00071CF4" w:rsidRPr="00071CF4">
        <w:rPr>
          <w:rPrChange w:id="256" w:author="Koft" w:date="2016-10-26T18:55:00Z">
            <w:rPr>
              <w:lang w:val="en-US"/>
            </w:rPr>
          </w:rPrChange>
        </w:rPr>
        <w:instrText>" : { "</w:instrText>
      </w:r>
      <w:r w:rsidR="00DD07AF">
        <w:rPr>
          <w:lang w:val="en-US"/>
        </w:rPr>
        <w:instrText>DOI</w:instrText>
      </w:r>
      <w:r w:rsidR="00071CF4" w:rsidRPr="00071CF4">
        <w:rPr>
          <w:rPrChange w:id="257" w:author="Koft" w:date="2016-10-26T18:55:00Z">
            <w:rPr>
              <w:lang w:val="en-US"/>
            </w:rPr>
          </w:rPrChange>
        </w:rPr>
        <w:instrText>" : "10.1109/</w:instrText>
      </w:r>
      <w:r w:rsidR="00DD07AF">
        <w:rPr>
          <w:lang w:val="en-US"/>
        </w:rPr>
        <w:instrText>BIBE</w:instrText>
      </w:r>
      <w:r w:rsidR="00071CF4" w:rsidRPr="00071CF4">
        <w:rPr>
          <w:rPrChange w:id="258" w:author="Koft" w:date="2016-10-26T18:55:00Z">
            <w:rPr>
              <w:lang w:val="en-US"/>
            </w:rPr>
          </w:rPrChange>
        </w:rPr>
        <w:instrText>.2015.7367714", "</w:instrText>
      </w:r>
      <w:r w:rsidR="00DD07AF">
        <w:rPr>
          <w:lang w:val="en-US"/>
        </w:rPr>
        <w:instrText>ISBN</w:instrText>
      </w:r>
      <w:r w:rsidR="00071CF4" w:rsidRPr="00071CF4">
        <w:rPr>
          <w:rPrChange w:id="259" w:author="Koft" w:date="2016-10-26T18:55:00Z">
            <w:rPr>
              <w:lang w:val="en-US"/>
            </w:rPr>
          </w:rPrChange>
        </w:rPr>
        <w:instrText>" : "978-1-4673-7983-0", "</w:instrText>
      </w:r>
      <w:r w:rsidR="00DD07AF">
        <w:rPr>
          <w:lang w:val="en-US"/>
        </w:rPr>
        <w:instrText>author</w:instrText>
      </w:r>
      <w:r w:rsidR="00071CF4" w:rsidRPr="00071CF4">
        <w:rPr>
          <w:rPrChange w:id="260" w:author="Koft" w:date="2016-10-26T18:55:00Z">
            <w:rPr>
              <w:lang w:val="en-US"/>
            </w:rPr>
          </w:rPrChange>
        </w:rPr>
        <w:instrText>" : [ { "</w:instrText>
      </w:r>
      <w:r w:rsidR="00DD07AF">
        <w:rPr>
          <w:lang w:val="en-US"/>
        </w:rPr>
        <w:instrText>dropping</w:instrText>
      </w:r>
      <w:r w:rsidR="00071CF4" w:rsidRPr="00071CF4">
        <w:rPr>
          <w:rPrChange w:id="261" w:author="Koft" w:date="2016-10-26T18:55:00Z">
            <w:rPr>
              <w:lang w:val="en-US"/>
            </w:rPr>
          </w:rPrChange>
        </w:rPr>
        <w:instrText>-</w:instrText>
      </w:r>
      <w:r w:rsidR="00DD07AF">
        <w:rPr>
          <w:lang w:val="en-US"/>
        </w:rPr>
        <w:instrText>particle</w:instrText>
      </w:r>
      <w:r w:rsidR="00071CF4" w:rsidRPr="00071CF4">
        <w:rPr>
          <w:rPrChange w:id="262" w:author="Koft" w:date="2016-10-26T18:55:00Z">
            <w:rPr>
              <w:lang w:val="en-US"/>
            </w:rPr>
          </w:rPrChange>
        </w:rPr>
        <w:instrText>" : "", "</w:instrText>
      </w:r>
      <w:r w:rsidR="00DD07AF">
        <w:rPr>
          <w:lang w:val="en-US"/>
        </w:rPr>
        <w:instrText>family</w:instrText>
      </w:r>
      <w:r w:rsidR="00071CF4" w:rsidRPr="00071CF4">
        <w:rPr>
          <w:rPrChange w:id="263" w:author="Koft" w:date="2016-10-26T18:55:00Z">
            <w:rPr>
              <w:lang w:val="en-US"/>
            </w:rPr>
          </w:rPrChange>
        </w:rPr>
        <w:instrText>" : "</w:instrText>
      </w:r>
      <w:r w:rsidR="00DD07AF">
        <w:rPr>
          <w:lang w:val="en-US"/>
        </w:rPr>
        <w:instrText>Konstantinidis</w:instrText>
      </w:r>
      <w:r w:rsidR="00071CF4" w:rsidRPr="00071CF4">
        <w:rPr>
          <w:rPrChange w:id="264" w:author="Koft" w:date="2016-10-26T18:55:00Z">
            <w:rPr>
              <w:lang w:val="en-US"/>
            </w:rPr>
          </w:rPrChange>
        </w:rPr>
        <w:instrText>", "</w:instrText>
      </w:r>
      <w:r w:rsidR="00DD07AF">
        <w:rPr>
          <w:lang w:val="en-US"/>
        </w:rPr>
        <w:instrText>given</w:instrText>
      </w:r>
      <w:r w:rsidR="00071CF4" w:rsidRPr="00071CF4">
        <w:rPr>
          <w:rPrChange w:id="265" w:author="Koft" w:date="2016-10-26T18:55:00Z">
            <w:rPr>
              <w:lang w:val="en-US"/>
            </w:rPr>
          </w:rPrChange>
        </w:rPr>
        <w:instrText>" : "</w:instrText>
      </w:r>
      <w:r w:rsidR="00DD07AF">
        <w:rPr>
          <w:lang w:val="en-US"/>
        </w:rPr>
        <w:instrText>EvdokimosI</w:instrText>
      </w:r>
      <w:r w:rsidR="00071CF4" w:rsidRPr="00071CF4">
        <w:rPr>
          <w:rPrChange w:id="266" w:author="Koft" w:date="2016-10-26T18:55:00Z">
            <w:rPr>
              <w:lang w:val="en-US"/>
            </w:rPr>
          </w:rPrChange>
        </w:rPr>
        <w:instrText>.", "</w:instrText>
      </w:r>
      <w:r w:rsidR="00DD07AF">
        <w:rPr>
          <w:lang w:val="en-US"/>
        </w:rPr>
        <w:instrText>non</w:instrText>
      </w:r>
      <w:r w:rsidR="00071CF4" w:rsidRPr="00071CF4">
        <w:rPr>
          <w:rPrChange w:id="267" w:author="Koft" w:date="2016-10-26T18:55:00Z">
            <w:rPr>
              <w:lang w:val="en-US"/>
            </w:rPr>
          </w:rPrChange>
        </w:rPr>
        <w:instrText>-</w:instrText>
      </w:r>
      <w:r w:rsidR="00DD07AF">
        <w:rPr>
          <w:lang w:val="en-US"/>
        </w:rPr>
        <w:instrText>dropping</w:instrText>
      </w:r>
      <w:r w:rsidR="00071CF4" w:rsidRPr="00071CF4">
        <w:rPr>
          <w:rPrChange w:id="268" w:author="Koft" w:date="2016-10-26T18:55:00Z">
            <w:rPr>
              <w:lang w:val="en-US"/>
            </w:rPr>
          </w:rPrChange>
        </w:rPr>
        <w:instrText>-</w:instrText>
      </w:r>
      <w:r w:rsidR="00DD07AF">
        <w:rPr>
          <w:lang w:val="en-US"/>
        </w:rPr>
        <w:instrText>particle</w:instrText>
      </w:r>
      <w:r w:rsidR="00071CF4" w:rsidRPr="00071CF4">
        <w:rPr>
          <w:rPrChange w:id="269" w:author="Koft" w:date="2016-10-26T18:55:00Z">
            <w:rPr>
              <w:lang w:val="en-US"/>
            </w:rPr>
          </w:rPrChange>
        </w:rPr>
        <w:instrText>" : "", "</w:instrText>
      </w:r>
      <w:r w:rsidR="00DD07AF">
        <w:rPr>
          <w:lang w:val="en-US"/>
        </w:rPr>
        <w:instrText>parse</w:instrText>
      </w:r>
      <w:r w:rsidR="00071CF4" w:rsidRPr="00071CF4">
        <w:rPr>
          <w:rPrChange w:id="270" w:author="Koft" w:date="2016-10-26T18:55:00Z">
            <w:rPr>
              <w:lang w:val="en-US"/>
            </w:rPr>
          </w:rPrChange>
        </w:rPr>
        <w:instrText>-</w:instrText>
      </w:r>
      <w:r w:rsidR="00DD07AF">
        <w:rPr>
          <w:lang w:val="en-US"/>
        </w:rPr>
        <w:instrText>names</w:instrText>
      </w:r>
      <w:r w:rsidR="00071CF4" w:rsidRPr="00071CF4">
        <w:rPr>
          <w:rPrChange w:id="271" w:author="Koft" w:date="2016-10-26T18:55:00Z">
            <w:rPr>
              <w:lang w:val="en-US"/>
            </w:rPr>
          </w:rPrChange>
        </w:rPr>
        <w:instrText xml:space="preserve">" : </w:instrText>
      </w:r>
      <w:r w:rsidR="00DD07AF">
        <w:rPr>
          <w:lang w:val="en-US"/>
        </w:rPr>
        <w:instrText>false</w:instrText>
      </w:r>
      <w:r w:rsidR="00071CF4" w:rsidRPr="00071CF4">
        <w:rPr>
          <w:rPrChange w:id="272" w:author="Koft" w:date="2016-10-26T18:55:00Z">
            <w:rPr>
              <w:lang w:val="en-US"/>
            </w:rPr>
          </w:rPrChange>
        </w:rPr>
        <w:instrText>, "</w:instrText>
      </w:r>
      <w:r w:rsidR="00DD07AF">
        <w:rPr>
          <w:lang w:val="en-US"/>
        </w:rPr>
        <w:instrText>suffix</w:instrText>
      </w:r>
      <w:r w:rsidR="00071CF4" w:rsidRPr="00071CF4">
        <w:rPr>
          <w:rPrChange w:id="273" w:author="Koft" w:date="2016-10-26T18:55:00Z">
            <w:rPr>
              <w:lang w:val="en-US"/>
            </w:rPr>
          </w:rPrChange>
        </w:rPr>
        <w:instrText>" : "" }, { "</w:instrText>
      </w:r>
      <w:r w:rsidR="00DD07AF">
        <w:rPr>
          <w:lang w:val="en-US"/>
        </w:rPr>
        <w:instrText>dropping</w:instrText>
      </w:r>
      <w:r w:rsidR="00071CF4" w:rsidRPr="00071CF4">
        <w:rPr>
          <w:rPrChange w:id="274" w:author="Koft" w:date="2016-10-26T18:55:00Z">
            <w:rPr>
              <w:lang w:val="en-US"/>
            </w:rPr>
          </w:rPrChange>
        </w:rPr>
        <w:instrText>-</w:instrText>
      </w:r>
      <w:r w:rsidR="00DD07AF">
        <w:rPr>
          <w:lang w:val="en-US"/>
        </w:rPr>
        <w:instrText>particle</w:instrText>
      </w:r>
      <w:r w:rsidR="00071CF4" w:rsidRPr="00071CF4">
        <w:rPr>
          <w:rPrChange w:id="275" w:author="Koft" w:date="2016-10-26T18:55:00Z">
            <w:rPr>
              <w:lang w:val="en-US"/>
            </w:rPr>
          </w:rPrChange>
        </w:rPr>
        <w:instrText>" : "", "</w:instrText>
      </w:r>
      <w:r w:rsidR="00DD07AF">
        <w:rPr>
          <w:lang w:val="en-US"/>
        </w:rPr>
        <w:instrText>family</w:instrText>
      </w:r>
      <w:r w:rsidR="00071CF4" w:rsidRPr="00071CF4">
        <w:rPr>
          <w:rPrChange w:id="276" w:author="Koft" w:date="2016-10-26T18:55:00Z">
            <w:rPr>
              <w:lang w:val="en-US"/>
            </w:rPr>
          </w:rPrChange>
        </w:rPr>
        <w:instrText>" : "</w:instrText>
      </w:r>
      <w:r w:rsidR="00DD07AF">
        <w:rPr>
          <w:lang w:val="en-US"/>
        </w:rPr>
        <w:instrText>Bamidis</w:instrText>
      </w:r>
      <w:r w:rsidR="00071CF4" w:rsidRPr="00071CF4">
        <w:rPr>
          <w:rPrChange w:id="277" w:author="Koft" w:date="2016-10-26T18:55:00Z">
            <w:rPr>
              <w:lang w:val="en-US"/>
            </w:rPr>
          </w:rPrChange>
        </w:rPr>
        <w:instrText>", "</w:instrText>
      </w:r>
      <w:r w:rsidR="00DD07AF">
        <w:rPr>
          <w:lang w:val="en-US"/>
        </w:rPr>
        <w:instrText>given</w:instrText>
      </w:r>
      <w:r w:rsidR="00071CF4" w:rsidRPr="00071CF4">
        <w:rPr>
          <w:rPrChange w:id="278" w:author="Koft" w:date="2016-10-26T18:55:00Z">
            <w:rPr>
              <w:lang w:val="en-US"/>
            </w:rPr>
          </w:rPrChange>
        </w:rPr>
        <w:instrText>" : "</w:instrText>
      </w:r>
      <w:r w:rsidR="00DD07AF">
        <w:rPr>
          <w:lang w:val="en-US"/>
        </w:rPr>
        <w:instrText>PanagiotisD</w:instrText>
      </w:r>
      <w:r w:rsidR="00071CF4" w:rsidRPr="00071CF4">
        <w:rPr>
          <w:rPrChange w:id="279" w:author="Koft" w:date="2016-10-26T18:55:00Z">
            <w:rPr>
              <w:lang w:val="en-US"/>
            </w:rPr>
          </w:rPrChange>
        </w:rPr>
        <w:instrText>.", "</w:instrText>
      </w:r>
      <w:r w:rsidR="00DD07AF">
        <w:rPr>
          <w:lang w:val="en-US"/>
        </w:rPr>
        <w:instrText>non</w:instrText>
      </w:r>
      <w:r w:rsidR="00071CF4" w:rsidRPr="00071CF4">
        <w:rPr>
          <w:rPrChange w:id="280" w:author="Koft" w:date="2016-10-26T18:55:00Z">
            <w:rPr>
              <w:lang w:val="en-US"/>
            </w:rPr>
          </w:rPrChange>
        </w:rPr>
        <w:instrText>-</w:instrText>
      </w:r>
      <w:r w:rsidR="00DD07AF">
        <w:rPr>
          <w:lang w:val="en-US"/>
        </w:rPr>
        <w:instrText>dropping</w:instrText>
      </w:r>
      <w:r w:rsidR="00071CF4" w:rsidRPr="00071CF4">
        <w:rPr>
          <w:rPrChange w:id="281" w:author="Koft" w:date="2016-10-26T18:55:00Z">
            <w:rPr>
              <w:lang w:val="en-US"/>
            </w:rPr>
          </w:rPrChange>
        </w:rPr>
        <w:instrText>-</w:instrText>
      </w:r>
      <w:r w:rsidR="00DD07AF">
        <w:rPr>
          <w:lang w:val="en-US"/>
        </w:rPr>
        <w:instrText>particle</w:instrText>
      </w:r>
      <w:r w:rsidR="00071CF4" w:rsidRPr="00071CF4">
        <w:rPr>
          <w:rPrChange w:id="282" w:author="Koft" w:date="2016-10-26T18:55:00Z">
            <w:rPr>
              <w:lang w:val="en-US"/>
            </w:rPr>
          </w:rPrChange>
        </w:rPr>
        <w:instrText>" : "", "</w:instrText>
      </w:r>
      <w:r w:rsidR="00DD07AF">
        <w:rPr>
          <w:lang w:val="en-US"/>
        </w:rPr>
        <w:instrText>parse</w:instrText>
      </w:r>
      <w:r w:rsidR="00071CF4" w:rsidRPr="00071CF4">
        <w:rPr>
          <w:rPrChange w:id="283" w:author="Koft" w:date="2016-10-26T18:55:00Z">
            <w:rPr>
              <w:lang w:val="en-US"/>
            </w:rPr>
          </w:rPrChange>
        </w:rPr>
        <w:instrText>-</w:instrText>
      </w:r>
      <w:r w:rsidR="00DD07AF">
        <w:rPr>
          <w:lang w:val="en-US"/>
        </w:rPr>
        <w:instrText>names</w:instrText>
      </w:r>
      <w:r w:rsidR="00071CF4" w:rsidRPr="00071CF4">
        <w:rPr>
          <w:rPrChange w:id="284" w:author="Koft" w:date="2016-10-26T18:55:00Z">
            <w:rPr>
              <w:lang w:val="en-US"/>
            </w:rPr>
          </w:rPrChange>
        </w:rPr>
        <w:instrText xml:space="preserve">" : </w:instrText>
      </w:r>
      <w:r w:rsidR="00DD07AF">
        <w:rPr>
          <w:lang w:val="en-US"/>
        </w:rPr>
        <w:instrText>false</w:instrText>
      </w:r>
      <w:r w:rsidR="00071CF4" w:rsidRPr="00071CF4">
        <w:rPr>
          <w:rPrChange w:id="285" w:author="Koft" w:date="2016-10-26T18:55:00Z">
            <w:rPr>
              <w:lang w:val="en-US"/>
            </w:rPr>
          </w:rPrChange>
        </w:rPr>
        <w:instrText>, "</w:instrText>
      </w:r>
      <w:r w:rsidR="00DD07AF">
        <w:rPr>
          <w:lang w:val="en-US"/>
        </w:rPr>
        <w:instrText>suffix</w:instrText>
      </w:r>
      <w:r w:rsidR="00071CF4" w:rsidRPr="00071CF4">
        <w:rPr>
          <w:rPrChange w:id="286" w:author="Koft" w:date="2016-10-26T18:55:00Z">
            <w:rPr>
              <w:lang w:val="en-US"/>
            </w:rPr>
          </w:rPrChange>
        </w:rPr>
        <w:instrText>" : "" } ], "</w:instrText>
      </w:r>
      <w:r w:rsidR="00DD07AF">
        <w:rPr>
          <w:lang w:val="en-US"/>
        </w:rPr>
        <w:instrText>container</w:instrText>
      </w:r>
      <w:r w:rsidR="00071CF4" w:rsidRPr="00071CF4">
        <w:rPr>
          <w:rPrChange w:id="287" w:author="Koft" w:date="2016-10-26T18:55:00Z">
            <w:rPr>
              <w:lang w:val="en-US"/>
            </w:rPr>
          </w:rPrChange>
        </w:rPr>
        <w:instrText>-</w:instrText>
      </w:r>
      <w:r w:rsidR="00DD07AF">
        <w:rPr>
          <w:lang w:val="en-US"/>
        </w:rPr>
        <w:instrText>title</w:instrText>
      </w:r>
      <w:r w:rsidR="00071CF4" w:rsidRPr="00071CF4">
        <w:rPr>
          <w:rPrChange w:id="288" w:author="Koft" w:date="2016-10-26T18:55:00Z">
            <w:rPr>
              <w:lang w:val="en-US"/>
            </w:rPr>
          </w:rPrChange>
        </w:rPr>
        <w:instrText xml:space="preserve">" : "2015 </w:instrText>
      </w:r>
      <w:r w:rsidR="00DD07AF">
        <w:rPr>
          <w:lang w:val="en-US"/>
        </w:rPr>
        <w:instrText>IEEE</w:instrText>
      </w:r>
      <w:r w:rsidR="00071CF4" w:rsidRPr="00071CF4">
        <w:rPr>
          <w:rPrChange w:id="289" w:author="Koft" w:date="2016-10-26T18:55:00Z">
            <w:rPr>
              <w:lang w:val="en-US"/>
            </w:rPr>
          </w:rPrChange>
        </w:rPr>
        <w:instrText xml:space="preserve"> 15</w:instrText>
      </w:r>
      <w:r w:rsidR="00DD07AF">
        <w:rPr>
          <w:lang w:val="en-US"/>
        </w:rPr>
        <w:instrText>thInternationalConferenceonBioinformaticsandBioengineering</w:instrText>
      </w:r>
      <w:r w:rsidR="00071CF4" w:rsidRPr="00071CF4">
        <w:rPr>
          <w:rPrChange w:id="290" w:author="Koft" w:date="2016-10-26T18:55:00Z">
            <w:rPr>
              <w:lang w:val="en-US"/>
            </w:rPr>
          </w:rPrChange>
        </w:rPr>
        <w:instrText xml:space="preserve"> (</w:instrText>
      </w:r>
      <w:r w:rsidR="00DD07AF">
        <w:rPr>
          <w:lang w:val="en-US"/>
        </w:rPr>
        <w:instrText>BIBE</w:instrText>
      </w:r>
      <w:r w:rsidR="00071CF4" w:rsidRPr="00071CF4">
        <w:rPr>
          <w:rPrChange w:id="291" w:author="Koft" w:date="2016-10-26T18:55:00Z">
            <w:rPr>
              <w:lang w:val="en-US"/>
            </w:rPr>
          </w:rPrChange>
        </w:rPr>
        <w:instrText>)", "</w:instrText>
      </w:r>
      <w:r w:rsidR="00DD07AF">
        <w:rPr>
          <w:lang w:val="en-US"/>
        </w:rPr>
        <w:instrText>id</w:instrText>
      </w:r>
      <w:r w:rsidR="00071CF4" w:rsidRPr="00071CF4">
        <w:rPr>
          <w:rPrChange w:id="292" w:author="Koft" w:date="2016-10-26T18:55:00Z">
            <w:rPr>
              <w:lang w:val="en-US"/>
            </w:rPr>
          </w:rPrChange>
        </w:rPr>
        <w:instrText>" : "</w:instrText>
      </w:r>
      <w:r w:rsidR="00DD07AF">
        <w:rPr>
          <w:lang w:val="en-US"/>
        </w:rPr>
        <w:instrText>ITEM</w:instrText>
      </w:r>
      <w:r w:rsidR="00071CF4" w:rsidRPr="00071CF4">
        <w:rPr>
          <w:rPrChange w:id="293" w:author="Koft" w:date="2016-10-26T18:55:00Z">
            <w:rPr>
              <w:lang w:val="en-US"/>
            </w:rPr>
          </w:rPrChange>
        </w:rPr>
        <w:instrText>-1", "</w:instrText>
      </w:r>
      <w:r w:rsidR="00DD07AF">
        <w:rPr>
          <w:lang w:val="en-US"/>
        </w:rPr>
        <w:instrText>issued</w:instrText>
      </w:r>
      <w:r w:rsidR="00071CF4" w:rsidRPr="00071CF4">
        <w:rPr>
          <w:rPrChange w:id="294" w:author="Koft" w:date="2016-10-26T18:55:00Z">
            <w:rPr>
              <w:lang w:val="en-US"/>
            </w:rPr>
          </w:rPrChange>
        </w:rPr>
        <w:instrText>" : { "</w:instrText>
      </w:r>
      <w:r w:rsidR="00DD07AF">
        <w:rPr>
          <w:lang w:val="en-US"/>
        </w:rPr>
        <w:instrText>date</w:instrText>
      </w:r>
      <w:r w:rsidR="00071CF4" w:rsidRPr="00071CF4">
        <w:rPr>
          <w:rPrChange w:id="295" w:author="Koft" w:date="2016-10-26T18:55:00Z">
            <w:rPr>
              <w:lang w:val="en-US"/>
            </w:rPr>
          </w:rPrChange>
        </w:rPr>
        <w:instrText>-</w:instrText>
      </w:r>
      <w:r w:rsidR="00DD07AF">
        <w:rPr>
          <w:lang w:val="en-US"/>
        </w:rPr>
        <w:instrText>parts</w:instrText>
      </w:r>
      <w:r w:rsidR="00071CF4" w:rsidRPr="00071CF4">
        <w:rPr>
          <w:rPrChange w:id="296" w:author="Koft" w:date="2016-10-26T18:55:00Z">
            <w:rPr>
              <w:lang w:val="en-US"/>
            </w:rPr>
          </w:rPrChange>
        </w:rPr>
        <w:instrText>" : [ [ "2015", "11" ] ] }, "</w:instrText>
      </w:r>
      <w:r w:rsidR="00DD07AF">
        <w:rPr>
          <w:lang w:val="en-US"/>
        </w:rPr>
        <w:instrText>page</w:instrText>
      </w:r>
      <w:r w:rsidR="00071CF4" w:rsidRPr="00071CF4">
        <w:rPr>
          <w:rPrChange w:id="297" w:author="Koft" w:date="2016-10-26T18:55:00Z">
            <w:rPr>
              <w:lang w:val="en-US"/>
            </w:rPr>
          </w:rPrChange>
        </w:rPr>
        <w:instrText>" : "1-6", "</w:instrText>
      </w:r>
      <w:r w:rsidR="00DD07AF">
        <w:rPr>
          <w:lang w:val="en-US"/>
        </w:rPr>
        <w:instrText>publisher</w:instrText>
      </w:r>
      <w:r w:rsidR="00071CF4" w:rsidRPr="00071CF4">
        <w:rPr>
          <w:rPrChange w:id="298" w:author="Koft" w:date="2016-10-26T18:55:00Z">
            <w:rPr>
              <w:lang w:val="en-US"/>
            </w:rPr>
          </w:rPrChange>
        </w:rPr>
        <w:instrText>" : "</w:instrText>
      </w:r>
      <w:r w:rsidR="00DD07AF">
        <w:rPr>
          <w:lang w:val="en-US"/>
        </w:rPr>
        <w:instrText>IEEE</w:instrText>
      </w:r>
      <w:r w:rsidR="00071CF4" w:rsidRPr="00071CF4">
        <w:rPr>
          <w:rPrChange w:id="299" w:author="Koft" w:date="2016-10-26T18:55:00Z">
            <w:rPr>
              <w:lang w:val="en-US"/>
            </w:rPr>
          </w:rPrChange>
        </w:rPr>
        <w:instrText>", "</w:instrText>
      </w:r>
      <w:r w:rsidR="00DD07AF">
        <w:rPr>
          <w:lang w:val="en-US"/>
        </w:rPr>
        <w:instrText>publisher</w:instrText>
      </w:r>
      <w:r w:rsidR="00071CF4" w:rsidRPr="00071CF4">
        <w:rPr>
          <w:rPrChange w:id="300" w:author="Koft" w:date="2016-10-26T18:55:00Z">
            <w:rPr>
              <w:lang w:val="en-US"/>
            </w:rPr>
          </w:rPrChange>
        </w:rPr>
        <w:instrText>-</w:instrText>
      </w:r>
      <w:r w:rsidR="00DD07AF">
        <w:rPr>
          <w:lang w:val="en-US"/>
        </w:rPr>
        <w:instrText>place</w:instrText>
      </w:r>
      <w:r w:rsidR="00071CF4" w:rsidRPr="00071CF4">
        <w:rPr>
          <w:rPrChange w:id="301" w:author="Koft" w:date="2016-10-26T18:55:00Z">
            <w:rPr>
              <w:lang w:val="en-US"/>
            </w:rPr>
          </w:rPrChange>
        </w:rPr>
        <w:instrText>" : "</w:instrText>
      </w:r>
      <w:r w:rsidR="00DD07AF">
        <w:rPr>
          <w:lang w:val="en-US"/>
        </w:rPr>
        <w:instrText>Belgrade</w:instrText>
      </w:r>
      <w:r w:rsidR="00071CF4" w:rsidRPr="00071CF4">
        <w:rPr>
          <w:rPrChange w:id="302" w:author="Koft" w:date="2016-10-26T18:55:00Z">
            <w:rPr>
              <w:lang w:val="en-US"/>
            </w:rPr>
          </w:rPrChange>
        </w:rPr>
        <w:instrText xml:space="preserve">, </w:instrText>
      </w:r>
      <w:r w:rsidR="00DD07AF">
        <w:rPr>
          <w:lang w:val="en-US"/>
        </w:rPr>
        <w:instrText>Serbia</w:instrText>
      </w:r>
      <w:r w:rsidR="00071CF4" w:rsidRPr="00071CF4">
        <w:rPr>
          <w:rPrChange w:id="303" w:author="Koft" w:date="2016-10-26T18:55:00Z">
            <w:rPr>
              <w:lang w:val="en-US"/>
            </w:rPr>
          </w:rPrChange>
        </w:rPr>
        <w:instrText>", "</w:instrText>
      </w:r>
      <w:r w:rsidR="00DD07AF">
        <w:rPr>
          <w:lang w:val="en-US"/>
        </w:rPr>
        <w:instrText>title</w:instrText>
      </w:r>
      <w:r w:rsidR="00071CF4" w:rsidRPr="00071CF4">
        <w:rPr>
          <w:rPrChange w:id="304" w:author="Koft" w:date="2016-10-26T18:55:00Z">
            <w:rPr>
              <w:lang w:val="en-US"/>
            </w:rPr>
          </w:rPrChange>
        </w:rPr>
        <w:instrText>" : "</w:instrText>
      </w:r>
      <w:r w:rsidR="00DD07AF">
        <w:rPr>
          <w:lang w:val="en-US"/>
        </w:rPr>
        <w:instrText>Densitybasedclusteringonindoorkinectlocationtracking</w:instrText>
      </w:r>
      <w:r w:rsidR="00071CF4" w:rsidRPr="00071CF4">
        <w:rPr>
          <w:rPrChange w:id="305" w:author="Koft" w:date="2016-10-26T18:55:00Z">
            <w:rPr>
              <w:lang w:val="en-US"/>
            </w:rPr>
          </w:rPrChange>
        </w:rPr>
        <w:instrText xml:space="preserve">: </w:instrText>
      </w:r>
      <w:r w:rsidR="00DD07AF">
        <w:rPr>
          <w:lang w:val="en-US"/>
        </w:rPr>
        <w:instrText>Anewwaytoexploitactiveandhealthyaginglivinglabdatasets</w:instrText>
      </w:r>
      <w:r w:rsidR="00071CF4" w:rsidRPr="00071CF4">
        <w:rPr>
          <w:rPrChange w:id="306" w:author="Koft" w:date="2016-10-26T18:55:00Z">
            <w:rPr>
              <w:lang w:val="en-US"/>
            </w:rPr>
          </w:rPrChange>
        </w:rPr>
        <w:instrText>", "</w:instrText>
      </w:r>
      <w:r w:rsidR="00DD07AF">
        <w:rPr>
          <w:lang w:val="en-US"/>
        </w:rPr>
        <w:instrText>type</w:instrText>
      </w:r>
      <w:r w:rsidR="00071CF4" w:rsidRPr="00071CF4">
        <w:rPr>
          <w:rPrChange w:id="307" w:author="Koft" w:date="2016-10-26T18:55:00Z">
            <w:rPr>
              <w:lang w:val="en-US"/>
            </w:rPr>
          </w:rPrChange>
        </w:rPr>
        <w:instrText>" : "</w:instrText>
      </w:r>
      <w:r w:rsidR="00DD07AF">
        <w:rPr>
          <w:lang w:val="en-US"/>
        </w:rPr>
        <w:instrText>paper</w:instrText>
      </w:r>
      <w:r w:rsidR="00071CF4" w:rsidRPr="00071CF4">
        <w:rPr>
          <w:rPrChange w:id="308" w:author="Koft" w:date="2016-10-26T18:55:00Z">
            <w:rPr>
              <w:lang w:val="en-US"/>
            </w:rPr>
          </w:rPrChange>
        </w:rPr>
        <w:instrText>-</w:instrText>
      </w:r>
      <w:r w:rsidR="00DD07AF">
        <w:rPr>
          <w:lang w:val="en-US"/>
        </w:rPr>
        <w:instrText>conference</w:instrText>
      </w:r>
      <w:r w:rsidR="00071CF4" w:rsidRPr="00071CF4">
        <w:rPr>
          <w:rPrChange w:id="309" w:author="Koft" w:date="2016-10-26T18:55:00Z">
            <w:rPr>
              <w:lang w:val="en-US"/>
            </w:rPr>
          </w:rPrChange>
        </w:rPr>
        <w:instrText>" }, "</w:instrText>
      </w:r>
      <w:r w:rsidR="00DD07AF">
        <w:rPr>
          <w:lang w:val="en-US"/>
        </w:rPr>
        <w:instrText>uris</w:instrText>
      </w:r>
      <w:r w:rsidR="00071CF4" w:rsidRPr="00071CF4">
        <w:rPr>
          <w:rPrChange w:id="310" w:author="Koft" w:date="2016-10-26T18:55:00Z">
            <w:rPr>
              <w:lang w:val="en-US"/>
            </w:rPr>
          </w:rPrChange>
        </w:rPr>
        <w:instrText>" : [ "</w:instrText>
      </w:r>
      <w:r w:rsidR="00DD07AF">
        <w:rPr>
          <w:lang w:val="en-US"/>
        </w:rPr>
        <w:instrText>http</w:instrText>
      </w:r>
      <w:r w:rsidR="00071CF4" w:rsidRPr="00071CF4">
        <w:rPr>
          <w:rPrChange w:id="311" w:author="Koft" w:date="2016-10-26T18:55:00Z">
            <w:rPr>
              <w:lang w:val="en-US"/>
            </w:rPr>
          </w:rPrChange>
        </w:rPr>
        <w:instrText>://</w:instrText>
      </w:r>
      <w:r w:rsidR="00DD07AF">
        <w:rPr>
          <w:lang w:val="en-US"/>
        </w:rPr>
        <w:instrText>www</w:instrText>
      </w:r>
      <w:r w:rsidR="00071CF4" w:rsidRPr="00071CF4">
        <w:rPr>
          <w:rPrChange w:id="312" w:author="Koft" w:date="2016-10-26T18:55:00Z">
            <w:rPr>
              <w:lang w:val="en-US"/>
            </w:rPr>
          </w:rPrChange>
        </w:rPr>
        <w:instrText>.</w:instrText>
      </w:r>
      <w:r w:rsidR="00DD07AF">
        <w:rPr>
          <w:lang w:val="en-US"/>
        </w:rPr>
        <w:instrText>mendeley</w:instrText>
      </w:r>
      <w:r w:rsidR="00071CF4" w:rsidRPr="00071CF4">
        <w:rPr>
          <w:rPrChange w:id="313" w:author="Koft" w:date="2016-10-26T18:55:00Z">
            <w:rPr>
              <w:lang w:val="en-US"/>
            </w:rPr>
          </w:rPrChange>
        </w:rPr>
        <w:instrText>.</w:instrText>
      </w:r>
      <w:r w:rsidR="00DD07AF">
        <w:rPr>
          <w:lang w:val="en-US"/>
        </w:rPr>
        <w:instrText>com</w:instrText>
      </w:r>
      <w:r w:rsidR="00071CF4" w:rsidRPr="00071CF4">
        <w:rPr>
          <w:rPrChange w:id="314" w:author="Koft" w:date="2016-10-26T18:55:00Z">
            <w:rPr>
              <w:lang w:val="en-US"/>
            </w:rPr>
          </w:rPrChange>
        </w:rPr>
        <w:instrText>/</w:instrText>
      </w:r>
      <w:r w:rsidR="00DD07AF">
        <w:rPr>
          <w:lang w:val="en-US"/>
        </w:rPr>
        <w:instrText>documents</w:instrText>
      </w:r>
      <w:r w:rsidR="00071CF4" w:rsidRPr="00071CF4">
        <w:rPr>
          <w:rPrChange w:id="315" w:author="Koft" w:date="2016-10-26T18:55:00Z">
            <w:rPr>
              <w:lang w:val="en-US"/>
            </w:rPr>
          </w:rPrChange>
        </w:rPr>
        <w:instrText>/?</w:instrText>
      </w:r>
      <w:r w:rsidR="00DD07AF">
        <w:rPr>
          <w:lang w:val="en-US"/>
        </w:rPr>
        <w:instrText>uuid</w:instrText>
      </w:r>
      <w:r w:rsidR="00071CF4" w:rsidRPr="00071CF4">
        <w:rPr>
          <w:rPrChange w:id="316" w:author="Koft" w:date="2016-10-26T18:55:00Z">
            <w:rPr>
              <w:lang w:val="en-US"/>
            </w:rPr>
          </w:rPrChange>
        </w:rPr>
        <w:instrText>=0</w:instrText>
      </w:r>
      <w:r w:rsidR="00DD07AF">
        <w:rPr>
          <w:lang w:val="en-US"/>
        </w:rPr>
        <w:instrText>ccd</w:instrText>
      </w:r>
      <w:r w:rsidR="00071CF4" w:rsidRPr="00071CF4">
        <w:rPr>
          <w:rPrChange w:id="317" w:author="Koft" w:date="2016-10-26T18:55:00Z">
            <w:rPr>
              <w:lang w:val="en-US"/>
            </w:rPr>
          </w:rPrChange>
        </w:rPr>
        <w:instrText>71</w:instrText>
      </w:r>
      <w:r w:rsidR="00DD07AF">
        <w:rPr>
          <w:lang w:val="en-US"/>
        </w:rPr>
        <w:instrText>dd</w:instrText>
      </w:r>
      <w:r w:rsidR="00071CF4" w:rsidRPr="00071CF4">
        <w:rPr>
          <w:rPrChange w:id="318" w:author="Koft" w:date="2016-10-26T18:55:00Z">
            <w:rPr>
              <w:lang w:val="en-US"/>
            </w:rPr>
          </w:rPrChange>
        </w:rPr>
        <w:instrText>-</w:instrText>
      </w:r>
      <w:r w:rsidR="00DD07AF">
        <w:rPr>
          <w:lang w:val="en-US"/>
        </w:rPr>
        <w:instrText>f</w:instrText>
      </w:r>
      <w:r w:rsidR="00071CF4" w:rsidRPr="00071CF4">
        <w:rPr>
          <w:rPrChange w:id="319" w:author="Koft" w:date="2016-10-26T18:55:00Z">
            <w:rPr>
              <w:lang w:val="en-US"/>
            </w:rPr>
          </w:rPrChange>
        </w:rPr>
        <w:instrText>34</w:instrText>
      </w:r>
      <w:r w:rsidR="00DD07AF">
        <w:rPr>
          <w:lang w:val="en-US"/>
        </w:rPr>
        <w:instrText>f</w:instrText>
      </w:r>
      <w:r w:rsidR="00071CF4" w:rsidRPr="00071CF4">
        <w:rPr>
          <w:rPrChange w:id="320" w:author="Koft" w:date="2016-10-26T18:55:00Z">
            <w:rPr>
              <w:lang w:val="en-US"/>
            </w:rPr>
          </w:rPrChange>
        </w:rPr>
        <w:instrText>-43</w:instrText>
      </w:r>
      <w:r w:rsidR="00DD07AF">
        <w:rPr>
          <w:lang w:val="en-US"/>
        </w:rPr>
        <w:instrText>cf</w:instrText>
      </w:r>
      <w:r w:rsidR="00071CF4" w:rsidRPr="00071CF4">
        <w:rPr>
          <w:rPrChange w:id="321" w:author="Koft" w:date="2016-10-26T18:55:00Z">
            <w:rPr>
              <w:lang w:val="en-US"/>
            </w:rPr>
          </w:rPrChange>
        </w:rPr>
        <w:instrText>-9434-237834</w:instrText>
      </w:r>
      <w:r w:rsidR="00DD07AF">
        <w:rPr>
          <w:lang w:val="en-US"/>
        </w:rPr>
        <w:instrText>b</w:instrText>
      </w:r>
      <w:r w:rsidR="00071CF4" w:rsidRPr="00071CF4">
        <w:rPr>
          <w:rPrChange w:id="322" w:author="Koft" w:date="2016-10-26T18:55:00Z">
            <w:rPr>
              <w:lang w:val="en-US"/>
            </w:rPr>
          </w:rPrChange>
        </w:rPr>
        <w:instrText>5</w:instrText>
      </w:r>
      <w:r w:rsidR="00DD07AF">
        <w:rPr>
          <w:lang w:val="en-US"/>
        </w:rPr>
        <w:instrText>c</w:instrText>
      </w:r>
      <w:r w:rsidR="00071CF4" w:rsidRPr="00071CF4">
        <w:rPr>
          <w:rPrChange w:id="323" w:author="Koft" w:date="2016-10-26T18:55:00Z">
            <w:rPr>
              <w:lang w:val="en-US"/>
            </w:rPr>
          </w:rPrChange>
        </w:rPr>
        <w:instrText>0</w:instrText>
      </w:r>
      <w:r w:rsidR="00DD07AF">
        <w:rPr>
          <w:lang w:val="en-US"/>
        </w:rPr>
        <w:instrText>a</w:instrText>
      </w:r>
      <w:r w:rsidR="00071CF4" w:rsidRPr="00071CF4">
        <w:rPr>
          <w:rPrChange w:id="324" w:author="Koft" w:date="2016-10-26T18:55:00Z">
            <w:rPr>
              <w:lang w:val="en-US"/>
            </w:rPr>
          </w:rPrChange>
        </w:rPr>
        <w:instrText>8", "</w:instrText>
      </w:r>
      <w:r w:rsidR="00DD07AF">
        <w:rPr>
          <w:lang w:val="en-US"/>
        </w:rPr>
        <w:instrText>http</w:instrText>
      </w:r>
      <w:r w:rsidR="00071CF4" w:rsidRPr="00071CF4">
        <w:rPr>
          <w:rPrChange w:id="325" w:author="Koft" w:date="2016-10-26T18:55:00Z">
            <w:rPr>
              <w:lang w:val="en-US"/>
            </w:rPr>
          </w:rPrChange>
        </w:rPr>
        <w:instrText>://</w:instrText>
      </w:r>
      <w:r w:rsidR="00DD07AF">
        <w:rPr>
          <w:lang w:val="en-US"/>
        </w:rPr>
        <w:instrText>www</w:instrText>
      </w:r>
      <w:r w:rsidR="00071CF4" w:rsidRPr="00071CF4">
        <w:rPr>
          <w:rPrChange w:id="326" w:author="Koft" w:date="2016-10-26T18:55:00Z">
            <w:rPr>
              <w:lang w:val="en-US"/>
            </w:rPr>
          </w:rPrChange>
        </w:rPr>
        <w:instrText>.</w:instrText>
      </w:r>
      <w:r w:rsidR="00DD07AF">
        <w:rPr>
          <w:lang w:val="en-US"/>
        </w:rPr>
        <w:instrText>mendeley</w:instrText>
      </w:r>
      <w:r w:rsidR="00071CF4" w:rsidRPr="00071CF4">
        <w:rPr>
          <w:rPrChange w:id="327" w:author="Koft" w:date="2016-10-26T18:55:00Z">
            <w:rPr>
              <w:lang w:val="en-US"/>
            </w:rPr>
          </w:rPrChange>
        </w:rPr>
        <w:instrText>.</w:instrText>
      </w:r>
      <w:r w:rsidR="00DD07AF">
        <w:rPr>
          <w:lang w:val="en-US"/>
        </w:rPr>
        <w:instrText>com</w:instrText>
      </w:r>
      <w:r w:rsidR="00071CF4" w:rsidRPr="00071CF4">
        <w:rPr>
          <w:rPrChange w:id="328" w:author="Koft" w:date="2016-10-26T18:55:00Z">
            <w:rPr>
              <w:lang w:val="en-US"/>
            </w:rPr>
          </w:rPrChange>
        </w:rPr>
        <w:instrText>/</w:instrText>
      </w:r>
      <w:r w:rsidR="00DD07AF">
        <w:rPr>
          <w:lang w:val="en-US"/>
        </w:rPr>
        <w:instrText>documents</w:instrText>
      </w:r>
      <w:r w:rsidR="00071CF4" w:rsidRPr="00071CF4">
        <w:rPr>
          <w:rPrChange w:id="329" w:author="Koft" w:date="2016-10-26T18:55:00Z">
            <w:rPr>
              <w:lang w:val="en-US"/>
            </w:rPr>
          </w:rPrChange>
        </w:rPr>
        <w:instrText>/?</w:instrText>
      </w:r>
      <w:r w:rsidR="00DD07AF">
        <w:rPr>
          <w:lang w:val="en-US"/>
        </w:rPr>
        <w:instrText>uuid</w:instrText>
      </w:r>
      <w:r w:rsidR="00071CF4" w:rsidRPr="00071CF4">
        <w:rPr>
          <w:rPrChange w:id="330" w:author="Koft" w:date="2016-10-26T18:55:00Z">
            <w:rPr>
              <w:lang w:val="en-US"/>
            </w:rPr>
          </w:rPrChange>
        </w:rPr>
        <w:instrText>=46</w:instrText>
      </w:r>
      <w:r w:rsidR="00DD07AF">
        <w:rPr>
          <w:lang w:val="en-US"/>
        </w:rPr>
        <w:instrText>c</w:instrText>
      </w:r>
      <w:r w:rsidR="00071CF4" w:rsidRPr="00071CF4">
        <w:rPr>
          <w:rPrChange w:id="331" w:author="Koft" w:date="2016-10-26T18:55:00Z">
            <w:rPr>
              <w:lang w:val="en-US"/>
            </w:rPr>
          </w:rPrChange>
        </w:rPr>
        <w:instrText>2929</w:instrText>
      </w:r>
      <w:r w:rsidR="00DD07AF">
        <w:rPr>
          <w:lang w:val="en-US"/>
        </w:rPr>
        <w:instrText>c</w:instrText>
      </w:r>
      <w:r w:rsidR="00071CF4" w:rsidRPr="00071CF4">
        <w:rPr>
          <w:rPrChange w:id="332" w:author="Koft" w:date="2016-10-26T18:55:00Z">
            <w:rPr>
              <w:lang w:val="en-US"/>
            </w:rPr>
          </w:rPrChange>
        </w:rPr>
        <w:instrText>-</w:instrText>
      </w:r>
      <w:r w:rsidR="00DD07AF">
        <w:rPr>
          <w:lang w:val="en-US"/>
        </w:rPr>
        <w:instrText>e</w:instrText>
      </w:r>
      <w:r w:rsidR="00071CF4" w:rsidRPr="00071CF4">
        <w:rPr>
          <w:rPrChange w:id="333" w:author="Koft" w:date="2016-10-26T18:55:00Z">
            <w:rPr>
              <w:lang w:val="en-US"/>
            </w:rPr>
          </w:rPrChange>
        </w:rPr>
        <w:instrText>096-4</w:instrText>
      </w:r>
      <w:r w:rsidR="00DD07AF">
        <w:rPr>
          <w:lang w:val="en-US"/>
        </w:rPr>
        <w:instrText>ab</w:instrText>
      </w:r>
      <w:r w:rsidR="00071CF4" w:rsidRPr="00071CF4">
        <w:rPr>
          <w:rPrChange w:id="334" w:author="Koft" w:date="2016-10-26T18:55:00Z">
            <w:rPr>
              <w:lang w:val="en-US"/>
            </w:rPr>
          </w:rPrChange>
        </w:rPr>
        <w:instrText>5-9</w:instrText>
      </w:r>
      <w:r w:rsidR="00DD07AF">
        <w:rPr>
          <w:lang w:val="en-US"/>
        </w:rPr>
        <w:instrText>d</w:instrText>
      </w:r>
      <w:r w:rsidR="00071CF4" w:rsidRPr="00071CF4">
        <w:rPr>
          <w:rPrChange w:id="335" w:author="Koft" w:date="2016-10-26T18:55:00Z">
            <w:rPr>
              <w:lang w:val="en-US"/>
            </w:rPr>
          </w:rPrChange>
        </w:rPr>
        <w:instrText>79-919</w:instrText>
      </w:r>
      <w:r w:rsidR="00DD07AF">
        <w:rPr>
          <w:lang w:val="en-US"/>
        </w:rPr>
        <w:instrText>b</w:instrText>
      </w:r>
      <w:r w:rsidR="00071CF4" w:rsidRPr="00071CF4">
        <w:rPr>
          <w:rPrChange w:id="336" w:author="Koft" w:date="2016-10-26T18:55:00Z">
            <w:rPr>
              <w:lang w:val="en-US"/>
            </w:rPr>
          </w:rPrChange>
        </w:rPr>
        <w:instrText>34</w:instrText>
      </w:r>
      <w:r w:rsidR="00DD07AF">
        <w:rPr>
          <w:lang w:val="en-US"/>
        </w:rPr>
        <w:instrText>c</w:instrText>
      </w:r>
      <w:r w:rsidR="00071CF4" w:rsidRPr="00071CF4">
        <w:rPr>
          <w:rPrChange w:id="337" w:author="Koft" w:date="2016-10-26T18:55:00Z">
            <w:rPr>
              <w:lang w:val="en-US"/>
            </w:rPr>
          </w:rPrChange>
        </w:rPr>
        <w:instrText>5</w:instrText>
      </w:r>
      <w:r w:rsidR="00DD07AF">
        <w:rPr>
          <w:lang w:val="en-US"/>
        </w:rPr>
        <w:instrText>b</w:instrText>
      </w:r>
      <w:r w:rsidR="00071CF4" w:rsidRPr="00071CF4">
        <w:rPr>
          <w:rPrChange w:id="338" w:author="Koft" w:date="2016-10-26T18:55:00Z">
            <w:rPr>
              <w:lang w:val="en-US"/>
            </w:rPr>
          </w:rPrChange>
        </w:rPr>
        <w:instrText>982" ] } ], "</w:instrText>
      </w:r>
      <w:r w:rsidR="00DD07AF">
        <w:rPr>
          <w:lang w:val="en-US"/>
        </w:rPr>
        <w:instrText>mendeley</w:instrText>
      </w:r>
      <w:r w:rsidR="00071CF4" w:rsidRPr="00071CF4">
        <w:rPr>
          <w:rPrChange w:id="339" w:author="Koft" w:date="2016-10-26T18:55:00Z">
            <w:rPr>
              <w:lang w:val="en-US"/>
            </w:rPr>
          </w:rPrChange>
        </w:rPr>
        <w:instrText>" : { "</w:instrText>
      </w:r>
      <w:r w:rsidR="00DD07AF">
        <w:rPr>
          <w:lang w:val="en-US"/>
        </w:rPr>
        <w:instrText>formattedCitation</w:instrText>
      </w:r>
      <w:r w:rsidR="00071CF4" w:rsidRPr="00071CF4">
        <w:rPr>
          <w:rPrChange w:id="340" w:author="Koft" w:date="2016-10-26T18:55:00Z">
            <w:rPr>
              <w:lang w:val="en-US"/>
            </w:rPr>
          </w:rPrChange>
        </w:rPr>
        <w:instrText>" : "(</w:instrText>
      </w:r>
      <w:r w:rsidR="00DD07AF">
        <w:rPr>
          <w:lang w:val="en-US"/>
        </w:rPr>
        <w:instrText>E</w:instrText>
      </w:r>
      <w:r w:rsidR="00071CF4" w:rsidRPr="00071CF4">
        <w:rPr>
          <w:rPrChange w:id="341" w:author="Koft" w:date="2016-10-26T18:55:00Z">
            <w:rPr>
              <w:lang w:val="en-US"/>
            </w:rPr>
          </w:rPrChange>
        </w:rPr>
        <w:instrText xml:space="preserve">. </w:instrText>
      </w:r>
      <w:r w:rsidR="00DD07AF">
        <w:rPr>
          <w:lang w:val="en-US"/>
        </w:rPr>
        <w:instrText>Konstantinidis</w:instrText>
      </w:r>
      <w:r w:rsidR="00071CF4" w:rsidRPr="00071CF4">
        <w:rPr>
          <w:rPrChange w:id="342" w:author="Koft" w:date="2016-10-26T18:55:00Z">
            <w:rPr>
              <w:lang w:val="en-US"/>
            </w:rPr>
          </w:rPrChange>
        </w:rPr>
        <w:instrText xml:space="preserve"> &amp; </w:instrText>
      </w:r>
      <w:r w:rsidR="00DD07AF">
        <w:rPr>
          <w:lang w:val="en-US"/>
        </w:rPr>
        <w:instrText>Bamidis</w:instrText>
      </w:r>
      <w:r w:rsidR="00071CF4" w:rsidRPr="00071CF4">
        <w:rPr>
          <w:rPrChange w:id="343" w:author="Koft" w:date="2016-10-26T18:55:00Z">
            <w:rPr>
              <w:lang w:val="en-US"/>
            </w:rPr>
          </w:rPrChange>
        </w:rPr>
        <w:instrText>, 2015)", "</w:instrText>
      </w:r>
      <w:r w:rsidR="00DD07AF">
        <w:rPr>
          <w:lang w:val="en-US"/>
        </w:rPr>
        <w:instrText>plainTextFormattedCitation</w:instrText>
      </w:r>
      <w:r w:rsidR="00071CF4" w:rsidRPr="00071CF4">
        <w:rPr>
          <w:rPrChange w:id="344" w:author="Koft" w:date="2016-10-26T18:55:00Z">
            <w:rPr>
              <w:lang w:val="en-US"/>
            </w:rPr>
          </w:rPrChange>
        </w:rPr>
        <w:instrText>" : "(</w:instrText>
      </w:r>
      <w:r w:rsidR="00DD07AF">
        <w:rPr>
          <w:lang w:val="en-US"/>
        </w:rPr>
        <w:instrText>E</w:instrText>
      </w:r>
      <w:r w:rsidR="00071CF4" w:rsidRPr="00071CF4">
        <w:rPr>
          <w:rPrChange w:id="345" w:author="Koft" w:date="2016-10-26T18:55:00Z">
            <w:rPr>
              <w:lang w:val="en-US"/>
            </w:rPr>
          </w:rPrChange>
        </w:rPr>
        <w:instrText xml:space="preserve">. </w:instrText>
      </w:r>
      <w:r w:rsidR="00DD07AF">
        <w:rPr>
          <w:lang w:val="en-US"/>
        </w:rPr>
        <w:instrText>Konstantinidis</w:instrText>
      </w:r>
      <w:r w:rsidR="00071CF4" w:rsidRPr="00071CF4">
        <w:rPr>
          <w:rPrChange w:id="346" w:author="Koft" w:date="2016-10-26T18:55:00Z">
            <w:rPr>
              <w:lang w:val="en-US"/>
            </w:rPr>
          </w:rPrChange>
        </w:rPr>
        <w:instrText xml:space="preserve"> &amp; </w:instrText>
      </w:r>
      <w:r w:rsidR="00DD07AF">
        <w:rPr>
          <w:lang w:val="en-US"/>
        </w:rPr>
        <w:instrText>Bamidis</w:instrText>
      </w:r>
      <w:r w:rsidR="00071CF4" w:rsidRPr="00071CF4">
        <w:rPr>
          <w:rPrChange w:id="347" w:author="Koft" w:date="2016-10-26T18:55:00Z">
            <w:rPr>
              <w:lang w:val="en-US"/>
            </w:rPr>
          </w:rPrChange>
        </w:rPr>
        <w:instrText>, 2015)", "</w:instrText>
      </w:r>
      <w:r w:rsidR="00DD07AF">
        <w:rPr>
          <w:lang w:val="en-US"/>
        </w:rPr>
        <w:instrText>previouslyFormattedCitation</w:instrText>
      </w:r>
      <w:r w:rsidR="00071CF4" w:rsidRPr="00071CF4">
        <w:rPr>
          <w:rPrChange w:id="348" w:author="Koft" w:date="2016-10-26T18:55:00Z">
            <w:rPr>
              <w:lang w:val="en-US"/>
            </w:rPr>
          </w:rPrChange>
        </w:rPr>
        <w:instrText>" : "(</w:instrText>
      </w:r>
      <w:r w:rsidR="00DD07AF">
        <w:rPr>
          <w:lang w:val="en-US"/>
        </w:rPr>
        <w:instrText>E</w:instrText>
      </w:r>
      <w:r w:rsidR="00071CF4" w:rsidRPr="00071CF4">
        <w:rPr>
          <w:rPrChange w:id="349" w:author="Koft" w:date="2016-10-26T18:55:00Z">
            <w:rPr>
              <w:lang w:val="en-US"/>
            </w:rPr>
          </w:rPrChange>
        </w:rPr>
        <w:instrText xml:space="preserve">. </w:instrText>
      </w:r>
      <w:r w:rsidR="00DD07AF">
        <w:rPr>
          <w:lang w:val="en-US"/>
        </w:rPr>
        <w:instrText>Konstantinidis</w:instrText>
      </w:r>
      <w:r w:rsidR="00071CF4" w:rsidRPr="00071CF4">
        <w:rPr>
          <w:rPrChange w:id="350" w:author="Koft" w:date="2016-10-26T18:55:00Z">
            <w:rPr>
              <w:lang w:val="en-US"/>
            </w:rPr>
          </w:rPrChange>
        </w:rPr>
        <w:instrText xml:space="preserve"> &amp; </w:instrText>
      </w:r>
      <w:r w:rsidR="00DD07AF">
        <w:rPr>
          <w:lang w:val="en-US"/>
        </w:rPr>
        <w:instrText>Bamidis</w:instrText>
      </w:r>
      <w:r w:rsidR="00071CF4" w:rsidRPr="00071CF4">
        <w:rPr>
          <w:rPrChange w:id="351" w:author="Koft" w:date="2016-10-26T18:55:00Z">
            <w:rPr>
              <w:lang w:val="en-US"/>
            </w:rPr>
          </w:rPrChange>
        </w:rPr>
        <w:instrText>, 2015)" }, "</w:instrText>
      </w:r>
      <w:r w:rsidR="00DD07AF">
        <w:rPr>
          <w:lang w:val="en-US"/>
        </w:rPr>
        <w:instrText>properties</w:instrText>
      </w:r>
      <w:r w:rsidR="00071CF4" w:rsidRPr="00071CF4">
        <w:rPr>
          <w:rPrChange w:id="352" w:author="Koft" w:date="2016-10-26T18:55:00Z">
            <w:rPr>
              <w:lang w:val="en-US"/>
            </w:rPr>
          </w:rPrChange>
        </w:rPr>
        <w:instrText>" : { "</w:instrText>
      </w:r>
      <w:r w:rsidR="00DD07AF">
        <w:rPr>
          <w:lang w:val="en-US"/>
        </w:rPr>
        <w:instrText>noteIndex</w:instrText>
      </w:r>
      <w:r w:rsidR="00071CF4" w:rsidRPr="00071CF4">
        <w:rPr>
          <w:rPrChange w:id="353" w:author="Koft" w:date="2016-10-26T18:55:00Z">
            <w:rPr>
              <w:lang w:val="en-US"/>
            </w:rPr>
          </w:rPrChange>
        </w:rPr>
        <w:instrText>" : 0 }, "</w:instrText>
      </w:r>
      <w:r w:rsidR="00DD07AF">
        <w:rPr>
          <w:lang w:val="en-US"/>
        </w:rPr>
        <w:instrText>schema</w:instrText>
      </w:r>
      <w:r w:rsidR="00071CF4" w:rsidRPr="00071CF4">
        <w:rPr>
          <w:rPrChange w:id="354" w:author="Koft" w:date="2016-10-26T18:55:00Z">
            <w:rPr>
              <w:lang w:val="en-US"/>
            </w:rPr>
          </w:rPrChange>
        </w:rPr>
        <w:instrText>" : "</w:instrText>
      </w:r>
      <w:r w:rsidR="00DD07AF">
        <w:rPr>
          <w:lang w:val="en-US"/>
        </w:rPr>
        <w:instrText>https</w:instrText>
      </w:r>
      <w:r w:rsidR="00071CF4" w:rsidRPr="00071CF4">
        <w:rPr>
          <w:rPrChange w:id="355" w:author="Koft" w:date="2016-10-26T18:55:00Z">
            <w:rPr>
              <w:lang w:val="en-US"/>
            </w:rPr>
          </w:rPrChange>
        </w:rPr>
        <w:instrText>://</w:instrText>
      </w:r>
      <w:r w:rsidR="00DD07AF">
        <w:rPr>
          <w:lang w:val="en-US"/>
        </w:rPr>
        <w:instrText>github</w:instrText>
      </w:r>
      <w:r w:rsidR="00071CF4" w:rsidRPr="00071CF4">
        <w:rPr>
          <w:rPrChange w:id="356" w:author="Koft" w:date="2016-10-26T18:55:00Z">
            <w:rPr>
              <w:lang w:val="en-US"/>
            </w:rPr>
          </w:rPrChange>
        </w:rPr>
        <w:instrText>.</w:instrText>
      </w:r>
      <w:r w:rsidR="00DD07AF">
        <w:rPr>
          <w:lang w:val="en-US"/>
        </w:rPr>
        <w:instrText>com</w:instrText>
      </w:r>
      <w:r w:rsidR="00071CF4" w:rsidRPr="00071CF4">
        <w:rPr>
          <w:rPrChange w:id="357" w:author="Koft" w:date="2016-10-26T18:55:00Z">
            <w:rPr>
              <w:lang w:val="en-US"/>
            </w:rPr>
          </w:rPrChange>
        </w:rPr>
        <w:instrText>/</w:instrText>
      </w:r>
      <w:r w:rsidR="00DD07AF">
        <w:rPr>
          <w:lang w:val="en-US"/>
        </w:rPr>
        <w:instrText>citation</w:instrText>
      </w:r>
      <w:r w:rsidR="00071CF4" w:rsidRPr="00071CF4">
        <w:rPr>
          <w:rPrChange w:id="358" w:author="Koft" w:date="2016-10-26T18:55:00Z">
            <w:rPr>
              <w:lang w:val="en-US"/>
            </w:rPr>
          </w:rPrChange>
        </w:rPr>
        <w:instrText>-</w:instrText>
      </w:r>
      <w:r w:rsidR="00DD07AF">
        <w:rPr>
          <w:lang w:val="en-US"/>
        </w:rPr>
        <w:instrText>style</w:instrText>
      </w:r>
      <w:r w:rsidR="00071CF4" w:rsidRPr="00071CF4">
        <w:rPr>
          <w:rPrChange w:id="359" w:author="Koft" w:date="2016-10-26T18:55:00Z">
            <w:rPr>
              <w:lang w:val="en-US"/>
            </w:rPr>
          </w:rPrChange>
        </w:rPr>
        <w:instrText>-</w:instrText>
      </w:r>
      <w:r w:rsidR="00DD07AF">
        <w:rPr>
          <w:lang w:val="en-US"/>
        </w:rPr>
        <w:instrText>language</w:instrText>
      </w:r>
      <w:r w:rsidR="00071CF4" w:rsidRPr="00071CF4">
        <w:rPr>
          <w:rPrChange w:id="360" w:author="Koft" w:date="2016-10-26T18:55:00Z">
            <w:rPr>
              <w:lang w:val="en-US"/>
            </w:rPr>
          </w:rPrChange>
        </w:rPr>
        <w:instrText>/</w:instrText>
      </w:r>
      <w:r w:rsidR="00DD07AF">
        <w:rPr>
          <w:lang w:val="en-US"/>
        </w:rPr>
        <w:instrText>schema</w:instrText>
      </w:r>
      <w:r w:rsidR="00071CF4" w:rsidRPr="00071CF4">
        <w:rPr>
          <w:rPrChange w:id="361" w:author="Koft" w:date="2016-10-26T18:55:00Z">
            <w:rPr>
              <w:lang w:val="en-US"/>
            </w:rPr>
          </w:rPrChange>
        </w:rPr>
        <w:instrText>/</w:instrText>
      </w:r>
      <w:r w:rsidR="00DD07AF">
        <w:rPr>
          <w:lang w:val="en-US"/>
        </w:rPr>
        <w:instrText>raw</w:instrText>
      </w:r>
      <w:r w:rsidR="00071CF4" w:rsidRPr="00071CF4">
        <w:rPr>
          <w:rPrChange w:id="362" w:author="Koft" w:date="2016-10-26T18:55:00Z">
            <w:rPr>
              <w:lang w:val="en-US"/>
            </w:rPr>
          </w:rPrChange>
        </w:rPr>
        <w:instrText>/</w:instrText>
      </w:r>
      <w:r w:rsidR="00DD07AF">
        <w:rPr>
          <w:lang w:val="en-US"/>
        </w:rPr>
        <w:instrText>master</w:instrText>
      </w:r>
      <w:r w:rsidR="00071CF4" w:rsidRPr="00071CF4">
        <w:rPr>
          <w:rPrChange w:id="363" w:author="Koft" w:date="2016-10-26T18:55:00Z">
            <w:rPr>
              <w:lang w:val="en-US"/>
            </w:rPr>
          </w:rPrChange>
        </w:rPr>
        <w:instrText>/</w:instrText>
      </w:r>
      <w:r w:rsidR="00DD07AF">
        <w:rPr>
          <w:lang w:val="en-US"/>
        </w:rPr>
        <w:instrText>csl</w:instrText>
      </w:r>
      <w:r w:rsidR="00071CF4" w:rsidRPr="00071CF4">
        <w:rPr>
          <w:rPrChange w:id="364" w:author="Koft" w:date="2016-10-26T18:55:00Z">
            <w:rPr>
              <w:lang w:val="en-US"/>
            </w:rPr>
          </w:rPrChange>
        </w:rPr>
        <w:instrText>-</w:instrText>
      </w:r>
      <w:r w:rsidR="00DD07AF">
        <w:rPr>
          <w:lang w:val="en-US"/>
        </w:rPr>
        <w:instrText>citation</w:instrText>
      </w:r>
      <w:r w:rsidR="00071CF4" w:rsidRPr="00071CF4">
        <w:rPr>
          <w:rPrChange w:id="365" w:author="Koft" w:date="2016-10-26T18:55:00Z">
            <w:rPr>
              <w:lang w:val="en-US"/>
            </w:rPr>
          </w:rPrChange>
        </w:rPr>
        <w:instrText>.</w:instrText>
      </w:r>
      <w:r w:rsidR="00DD07AF">
        <w:rPr>
          <w:lang w:val="en-US"/>
        </w:rPr>
        <w:instrText>json</w:instrText>
      </w:r>
      <w:r w:rsidR="00071CF4" w:rsidRPr="00071CF4">
        <w:rPr>
          <w:rPrChange w:id="366" w:author="Koft" w:date="2016-10-26T18:55:00Z">
            <w:rPr>
              <w:lang w:val="en-US"/>
            </w:rPr>
          </w:rPrChange>
        </w:rPr>
        <w:instrText>" }</w:instrText>
      </w:r>
      <w:r w:rsidR="00071CF4">
        <w:fldChar w:fldCharType="separate"/>
      </w:r>
      <w:r w:rsidR="00071CF4" w:rsidRPr="00071CF4">
        <w:rPr>
          <w:noProof/>
          <w:rPrChange w:id="367" w:author="Koft" w:date="2016-10-26T18:55:00Z">
            <w:rPr>
              <w:noProof/>
              <w:lang w:val="en-US"/>
            </w:rPr>
          </w:rPrChange>
        </w:rPr>
        <w:t>(</w:t>
      </w:r>
      <w:r w:rsidR="009B293D" w:rsidRPr="009B293D">
        <w:rPr>
          <w:noProof/>
          <w:lang w:val="en-US"/>
        </w:rPr>
        <w:t>E</w:t>
      </w:r>
      <w:r w:rsidR="00071CF4" w:rsidRPr="00071CF4">
        <w:rPr>
          <w:noProof/>
          <w:rPrChange w:id="368" w:author="Koft" w:date="2016-10-26T18:55:00Z">
            <w:rPr>
              <w:noProof/>
              <w:lang w:val="en-US"/>
            </w:rPr>
          </w:rPrChange>
        </w:rPr>
        <w:t>.</w:t>
      </w:r>
      <w:del w:id="369" w:author="Koft" w:date="2016-10-26T18:56:00Z">
        <w:r w:rsidR="00071CF4" w:rsidRPr="00071CF4">
          <w:rPr>
            <w:noProof/>
            <w:rPrChange w:id="370" w:author="Koft" w:date="2016-10-26T18:55:00Z">
              <w:rPr>
                <w:noProof/>
                <w:lang w:val="en-US"/>
              </w:rPr>
            </w:rPrChange>
          </w:rPr>
          <w:delText xml:space="preserve"> </w:delText>
        </w:r>
      </w:del>
      <w:r w:rsidR="009B293D" w:rsidRPr="009B293D">
        <w:rPr>
          <w:noProof/>
          <w:lang w:val="en-US"/>
        </w:rPr>
        <w:t>Konstantinidis</w:t>
      </w:r>
      <w:r w:rsidR="00071CF4" w:rsidRPr="00071CF4">
        <w:rPr>
          <w:noProof/>
          <w:rPrChange w:id="371" w:author="Koft" w:date="2016-10-26T18:55:00Z">
            <w:rPr>
              <w:noProof/>
              <w:lang w:val="en-US"/>
            </w:rPr>
          </w:rPrChange>
        </w:rPr>
        <w:t xml:space="preserve"> &amp; </w:t>
      </w:r>
      <w:r w:rsidR="009B293D" w:rsidRPr="009B293D">
        <w:rPr>
          <w:noProof/>
          <w:lang w:val="en-US"/>
        </w:rPr>
        <w:t>Bamidis</w:t>
      </w:r>
      <w:r w:rsidR="00071CF4" w:rsidRPr="00071CF4">
        <w:rPr>
          <w:noProof/>
          <w:rPrChange w:id="372" w:author="Koft" w:date="2016-10-26T18:55:00Z">
            <w:rPr>
              <w:noProof/>
              <w:lang w:val="en-US"/>
            </w:rPr>
          </w:rPrChange>
        </w:rPr>
        <w:t>, 2015)</w:t>
      </w:r>
      <w:r w:rsidR="00071CF4">
        <w:fldChar w:fldCharType="end"/>
      </w:r>
      <w:r w:rsidR="0015750F">
        <w:t>σε</w:t>
      </w:r>
      <w:ins w:id="373" w:author="Koft" w:date="2016-10-26T18:56:00Z">
        <w:r w:rsidR="00071CF4" w:rsidRPr="00071CF4">
          <w:rPr>
            <w:rPrChange w:id="374" w:author="Koft" w:date="2016-10-26T18:56:00Z">
              <w:rPr>
                <w:lang w:val="en-US"/>
              </w:rPr>
            </w:rPrChange>
          </w:rPr>
          <w:t xml:space="preserve"> </w:t>
        </w:r>
      </w:ins>
      <w:r w:rsidR="0015750F">
        <w:t>ηλικιω</w:t>
      </w:r>
      <w:r w:rsidR="009F65FC">
        <w:t>μένους</w:t>
      </w:r>
      <w:ins w:id="375" w:author="Koft" w:date="2016-10-26T18:56:00Z">
        <w:r w:rsidR="00071CF4" w:rsidRPr="00071CF4">
          <w:rPr>
            <w:rPrChange w:id="376" w:author="Koft" w:date="2016-10-26T18:56:00Z">
              <w:rPr>
                <w:lang w:val="en-US"/>
              </w:rPr>
            </w:rPrChange>
          </w:rPr>
          <w:t xml:space="preserve"> </w:t>
        </w:r>
      </w:ins>
      <w:r w:rsidR="00702BC9">
        <w:t>βασισμένες</w:t>
      </w:r>
      <w:ins w:id="377" w:author="Koft" w:date="2016-10-26T18:56:00Z">
        <w:r w:rsidR="00071CF4" w:rsidRPr="00071CF4">
          <w:rPr>
            <w:rPrChange w:id="378" w:author="Koft" w:date="2016-10-26T18:56:00Z">
              <w:rPr>
                <w:lang w:val="en-US"/>
              </w:rPr>
            </w:rPrChange>
          </w:rPr>
          <w:t xml:space="preserve"> </w:t>
        </w:r>
      </w:ins>
      <w:r w:rsidR="00702BC9">
        <w:t>σ</w:t>
      </w:r>
      <w:r w:rsidR="009F65FC">
        <w:t>την</w:t>
      </w:r>
      <w:ins w:id="379" w:author="Koft" w:date="2016-10-26T18:56:00Z">
        <w:r w:rsidR="00071CF4" w:rsidRPr="00071CF4">
          <w:rPr>
            <w:rPrChange w:id="380" w:author="Koft" w:date="2016-10-26T18:56:00Z">
              <w:rPr>
                <w:lang w:val="en-US"/>
              </w:rPr>
            </w:rPrChange>
          </w:rPr>
          <w:t xml:space="preserve"> </w:t>
        </w:r>
      </w:ins>
      <w:r w:rsidR="009F65FC">
        <w:t>παρακολούθηση</w:t>
      </w:r>
      <w:ins w:id="381" w:author="Koft" w:date="2016-10-26T18:56:00Z">
        <w:r w:rsidR="00071CF4" w:rsidRPr="00071CF4">
          <w:rPr>
            <w:rPrChange w:id="382" w:author="Koft" w:date="2016-10-26T18:56:00Z">
              <w:rPr>
                <w:lang w:val="en-US"/>
              </w:rPr>
            </w:rPrChange>
          </w:rPr>
          <w:t xml:space="preserve"> </w:t>
        </w:r>
      </w:ins>
      <w:r w:rsidR="009F65FC">
        <w:t>της</w:t>
      </w:r>
      <w:ins w:id="383" w:author="Koft" w:date="2016-10-26T18:56:00Z">
        <w:r w:rsidR="00071CF4" w:rsidRPr="00071CF4">
          <w:rPr>
            <w:rPrChange w:id="384" w:author="Koft" w:date="2016-10-26T18:56:00Z">
              <w:rPr>
                <w:lang w:val="en-US"/>
              </w:rPr>
            </w:rPrChange>
          </w:rPr>
          <w:t xml:space="preserve"> </w:t>
        </w:r>
      </w:ins>
      <w:r w:rsidR="009F65FC">
        <w:t>κινησιολογικής</w:t>
      </w:r>
      <w:ins w:id="385" w:author="Koft" w:date="2016-10-26T18:56:00Z">
        <w:r w:rsidR="00071CF4" w:rsidRPr="00071CF4">
          <w:rPr>
            <w:rPrChange w:id="386" w:author="Koft" w:date="2016-10-26T18:56:00Z">
              <w:rPr>
                <w:lang w:val="en-US"/>
              </w:rPr>
            </w:rPrChange>
          </w:rPr>
          <w:t xml:space="preserve"> </w:t>
        </w:r>
      </w:ins>
      <w:r w:rsidR="009F65FC">
        <w:t>συμπεριφοράς</w:t>
      </w:r>
      <w:ins w:id="387" w:author="Koft" w:date="2016-10-26T18:56:00Z">
        <w:r w:rsidR="00071CF4" w:rsidRPr="00071CF4">
          <w:rPr>
            <w:rPrChange w:id="388" w:author="Koft" w:date="2016-10-26T18:56:00Z">
              <w:rPr>
                <w:lang w:val="en-US"/>
              </w:rPr>
            </w:rPrChange>
          </w:rPr>
          <w:t xml:space="preserve"> </w:t>
        </w:r>
      </w:ins>
      <w:r w:rsidR="009F65FC">
        <w:t>τους</w:t>
      </w:r>
      <w:ins w:id="389" w:author="Koft" w:date="2016-10-26T18:56:00Z">
        <w:r w:rsidR="00071CF4" w:rsidRPr="00071CF4">
          <w:rPr>
            <w:rPrChange w:id="390" w:author="Koft" w:date="2016-10-26T18:56:00Z">
              <w:rPr>
                <w:lang w:val="en-US"/>
              </w:rPr>
            </w:rPrChange>
          </w:rPr>
          <w:t xml:space="preserve"> </w:t>
        </w:r>
      </w:ins>
      <w:r w:rsidR="009F65FC">
        <w:t>εντός</w:t>
      </w:r>
      <w:ins w:id="391" w:author="Koft" w:date="2016-10-26T18:56:00Z">
        <w:r w:rsidR="00071CF4" w:rsidRPr="00071CF4">
          <w:rPr>
            <w:rPrChange w:id="392" w:author="Koft" w:date="2016-10-26T18:56:00Z">
              <w:rPr>
                <w:lang w:val="en-US"/>
              </w:rPr>
            </w:rPrChange>
          </w:rPr>
          <w:t xml:space="preserve"> </w:t>
        </w:r>
      </w:ins>
      <w:r w:rsidR="009F65FC">
        <w:t>του</w:t>
      </w:r>
      <w:ins w:id="393" w:author="Koft" w:date="2016-10-26T18:56:00Z">
        <w:r w:rsidR="00071CF4" w:rsidRPr="00071CF4">
          <w:rPr>
            <w:rPrChange w:id="394" w:author="Koft" w:date="2016-10-26T18:56:00Z">
              <w:rPr>
                <w:lang w:val="en-US"/>
              </w:rPr>
            </w:rPrChange>
          </w:rPr>
          <w:t xml:space="preserve"> </w:t>
        </w:r>
      </w:ins>
      <w:r w:rsidR="009F65FC">
        <w:t>σπιτιού</w:t>
      </w:r>
      <w:ins w:id="395" w:author="Koft" w:date="2016-10-26T18:56:00Z">
        <w:r w:rsidR="00071CF4" w:rsidRPr="00071CF4">
          <w:rPr>
            <w:rPrChange w:id="396" w:author="Koft" w:date="2016-10-26T18:56:00Z">
              <w:rPr>
                <w:lang w:val="en-US"/>
              </w:rPr>
            </w:rPrChange>
          </w:rPr>
          <w:t xml:space="preserve"> </w:t>
        </w:r>
      </w:ins>
      <w:r w:rsidR="009F65FC">
        <w:t>σε</w:t>
      </w:r>
      <w:ins w:id="397" w:author="Koft" w:date="2016-10-26T18:56:00Z">
        <w:r w:rsidR="00071CF4" w:rsidRPr="00071CF4">
          <w:rPr>
            <w:rPrChange w:id="398" w:author="Koft" w:date="2016-10-26T18:56:00Z">
              <w:rPr>
                <w:lang w:val="en-US"/>
              </w:rPr>
            </w:rPrChange>
          </w:rPr>
          <w:t xml:space="preserve"> </w:t>
        </w:r>
      </w:ins>
      <w:r w:rsidR="009F65FC">
        <w:t>καθημερινή</w:t>
      </w:r>
      <w:ins w:id="399" w:author="Koft" w:date="2016-10-26T18:56:00Z">
        <w:r w:rsidR="00071CF4" w:rsidRPr="00071CF4">
          <w:rPr>
            <w:rPrChange w:id="400" w:author="Koft" w:date="2016-10-26T18:56:00Z">
              <w:rPr>
                <w:lang w:val="en-US"/>
              </w:rPr>
            </w:rPrChange>
          </w:rPr>
          <w:t xml:space="preserve"> </w:t>
        </w:r>
      </w:ins>
      <w:r w:rsidR="009F65FC">
        <w:t>βάση</w:t>
      </w:r>
      <w:r w:rsidR="00071CF4" w:rsidRPr="00071CF4">
        <w:rPr>
          <w:rPrChange w:id="401" w:author="Koft" w:date="2016-10-26T18:56:00Z">
            <w:rPr>
              <w:lang w:val="en-US"/>
            </w:rPr>
          </w:rPrChange>
        </w:rPr>
        <w:t>.</w:t>
      </w:r>
    </w:p>
    <w:p w:rsidR="00127783" w:rsidRPr="0046655C" w:rsidRDefault="00E67E51" w:rsidP="002E28AC">
      <w:pPr>
        <w:ind w:firstLine="720"/>
        <w:jc w:val="both"/>
      </w:pPr>
      <w:r>
        <w:t>Το</w:t>
      </w:r>
      <w:ins w:id="402" w:author="Koft" w:date="2016-10-26T18:56:00Z">
        <w:r w:rsidR="00071CF4" w:rsidRPr="00071CF4">
          <w:rPr>
            <w:rPrChange w:id="403" w:author="Koft" w:date="2016-10-26T18:56:00Z">
              <w:rPr>
                <w:lang w:val="en-US"/>
              </w:rPr>
            </w:rPrChange>
          </w:rPr>
          <w:t xml:space="preserve"> </w:t>
        </w:r>
      </w:ins>
      <w:r>
        <w:t>αυξανόμενο</w:t>
      </w:r>
      <w:ins w:id="404" w:author="Koft" w:date="2016-10-26T18:56:00Z">
        <w:r w:rsidR="00071CF4" w:rsidRPr="00071CF4">
          <w:rPr>
            <w:rPrChange w:id="405" w:author="Koft" w:date="2016-10-26T18:56:00Z">
              <w:rPr>
                <w:lang w:val="en-US"/>
              </w:rPr>
            </w:rPrChange>
          </w:rPr>
          <w:t xml:space="preserve"> </w:t>
        </w:r>
      </w:ins>
      <w:r>
        <w:t>ενδιαφέρον</w:t>
      </w:r>
      <w:ins w:id="406" w:author="Koft" w:date="2016-10-26T18:56:00Z">
        <w:r w:rsidR="00071CF4" w:rsidRPr="00071CF4">
          <w:rPr>
            <w:rPrChange w:id="407" w:author="Koft" w:date="2016-10-26T18:56:00Z">
              <w:rPr>
                <w:lang w:val="en-US"/>
              </w:rPr>
            </w:rPrChange>
          </w:rPr>
          <w:t xml:space="preserve"> </w:t>
        </w:r>
      </w:ins>
      <w:r>
        <w:t>στον</w:t>
      </w:r>
      <w:ins w:id="408" w:author="Koft" w:date="2016-10-26T18:56:00Z">
        <w:r w:rsidR="00071CF4" w:rsidRPr="00071CF4">
          <w:rPr>
            <w:rPrChange w:id="409" w:author="Koft" w:date="2016-10-26T18:56:00Z">
              <w:rPr>
                <w:lang w:val="en-US"/>
              </w:rPr>
            </w:rPrChange>
          </w:rPr>
          <w:t xml:space="preserve"> </w:t>
        </w:r>
      </w:ins>
      <w:r>
        <w:t>τομέα</w:t>
      </w:r>
      <w:ins w:id="410" w:author="Koft" w:date="2016-10-26T18:56:00Z">
        <w:r w:rsidR="00071CF4" w:rsidRPr="00071CF4">
          <w:rPr>
            <w:rPrChange w:id="411" w:author="Koft" w:date="2016-10-26T18:56:00Z">
              <w:rPr>
                <w:lang w:val="en-US"/>
              </w:rPr>
            </w:rPrChange>
          </w:rPr>
          <w:t xml:space="preserve"> </w:t>
        </w:r>
      </w:ins>
      <w:r>
        <w:t>αυτό</w:t>
      </w:r>
      <w:ins w:id="412" w:author="Koft" w:date="2016-10-26T18:56:00Z">
        <w:r w:rsidR="00071CF4" w:rsidRPr="00071CF4">
          <w:rPr>
            <w:rPrChange w:id="413" w:author="Koft" w:date="2016-10-26T18:56:00Z">
              <w:rPr>
                <w:lang w:val="en-US"/>
              </w:rPr>
            </w:rPrChange>
          </w:rPr>
          <w:t xml:space="preserve"> </w:t>
        </w:r>
      </w:ins>
      <w:r>
        <w:t>έχει</w:t>
      </w:r>
      <w:ins w:id="414" w:author="Koft" w:date="2016-10-26T18:56:00Z">
        <w:r w:rsidR="00071CF4" w:rsidRPr="00071CF4">
          <w:rPr>
            <w:rPrChange w:id="415" w:author="Koft" w:date="2016-10-26T18:56:00Z">
              <w:rPr>
                <w:lang w:val="en-US"/>
              </w:rPr>
            </w:rPrChange>
          </w:rPr>
          <w:t xml:space="preserve"> </w:t>
        </w:r>
      </w:ins>
      <w:r>
        <w:t>οδηγήσει</w:t>
      </w:r>
      <w:ins w:id="416" w:author="Koft" w:date="2016-10-26T18:56:00Z">
        <w:r w:rsidR="00071CF4" w:rsidRPr="00071CF4">
          <w:rPr>
            <w:rPrChange w:id="417" w:author="Koft" w:date="2016-10-26T18:56:00Z">
              <w:rPr>
                <w:lang w:val="en-US"/>
              </w:rPr>
            </w:rPrChange>
          </w:rPr>
          <w:t xml:space="preserve"> </w:t>
        </w:r>
      </w:ins>
      <w:r>
        <w:t>στην</w:t>
      </w:r>
      <w:ins w:id="418" w:author="Koft" w:date="2016-10-26T18:56:00Z">
        <w:r w:rsidR="00071CF4" w:rsidRPr="00071CF4">
          <w:rPr>
            <w:rPrChange w:id="419" w:author="Koft" w:date="2016-10-26T18:56:00Z">
              <w:rPr>
                <w:lang w:val="en-US"/>
              </w:rPr>
            </w:rPrChange>
          </w:rPr>
          <w:t xml:space="preserve"> </w:t>
        </w:r>
      </w:ins>
      <w:r>
        <w:t>ανέγερση</w:t>
      </w:r>
      <w:ins w:id="420" w:author="Koft" w:date="2016-10-26T18:56:00Z">
        <w:r w:rsidR="00071CF4" w:rsidRPr="00071CF4">
          <w:rPr>
            <w:rPrChange w:id="421" w:author="Koft" w:date="2016-10-26T18:56:00Z">
              <w:rPr>
                <w:lang w:val="en-US"/>
              </w:rPr>
            </w:rPrChange>
          </w:rPr>
          <w:t xml:space="preserve"> </w:t>
        </w:r>
      </w:ins>
      <w:r>
        <w:t>νέων</w:t>
      </w:r>
      <w:ins w:id="422" w:author="Koft" w:date="2016-10-26T18:56:00Z">
        <w:r w:rsidR="00071CF4" w:rsidRPr="00071CF4">
          <w:rPr>
            <w:rPrChange w:id="423" w:author="Koft" w:date="2016-10-26T18:57:00Z">
              <w:rPr>
                <w:lang w:val="en-US"/>
              </w:rPr>
            </w:rPrChange>
          </w:rPr>
          <w:t xml:space="preserve"> </w:t>
        </w:r>
      </w:ins>
      <w:r>
        <w:t>επιστημονικών</w:t>
      </w:r>
      <w:ins w:id="424" w:author="Koft" w:date="2016-10-26T18:57:00Z">
        <w:r w:rsidR="00071CF4" w:rsidRPr="00071CF4">
          <w:rPr>
            <w:rPrChange w:id="425" w:author="Koft" w:date="2016-10-26T18:57:00Z">
              <w:rPr>
                <w:lang w:val="en-US"/>
              </w:rPr>
            </w:rPrChange>
          </w:rPr>
          <w:t xml:space="preserve"> </w:t>
        </w:r>
      </w:ins>
      <w:r>
        <w:t>ερωτημάτων</w:t>
      </w:r>
      <w:ins w:id="426" w:author="Koft" w:date="2016-10-26T18:57:00Z">
        <w:r w:rsidR="00071CF4" w:rsidRPr="00071CF4">
          <w:rPr>
            <w:rPrChange w:id="427" w:author="Koft" w:date="2016-10-26T18:57:00Z">
              <w:rPr>
                <w:lang w:val="en-US"/>
              </w:rPr>
            </w:rPrChange>
          </w:rPr>
          <w:t xml:space="preserve"> </w:t>
        </w:r>
      </w:ins>
      <w:r>
        <w:t>και</w:t>
      </w:r>
      <w:ins w:id="428" w:author="Koft" w:date="2016-10-26T18:57:00Z">
        <w:r w:rsidR="00071CF4" w:rsidRPr="00071CF4">
          <w:rPr>
            <w:rPrChange w:id="429" w:author="Koft" w:date="2016-10-26T18:57:00Z">
              <w:rPr>
                <w:lang w:val="en-US"/>
              </w:rPr>
            </w:rPrChange>
          </w:rPr>
          <w:t xml:space="preserve"> </w:t>
        </w:r>
      </w:ins>
      <w:r>
        <w:t>αναγκών</w:t>
      </w:r>
      <w:r w:rsidR="00071CF4" w:rsidRPr="00071CF4">
        <w:rPr>
          <w:rPrChange w:id="430" w:author="Koft" w:date="2016-10-26T18:52:00Z">
            <w:rPr>
              <w:lang w:val="en-US"/>
            </w:rPr>
          </w:rPrChange>
        </w:rPr>
        <w:t xml:space="preserve">, </w:t>
      </w:r>
      <w:r>
        <w:t>όπως</w:t>
      </w:r>
      <w:ins w:id="431" w:author="Koft" w:date="2016-10-26T18:57:00Z">
        <w:r w:rsidR="00071CF4" w:rsidRPr="00071CF4">
          <w:rPr>
            <w:rPrChange w:id="432" w:author="Koft" w:date="2016-10-26T18:57:00Z">
              <w:rPr>
                <w:lang w:val="en-US"/>
              </w:rPr>
            </w:rPrChange>
          </w:rPr>
          <w:t xml:space="preserve"> </w:t>
        </w:r>
      </w:ins>
      <w:r>
        <w:t>η</w:t>
      </w:r>
      <w:ins w:id="433" w:author="Koft" w:date="2016-10-26T18:57:00Z">
        <w:r w:rsidR="00071CF4" w:rsidRPr="00071CF4">
          <w:rPr>
            <w:rPrChange w:id="434" w:author="Koft" w:date="2016-10-26T18:57:00Z">
              <w:rPr>
                <w:lang w:val="en-US"/>
              </w:rPr>
            </w:rPrChange>
          </w:rPr>
          <w:t xml:space="preserve"> </w:t>
        </w:r>
      </w:ins>
      <w:r w:rsidR="00BC49FC">
        <w:t>μοναδική</w:t>
      </w:r>
      <w:ins w:id="435" w:author="Koft" w:date="2016-10-26T18:57:00Z">
        <w:r w:rsidR="00071CF4" w:rsidRPr="00071CF4">
          <w:rPr>
            <w:rPrChange w:id="436" w:author="Koft" w:date="2016-10-26T18:57:00Z">
              <w:rPr>
                <w:lang w:val="en-US"/>
              </w:rPr>
            </w:rPrChange>
          </w:rPr>
          <w:t xml:space="preserve"> </w:t>
        </w:r>
      </w:ins>
      <w:r>
        <w:t>αναγνώριση</w:t>
      </w:r>
      <w:ins w:id="437" w:author="Koft" w:date="2016-10-26T18:57:00Z">
        <w:r w:rsidR="00071CF4" w:rsidRPr="00071CF4">
          <w:rPr>
            <w:rPrChange w:id="438" w:author="Koft" w:date="2016-10-26T18:57:00Z">
              <w:rPr>
                <w:lang w:val="en-US"/>
              </w:rPr>
            </w:rPrChange>
          </w:rPr>
          <w:t xml:space="preserve"> </w:t>
        </w:r>
      </w:ins>
      <w:r>
        <w:t>του</w:t>
      </w:r>
      <w:ins w:id="439" w:author="Koft" w:date="2016-10-26T18:57:00Z">
        <w:r w:rsidR="00071CF4" w:rsidRPr="00071CF4">
          <w:rPr>
            <w:rPrChange w:id="440" w:author="Koft" w:date="2016-10-26T18:57:00Z">
              <w:rPr>
                <w:lang w:val="en-US"/>
              </w:rPr>
            </w:rPrChange>
          </w:rPr>
          <w:t xml:space="preserve"> </w:t>
        </w:r>
      </w:ins>
      <w:r w:rsidR="00BC49FC">
        <w:t>υπό</w:t>
      </w:r>
      <w:ins w:id="441" w:author="Koft" w:date="2016-10-26T18:57:00Z">
        <w:r w:rsidR="00071CF4" w:rsidRPr="00071CF4">
          <w:rPr>
            <w:rPrChange w:id="442" w:author="Koft" w:date="2016-10-26T18:57:00Z">
              <w:rPr>
                <w:lang w:val="en-US"/>
              </w:rPr>
            </w:rPrChange>
          </w:rPr>
          <w:t xml:space="preserve"> </w:t>
        </w:r>
      </w:ins>
      <w:r w:rsidR="00BC49FC">
        <w:t>παρακολούθηση</w:t>
      </w:r>
      <w:ins w:id="443" w:author="Koft" w:date="2016-10-26T18:57:00Z">
        <w:r w:rsidR="00071CF4" w:rsidRPr="00071CF4">
          <w:rPr>
            <w:rPrChange w:id="444" w:author="Koft" w:date="2016-10-26T18:57:00Z">
              <w:rPr>
                <w:lang w:val="en-US"/>
              </w:rPr>
            </w:rPrChange>
          </w:rPr>
          <w:t xml:space="preserve"> </w:t>
        </w:r>
      </w:ins>
      <w:r>
        <w:t>υποκειμένου</w:t>
      </w:r>
      <w:ins w:id="445" w:author="Koft" w:date="2016-10-26T18:57:00Z">
        <w:r w:rsidR="00071CF4" w:rsidRPr="00071CF4">
          <w:rPr>
            <w:rPrChange w:id="446" w:author="Koft" w:date="2016-10-26T18:57:00Z">
              <w:rPr>
                <w:lang w:val="en-US"/>
              </w:rPr>
            </w:rPrChange>
          </w:rPr>
          <w:t xml:space="preserve"> </w:t>
        </w:r>
      </w:ins>
      <w:r>
        <w:t>που</w:t>
      </w:r>
      <w:ins w:id="447" w:author="Koft" w:date="2016-10-26T18:57:00Z">
        <w:r w:rsidR="00071CF4" w:rsidRPr="00071CF4">
          <w:rPr>
            <w:rPrChange w:id="448" w:author="Koft" w:date="2016-10-26T18:57:00Z">
              <w:rPr>
                <w:lang w:val="en-US"/>
              </w:rPr>
            </w:rPrChange>
          </w:rPr>
          <w:t xml:space="preserve"> </w:t>
        </w:r>
      </w:ins>
      <w:r>
        <w:t>εκτελεί</w:t>
      </w:r>
      <w:ins w:id="449" w:author="Koft" w:date="2016-10-26T18:57:00Z">
        <w:r w:rsidR="00071CF4" w:rsidRPr="00071CF4">
          <w:rPr>
            <w:rPrChange w:id="450" w:author="Koft" w:date="2016-10-26T18:57:00Z">
              <w:rPr>
                <w:lang w:val="en-US"/>
              </w:rPr>
            </w:rPrChange>
          </w:rPr>
          <w:t xml:space="preserve"> </w:t>
        </w:r>
      </w:ins>
      <w:r>
        <w:t>κάθε</w:t>
      </w:r>
      <w:ins w:id="451" w:author="Koft" w:date="2016-10-26T18:57:00Z">
        <w:r w:rsidR="00071CF4" w:rsidRPr="00071CF4">
          <w:rPr>
            <w:rPrChange w:id="452" w:author="Koft" w:date="2016-10-26T18:57:00Z">
              <w:rPr>
                <w:lang w:val="en-US"/>
              </w:rPr>
            </w:rPrChange>
          </w:rPr>
          <w:t xml:space="preserve"> </w:t>
        </w:r>
      </w:ins>
      <w:r>
        <w:t>διαδικασία</w:t>
      </w:r>
      <w:ins w:id="453" w:author="Koft" w:date="2016-10-26T18:57:00Z">
        <w:r w:rsidR="00071CF4" w:rsidRPr="00071CF4">
          <w:rPr>
            <w:rPrChange w:id="454" w:author="Koft" w:date="2016-10-26T18:57:00Z">
              <w:rPr>
                <w:lang w:val="en-US"/>
              </w:rPr>
            </w:rPrChange>
          </w:rPr>
          <w:t xml:space="preserve"> </w:t>
        </w:r>
      </w:ins>
      <w:r>
        <w:t>και</w:t>
      </w:r>
      <w:ins w:id="455" w:author="Koft" w:date="2016-10-26T18:57:00Z">
        <w:r w:rsidR="00071CF4" w:rsidRPr="00071CF4">
          <w:rPr>
            <w:rPrChange w:id="456" w:author="Koft" w:date="2016-10-26T18:57:00Z">
              <w:rPr>
                <w:lang w:val="en-US"/>
              </w:rPr>
            </w:rPrChange>
          </w:rPr>
          <w:t xml:space="preserve"> </w:t>
        </w:r>
      </w:ins>
      <w:r>
        <w:t>η</w:t>
      </w:r>
      <w:ins w:id="457" w:author="Koft" w:date="2016-10-26T18:57:00Z">
        <w:r w:rsidR="00071CF4" w:rsidRPr="00071CF4">
          <w:rPr>
            <w:rPrChange w:id="458" w:author="Koft" w:date="2016-10-26T18:57:00Z">
              <w:rPr>
                <w:lang w:val="en-US"/>
              </w:rPr>
            </w:rPrChange>
          </w:rPr>
          <w:t xml:space="preserve"> </w:t>
        </w:r>
      </w:ins>
      <w:r>
        <w:t>εύρεση</w:t>
      </w:r>
      <w:ins w:id="459" w:author="Koft" w:date="2016-10-26T18:57:00Z">
        <w:r w:rsidR="00071CF4" w:rsidRPr="00071CF4">
          <w:rPr>
            <w:rPrChange w:id="460" w:author="Koft" w:date="2016-10-26T18:57:00Z">
              <w:rPr>
                <w:lang w:val="en-US"/>
              </w:rPr>
            </w:rPrChange>
          </w:rPr>
          <w:t xml:space="preserve"> </w:t>
        </w:r>
      </w:ins>
      <w:r>
        <w:t>του</w:t>
      </w:r>
      <w:ins w:id="461" w:author="Koft" w:date="2016-10-26T18:57:00Z">
        <w:r w:rsidR="00071CF4" w:rsidRPr="00071CF4">
          <w:rPr>
            <w:rPrChange w:id="462" w:author="Koft" w:date="2016-10-26T18:57:00Z">
              <w:rPr>
                <w:lang w:val="en-US"/>
              </w:rPr>
            </w:rPrChange>
          </w:rPr>
          <w:t xml:space="preserve"> </w:t>
        </w:r>
      </w:ins>
      <w:r>
        <w:t>αποδοτικότερου</w:t>
      </w:r>
      <w:ins w:id="463" w:author="Koft" w:date="2016-10-26T18:57:00Z">
        <w:r w:rsidR="00071CF4" w:rsidRPr="00071CF4">
          <w:rPr>
            <w:rPrChange w:id="464" w:author="Koft" w:date="2016-10-26T18:57:00Z">
              <w:rPr>
                <w:lang w:val="en-US"/>
              </w:rPr>
            </w:rPrChange>
          </w:rPr>
          <w:t xml:space="preserve"> </w:t>
        </w:r>
      </w:ins>
      <w:r>
        <w:t>και</w:t>
      </w:r>
      <w:ins w:id="465" w:author="Koft" w:date="2016-10-26T18:57:00Z">
        <w:r w:rsidR="00071CF4" w:rsidRPr="00071CF4">
          <w:rPr>
            <w:rPrChange w:id="466" w:author="Koft" w:date="2016-10-26T18:57:00Z">
              <w:rPr>
                <w:lang w:val="en-US"/>
              </w:rPr>
            </w:rPrChange>
          </w:rPr>
          <w:t xml:space="preserve"> </w:t>
        </w:r>
      </w:ins>
      <w:r>
        <w:t>διακριτικότερου</w:t>
      </w:r>
      <w:ins w:id="467" w:author="Koft" w:date="2016-10-26T18:57:00Z">
        <w:r w:rsidR="00071CF4" w:rsidRPr="00071CF4">
          <w:rPr>
            <w:rPrChange w:id="468" w:author="Koft" w:date="2016-10-26T18:57:00Z">
              <w:rPr>
                <w:lang w:val="en-US"/>
              </w:rPr>
            </w:rPrChange>
          </w:rPr>
          <w:t xml:space="preserve"> </w:t>
        </w:r>
      </w:ins>
      <w:r>
        <w:t>τρόπου</w:t>
      </w:r>
      <w:ins w:id="469" w:author="Koft" w:date="2016-10-26T18:57:00Z">
        <w:r w:rsidR="00071CF4" w:rsidRPr="00071CF4">
          <w:rPr>
            <w:rPrChange w:id="470" w:author="Koft" w:date="2016-10-26T18:57:00Z">
              <w:rPr>
                <w:lang w:val="en-US"/>
              </w:rPr>
            </w:rPrChange>
          </w:rPr>
          <w:t xml:space="preserve"> </w:t>
        </w:r>
      </w:ins>
      <w:r>
        <w:t>συλλογής</w:t>
      </w:r>
      <w:ins w:id="471" w:author="Koft" w:date="2016-10-26T18:57:00Z">
        <w:r w:rsidR="00071CF4" w:rsidRPr="00071CF4">
          <w:rPr>
            <w:rPrChange w:id="472" w:author="Koft" w:date="2016-10-26T18:57:00Z">
              <w:rPr>
                <w:lang w:val="en-US"/>
              </w:rPr>
            </w:rPrChange>
          </w:rPr>
          <w:t xml:space="preserve"> </w:t>
        </w:r>
      </w:ins>
      <w:r>
        <w:t>δεδομένων</w:t>
      </w:r>
      <w:r w:rsidR="00071CF4" w:rsidRPr="00071CF4">
        <w:rPr>
          <w:rPrChange w:id="473" w:author="Koft" w:date="2016-10-26T18:52:00Z">
            <w:rPr>
              <w:lang w:val="en-US"/>
            </w:rPr>
          </w:rPrChange>
        </w:rPr>
        <w:t xml:space="preserve">. </w:t>
      </w:r>
      <w:r w:rsidR="00BF523F">
        <w:t>Η δυσκολία χρήσης</w:t>
      </w:r>
      <w:r>
        <w:t xml:space="preserve"> βίντεοσκοπικής παρακολούθησης</w:t>
      </w:r>
      <w:ins w:id="474" w:author="Koft" w:date="2016-10-26T18:57:00Z">
        <w:r w:rsidR="00071CF4" w:rsidRPr="00071CF4">
          <w:rPr>
            <w:rPrChange w:id="475" w:author="Koft" w:date="2016-10-26T18:57:00Z">
              <w:rPr>
                <w:lang w:val="en-US"/>
              </w:rPr>
            </w:rPrChange>
          </w:rPr>
          <w:t xml:space="preserve"> </w:t>
        </w:r>
      </w:ins>
      <w:r w:rsidR="00BF523F">
        <w:t>για</w:t>
      </w:r>
      <w:ins w:id="476" w:author="Koft" w:date="2016-10-26T18:57:00Z">
        <w:r w:rsidR="00071CF4" w:rsidRPr="00071CF4">
          <w:rPr>
            <w:rPrChange w:id="477" w:author="Koft" w:date="2016-10-26T18:57:00Z">
              <w:rPr>
                <w:lang w:val="en-US"/>
              </w:rPr>
            </w:rPrChange>
          </w:rPr>
          <w:t xml:space="preserve"> </w:t>
        </w:r>
      </w:ins>
      <w:r>
        <w:t>προφανείς λόγους κόστους, όγκου δεδομένων και πολυπλοκότητας ανάλυσης τους, αλλά κυρίως ηθικής και δυσκολίας αποδοχής του χρήστη</w:t>
      </w:r>
      <w:r w:rsidR="00BF523F">
        <w:t xml:space="preserve"> αποτελεί τροχοπέδη</w:t>
      </w:r>
      <w:r w:rsidR="0090489F">
        <w:t>.</w:t>
      </w:r>
      <w:r w:rsidR="00BF523F">
        <w:t>Υπογραμμίζεται έτσιη</w:t>
      </w:r>
      <w:r>
        <w:t xml:space="preserve"> σημασία αναγνώρισης του υποκειμένου (που στην παρούσα εργασία ορίζεται ως το άτομο ενδιαφέροντος) με τα ελάχιστα δυνατά στοιχεία και την πιο διακριτική συλλογή τους.</w:t>
      </w:r>
    </w:p>
    <w:p w:rsidR="00CD5F7C" w:rsidRPr="00CD5F7C" w:rsidRDefault="00B80913" w:rsidP="002E28AC">
      <w:pPr>
        <w:ind w:firstLine="720"/>
        <w:jc w:val="both"/>
        <w:rPr>
          <w:rStyle w:val="IntenseReference"/>
          <w:b w:val="0"/>
          <w:bCs w:val="0"/>
          <w:smallCaps w:val="0"/>
          <w:color w:val="auto"/>
          <w:spacing w:val="0"/>
          <w:u w:val="none"/>
        </w:rPr>
      </w:pPr>
      <w:r>
        <w:t>Η βιομετρική αναγνώριση φαίνεται να είναι η βέλτιστη κατά πολλούς επιλογή για να επιτευχθεί αυτό,καθώς δεν υποχρεώνει τα άτομα να κουβαλούν καμία συσκευή αναγνώρισης και</w:t>
      </w:r>
      <w:r w:rsidR="00AA0EF0">
        <w:t xml:space="preserve"> επομένως τα</w:t>
      </w:r>
      <w:r>
        <w:t xml:space="preserve"> δεδομένα μπορούν να συλλεχθούν εύκολα,οικονομικά και διακριτικά</w:t>
      </w:r>
      <w:r w:rsidR="00AA0EF0">
        <w:t xml:space="preserve">. Συσκευές εξαγωγής της σιλουέτας του ανθρώπινου σώματος όπως το </w:t>
      </w:r>
      <w:r>
        <w:rPr>
          <w:lang w:val="en-US"/>
        </w:rPr>
        <w:t>Kinect</w:t>
      </w:r>
      <w:r>
        <w:t xml:space="preserve">της </w:t>
      </w:r>
      <w:r>
        <w:rPr>
          <w:lang w:val="en-US"/>
        </w:rPr>
        <w:t>Microsoft</w:t>
      </w:r>
      <w:r w:rsidR="00AA0EF0">
        <w:t>, έχουν βρει μεγάλη αποδοχή στις μελέτες βιομετρικής αναγνώρισης</w:t>
      </w:r>
      <w:r>
        <w:t xml:space="preserve">. </w:t>
      </w:r>
      <w:r w:rsidR="00E67E51">
        <w:t xml:space="preserve">Προς αυτήν την κατεύθυνση κινήθηκε η παρούσα έρευνα, η οποία διερευνά την ανάπτυξη αποδοτικών αλγορίθμων αναγνώρισης ατόμου μέσα από τα βιομετρικά δεδομένα του σκελετού του, όπως αυτά συλλέγονται από τη συσκευή </w:t>
      </w:r>
      <w:r w:rsidR="00E67E51">
        <w:rPr>
          <w:lang w:val="en-US"/>
        </w:rPr>
        <w:t>Kinect</w:t>
      </w:r>
      <w:r w:rsidR="00AA0EF0">
        <w:t>.</w:t>
      </w:r>
      <w:r w:rsidR="00E67E51">
        <w:t xml:space="preserve"> Αναπτύσσοντας, εφαρμόζοντας</w:t>
      </w:r>
      <w:r w:rsidR="00217050">
        <w:t>, δοκιμάζοντας</w:t>
      </w:r>
      <w:r w:rsidR="00E67E51">
        <w:t xml:space="preserve"> και συγκρίνοντας τους επικρατέστερους βιβλιογραφικά αλγορίθμους επιχειρούμε να απαντήσουμε στο υπό διερεύνηση ακόμη ζήτημα της επισφαλούς ταυτοποίησης ατόμων μέσα από σκελετικές μετρήσεις, το οποίο </w:t>
      </w:r>
      <w:r w:rsidR="00217050">
        <w:t>φαίνεται να βρίσκει</w:t>
      </w:r>
      <w:r w:rsidR="00E67E51">
        <w:t xml:space="preserve"> πολυάριθμες εφαρμογές τόσο σε ερευνητικά προγράμματα όσο και ως μέσο ελέγχου και ασφάλειας.</w:t>
      </w:r>
    </w:p>
    <w:p w:rsidR="00CD5F7C" w:rsidRDefault="00CD5F7C" w:rsidP="007B30DA">
      <w:pPr>
        <w:rPr>
          <w:rStyle w:val="IntenseReference"/>
          <w:rFonts w:asciiTheme="majorHAnsi" w:eastAsiaTheme="majorEastAsia" w:hAnsiTheme="majorHAnsi" w:cstheme="majorBidi"/>
          <w:kern w:val="28"/>
          <w:sz w:val="52"/>
          <w:szCs w:val="52"/>
        </w:rPr>
      </w:pPr>
      <w:r>
        <w:rPr>
          <w:rStyle w:val="IntenseReference"/>
        </w:rPr>
        <w:br w:type="page"/>
      </w:r>
    </w:p>
    <w:p w:rsidR="005C0A8D" w:rsidRPr="005C0A8D" w:rsidRDefault="00B80913" w:rsidP="005C0A8D">
      <w:pPr>
        <w:pStyle w:val="Title"/>
        <w:outlineLvl w:val="0"/>
        <w:rPr>
          <w:b/>
          <w:bCs/>
          <w:smallCaps/>
          <w:color w:val="C0504D" w:themeColor="accent2"/>
          <w:u w:val="single"/>
        </w:rPr>
      </w:pPr>
      <w:bookmarkStart w:id="478" w:name="_Toc462922468"/>
      <w:r>
        <w:rPr>
          <w:rStyle w:val="IntenseReference"/>
        </w:rPr>
        <w:lastRenderedPageBreak/>
        <w:t>Μέρος</w:t>
      </w:r>
      <w:r w:rsidR="00694C3B">
        <w:rPr>
          <w:rStyle w:val="IntenseReference"/>
        </w:rPr>
        <w:t xml:space="preserve"> Α’ : </w:t>
      </w:r>
      <w:r w:rsidR="00694C3B" w:rsidRPr="00694C3B">
        <w:rPr>
          <w:rStyle w:val="IntenseReference"/>
        </w:rPr>
        <w:t>Θεωρητικό Υπόβαθρο</w:t>
      </w:r>
      <w:bookmarkEnd w:id="478"/>
    </w:p>
    <w:p w:rsidR="005C0A8D" w:rsidRPr="0028519B" w:rsidRDefault="005C0A8D" w:rsidP="005C0A8D">
      <w:pPr>
        <w:pStyle w:val="Heading2"/>
        <w:rPr>
          <w:rStyle w:val="IntenseReference"/>
        </w:rPr>
      </w:pPr>
      <w:bookmarkStart w:id="479" w:name="_Toc462922469"/>
      <w:r>
        <w:rPr>
          <w:rStyle w:val="IntenseReference"/>
        </w:rPr>
        <w:t>μεθοδολογια</w:t>
      </w:r>
      <w:bookmarkEnd w:id="479"/>
    </w:p>
    <w:p w:rsidR="005C0A8D" w:rsidRDefault="00B80913" w:rsidP="002E28AC">
      <w:pPr>
        <w:ind w:firstLine="720"/>
        <w:jc w:val="both"/>
      </w:pPr>
      <w:r>
        <w:t>Θέτοντας</w:t>
      </w:r>
      <w:r w:rsidR="005C0A8D">
        <w:t xml:space="preserve"> ως ερευνητικό σκοπό την κατασκευή ενός μοντέλου ταξινόμησης</w:t>
      </w:r>
      <w:r w:rsidR="006776BE">
        <w:t xml:space="preserve"> δεδομένων σκελετού</w:t>
      </w:r>
      <w:r w:rsidR="005C0A8D">
        <w:t xml:space="preserve"> που συλλέγονται με τη χρήση</w:t>
      </w:r>
      <w:r w:rsidR="006776BE">
        <w:t xml:space="preserve"> της</w:t>
      </w:r>
      <w:r w:rsidR="005C0A8D">
        <w:t xml:space="preserve"> συσκευής</w:t>
      </w:r>
      <w:r w:rsidR="005C0A8D">
        <w:rPr>
          <w:lang w:val="en-US"/>
        </w:rPr>
        <w:t>Kinect</w:t>
      </w:r>
      <w:r w:rsidR="005C0A8D" w:rsidRPr="0028519B">
        <w:t>,</w:t>
      </w:r>
      <w:r w:rsidR="005C0A8D">
        <w:t>η δομή της παρούσας εργασίας και η μεθοδολογία που ακολουθήθηκε μπορεί να περιγραφεί με τα παρακάτω βήματα:</w:t>
      </w:r>
    </w:p>
    <w:p w:rsidR="005C0A8D" w:rsidRDefault="005C0A8D" w:rsidP="00217050">
      <w:pPr>
        <w:pStyle w:val="ListParagraph"/>
        <w:numPr>
          <w:ilvl w:val="0"/>
          <w:numId w:val="11"/>
        </w:numPr>
        <w:ind w:left="709"/>
        <w:jc w:val="both"/>
      </w:pPr>
      <w:r>
        <w:t xml:space="preserve">Βιβλιογραφική έρευνα πάνω σε προηγούμενες εφαρμογές Μηχανών Εκμάθησης σε παρόμοια προβλήματα σκελετικής αναγνώρισης με χρήση </w:t>
      </w:r>
      <w:r>
        <w:rPr>
          <w:lang w:val="en-US"/>
        </w:rPr>
        <w:t>Kinect</w:t>
      </w:r>
      <w:r>
        <w:t xml:space="preserve"> και επιλογή των επικρατέστερων αλγορίθμων.</w:t>
      </w:r>
    </w:p>
    <w:p w:rsidR="005C0A8D" w:rsidRDefault="005C0A8D" w:rsidP="00217050">
      <w:pPr>
        <w:pStyle w:val="ListParagraph"/>
        <w:numPr>
          <w:ilvl w:val="0"/>
          <w:numId w:val="11"/>
        </w:numPr>
        <w:ind w:left="709"/>
        <w:jc w:val="both"/>
      </w:pPr>
      <w:r>
        <w:t>Συλλογή ενός εργαστηριακού συνόλου δεδομένων, και κατάλληλη επεξεργασία και διαμόρφωση ώστε να εξυπηρετεί τις ανάγκες της έρευνας.</w:t>
      </w:r>
    </w:p>
    <w:p w:rsidR="005C0A8D" w:rsidRDefault="005C0A8D" w:rsidP="00217050">
      <w:pPr>
        <w:pStyle w:val="ListParagraph"/>
        <w:numPr>
          <w:ilvl w:val="0"/>
          <w:numId w:val="11"/>
        </w:numPr>
        <w:ind w:left="709"/>
        <w:jc w:val="both"/>
      </w:pPr>
      <w:r>
        <w:t xml:space="preserve">Προσπάθεια εκ βάθους κατανόησης της κατασκευής και των περιορισμών των επιλεγόμενων μεθόδων ταξινόμησης, </w:t>
      </w:r>
      <w:r>
        <w:rPr>
          <w:lang w:val="en-US"/>
        </w:rPr>
        <w:t>SVM</w:t>
      </w:r>
      <w:r>
        <w:t xml:space="preserve">και </w:t>
      </w:r>
      <w:r>
        <w:rPr>
          <w:lang w:val="en-US"/>
        </w:rPr>
        <w:t>KNN</w:t>
      </w:r>
      <w:r>
        <w:t>.</w:t>
      </w:r>
    </w:p>
    <w:p w:rsidR="005C0A8D" w:rsidRDefault="005C0A8D" w:rsidP="00217050">
      <w:pPr>
        <w:pStyle w:val="ListParagraph"/>
        <w:numPr>
          <w:ilvl w:val="0"/>
          <w:numId w:val="11"/>
        </w:numPr>
        <w:ind w:left="709"/>
        <w:jc w:val="both"/>
      </w:pPr>
      <w:r>
        <w:t xml:space="preserve">Ανάπτυξη και εκπαίδευση των αλγορίθμων </w:t>
      </w:r>
      <w:r>
        <w:rPr>
          <w:lang w:val="en-US"/>
        </w:rPr>
        <w:t>SVM</w:t>
      </w:r>
      <w:r>
        <w:t xml:space="preserve">και </w:t>
      </w:r>
      <w:r>
        <w:rPr>
          <w:lang w:val="en-US"/>
        </w:rPr>
        <w:t>KNN</w:t>
      </w:r>
      <w:r>
        <w:t>για ταξινόμηση των σκελετών του συνόλου δεδομένων μας.</w:t>
      </w:r>
    </w:p>
    <w:p w:rsidR="005C0A8D" w:rsidRDefault="005C0A8D" w:rsidP="00217050">
      <w:pPr>
        <w:pStyle w:val="ListParagraph"/>
        <w:numPr>
          <w:ilvl w:val="0"/>
          <w:numId w:val="11"/>
        </w:numPr>
        <w:ind w:left="709"/>
        <w:jc w:val="both"/>
      </w:pPr>
      <w:r>
        <w:t>Σύγκριση της αποδοτικότητας των παραπάνω μεθόδων, ώστε να επιλεγεί η καταλληλότερη.</w:t>
      </w:r>
    </w:p>
    <w:p w:rsidR="005C0A8D" w:rsidRDefault="005C0A8D" w:rsidP="00217050">
      <w:pPr>
        <w:pStyle w:val="ListParagraph"/>
        <w:numPr>
          <w:ilvl w:val="0"/>
          <w:numId w:val="11"/>
        </w:numPr>
        <w:ind w:left="709"/>
        <w:jc w:val="both"/>
      </w:pPr>
      <w:r>
        <w:t>Παρουσίαση, ερμηνεία και συζήτηση των αποτελεσμάτων.</w:t>
      </w:r>
    </w:p>
    <w:p w:rsidR="005C0A8D" w:rsidRPr="0028519B" w:rsidRDefault="005C0A8D" w:rsidP="00217050">
      <w:pPr>
        <w:pStyle w:val="ListParagraph"/>
        <w:numPr>
          <w:ilvl w:val="0"/>
          <w:numId w:val="11"/>
        </w:numPr>
        <w:ind w:left="709"/>
        <w:jc w:val="both"/>
      </w:pPr>
      <w:r>
        <w:t>Συζήτηση των ανοιχτών ερωτημάτων και των μετέπειτα ερευνητικών στόχων.</w:t>
      </w:r>
    </w:p>
    <w:p w:rsidR="005C0A8D" w:rsidRDefault="005C0A8D" w:rsidP="002E28AC">
      <w:pPr>
        <w:jc w:val="both"/>
      </w:pPr>
    </w:p>
    <w:p w:rsidR="005C0A8D" w:rsidRPr="005C0A8D" w:rsidRDefault="005C0A8D" w:rsidP="005C0A8D">
      <w:pPr>
        <w:rPr>
          <w:rStyle w:val="IntenseReference"/>
          <w:b w:val="0"/>
          <w:bCs w:val="0"/>
          <w:smallCaps w:val="0"/>
          <w:color w:val="auto"/>
          <w:spacing w:val="0"/>
          <w:u w:val="none"/>
        </w:rPr>
      </w:pPr>
      <w:r>
        <w:br w:type="page"/>
      </w:r>
    </w:p>
    <w:p w:rsidR="00694C3B" w:rsidRDefault="0050503E" w:rsidP="00461738">
      <w:pPr>
        <w:pStyle w:val="Heading2"/>
        <w:rPr>
          <w:rStyle w:val="IntenseReference"/>
        </w:rPr>
      </w:pPr>
      <w:bookmarkStart w:id="480" w:name="_Toc462922470"/>
      <w:r>
        <w:rPr>
          <w:rStyle w:val="IntenseReference"/>
        </w:rPr>
        <w:lastRenderedPageBreak/>
        <w:t>βιβλιογραφικη ανασκοπηση</w:t>
      </w:r>
      <w:bookmarkEnd w:id="480"/>
    </w:p>
    <w:p w:rsidR="00C56793" w:rsidRDefault="0086482D" w:rsidP="002E28AC">
      <w:pPr>
        <w:jc w:val="both"/>
      </w:pPr>
      <w:r>
        <w:tab/>
        <w:t xml:space="preserve">Δεδομένου ότι το </w:t>
      </w:r>
      <w:r>
        <w:rPr>
          <w:lang w:val="en-US"/>
        </w:rPr>
        <w:t>KinectSensor</w:t>
      </w:r>
      <w:r>
        <w:t xml:space="preserve">κυκλοφόρησε πρώτη φορά </w:t>
      </w:r>
      <w:r w:rsidR="00C56793">
        <w:t xml:space="preserve">τα τέλη του 2010 </w:t>
      </w:r>
      <w:r w:rsidR="00B35F31">
        <w:t xml:space="preserve">ως </w:t>
      </w:r>
      <w:r w:rsidR="00C56793">
        <w:t xml:space="preserve">προέκταση της κονσόλας παιχνιδιών </w:t>
      </w:r>
      <w:r w:rsidR="00C56793">
        <w:rPr>
          <w:lang w:val="en-US"/>
        </w:rPr>
        <w:t>Xbox</w:t>
      </w:r>
      <w:r w:rsidR="00B35F31">
        <w:t xml:space="preserve"> και έπειτα άρχισε να χρησιμοποιείται ως εργαλείο συλλογής επιστημονικών και ερευνητικών δεδομένων</w:t>
      </w:r>
      <w:r w:rsidR="00C56793">
        <w:t>, το ζήτημα της ταυτοποίησης ατόμων μέσω σκελετών είναι ένα ερώτημα που προσφάτως άρχισε να εγείρεται</w:t>
      </w:r>
      <w:r w:rsidR="00B35F31">
        <w:t>.Για το λόγο αυτό</w:t>
      </w:r>
      <w:r w:rsidR="00C56793">
        <w:t xml:space="preserve"> η βιβλιογραφία και προηγούμενη έρευνα στην οποία στηριχθήκαμε</w:t>
      </w:r>
      <w:r w:rsidR="00B35F31">
        <w:t xml:space="preserve">,αν και ποικιλόμορφη </w:t>
      </w:r>
      <w:r w:rsidR="00740D15">
        <w:t>είναι σχετικά περιορισμένη.</w:t>
      </w:r>
    </w:p>
    <w:p w:rsidR="001743E9" w:rsidRDefault="00C56793" w:rsidP="002E28AC">
      <w:pPr>
        <w:jc w:val="both"/>
      </w:pPr>
      <w:r>
        <w:tab/>
      </w:r>
      <w:r w:rsidR="00B80913">
        <w:t xml:space="preserve">Από τα πρώτα βήματα έκαναν οι </w:t>
      </w:r>
      <w:r w:rsidR="00071CF4">
        <w:fldChar w:fldCharType="begin" w:fldLock="1"/>
      </w:r>
      <w:r w:rsidR="00DD07AF">
        <w:instrText>ADDIN CSL_CITATION { "citationItems" : [ { "id" : "ITEM-1", "itemData" : { "DOI" : "10.1145/2480362.2480369", "ISBN" : "9781450316569", "author" : [ { "dropping-particle" : "", "family" : "Araujo", "given" : "Ricardo M.", "non-dropping-particle" : "", "parse-names" : false, "suffix" : "" }, { "dropping-particle" : "", "family" : "Gra\u00f1a", "given" : "Gustavo", "non-dropping-particle" : "", "parse-names" : false, "suffix" : "" }, { "dropping-particle" : "", "family" : "Andersson", "given" : "Virginia", "non-dropping-particle" : "", "parse-names" : false, "suffix" : "" } ], "container-title" : "Proceedings of the 28th Annual ACM Symposium on Applied Computing - SAC '13", "id" : "ITEM-1", "issued" : { "date-parts" : [ [ "2013" ] ] }, "page" : "21", "title" : "Towards skeleton biometric identification using the microsoft kinect sensor", "type" : "article-journal" }, "uris" : [ "http://www.mendeley.com/documents/?uuid=15208539-26d9-442e-b96c-753023b88271" ] } ], "mendeley" : { "formattedCitation" : "(R. M. Araujo, Gra\u00f1a, &amp; Andersson, 2013)", "manualFormatting" : "Araujo, Gra\u00f1a, &amp; Andersson", "plainTextFormattedCitation" : "(R. M. Araujo, Gra\u00f1a, &amp; Andersson, 2013)", "previouslyFormattedCitation" : "(R. M. Araujo, Gra\u00f1a, &amp; Andersson, 2013)" }, "properties" : { "noteIndex" : 0 }, "schema" : "https://github.com/citation-style-language/schema/raw/master/csl-citation.json" }</w:instrText>
      </w:r>
      <w:r w:rsidR="00071CF4">
        <w:fldChar w:fldCharType="separate"/>
      </w:r>
      <w:r w:rsidR="00B80913" w:rsidRPr="00C7267B">
        <w:rPr>
          <w:noProof/>
        </w:rPr>
        <w:t>Araujo, Graña, &amp; Andersson</w:t>
      </w:r>
      <w:r w:rsidR="00071CF4">
        <w:fldChar w:fldCharType="end"/>
      </w:r>
      <w:ins w:id="481" w:author="Koft" w:date="2016-10-26T18:58:00Z">
        <w:r w:rsidR="00071CF4" w:rsidRPr="00071CF4">
          <w:rPr>
            <w:rPrChange w:id="482" w:author="Koft" w:date="2016-10-26T18:58:00Z">
              <w:rPr>
                <w:lang w:val="en-US"/>
              </w:rPr>
            </w:rPrChange>
          </w:rPr>
          <w:t xml:space="preserve"> </w:t>
        </w:r>
      </w:ins>
      <w:r w:rsidR="00B80913" w:rsidRPr="00C7267B">
        <w:t>στο άρθρο τους</w:t>
      </w:r>
      <w:ins w:id="483" w:author="Koft" w:date="2016-10-26T18:58:00Z">
        <w:r w:rsidR="00071CF4" w:rsidRPr="00071CF4">
          <w:rPr>
            <w:rPrChange w:id="484" w:author="Koft" w:date="2016-10-26T18:58:00Z">
              <w:rPr>
                <w:lang w:val="en-US"/>
              </w:rPr>
            </w:rPrChange>
          </w:rPr>
          <w:t xml:space="preserve"> </w:t>
        </w:r>
      </w:ins>
      <w:r w:rsidR="00B80913">
        <w:t>το 2013</w:t>
      </w:r>
      <w:r w:rsidR="00071CF4">
        <w:fldChar w:fldCharType="begin" w:fldLock="1"/>
      </w:r>
      <w:r w:rsidR="00DD07AF">
        <w:instrText>ADDIN CSL_CITATION { "citationItems" : [ { "id" : "ITEM-1", "itemData" : { "DOI" : "10.1145/2480362.2480369", "ISBN" : "9781450316569", "author" : [ { "dropping-particle" : "", "family" : "Araujo", "given" : "Ricardo M.", "non-dropping-particle" : "", "parse-names" : false, "suffix" : "" }, { "dropping-particle" : "", "family" : "Gra\u00f1a", "given" : "Gustavo", "non-dropping-particle" : "", "parse-names" : false, "suffix" : "" }, { "dropping-particle" : "", "family" : "Andersson", "given" : "Virginia", "non-dropping-particle" : "", "parse-names" : false, "suffix" : "" } ], "container-title" : "Proceedings of the 28th Annual ACM Symposium on Applied Computing - SAC '13", "id" : "ITEM-1", "issued" : { "date-parts" : [ [ "2013" ] ] }, "page" : "21", "title" : "Towards skeleton biometric identification using the microsoft kinect sensor", "type" : "article-journal" }, "uris" : [ "http://www.mendeley.com/documents/?uuid=15208539-26d9-442e-b96c-753023b88271" ] } ], "mendeley" : { "formattedCitation" : "(R. M. Araujo et al., 2013)", "plainTextFormattedCitation" : "(R. M. Araujo et al., 2013)", "previouslyFormattedCitation" : "(R. M. Araujo et al., 2013)" }, "properties" : { "noteIndex" : 0 }, "schema" : "https://github.com/citation-style-language/schema/raw/master/csl-citation.json" }</w:instrText>
      </w:r>
      <w:r w:rsidR="00071CF4">
        <w:fldChar w:fldCharType="separate"/>
      </w:r>
      <w:r w:rsidR="009B293D" w:rsidRPr="009B293D">
        <w:rPr>
          <w:noProof/>
        </w:rPr>
        <w:t>(R. M. Araujo et al., 2013)</w:t>
      </w:r>
      <w:r w:rsidR="00071CF4">
        <w:fldChar w:fldCharType="end"/>
      </w:r>
      <w:r w:rsidR="00B80913">
        <w:t xml:space="preserve">.Η ερευνητική ομάδα προέβει σε μέσω </w:t>
      </w:r>
      <w:r w:rsidR="00B80913">
        <w:rPr>
          <w:lang w:val="en-US"/>
        </w:rPr>
        <w:t>kinect</w:t>
      </w:r>
      <w:ins w:id="485" w:author="Koft" w:date="2016-10-26T18:58:00Z">
        <w:r w:rsidR="00071CF4" w:rsidRPr="00071CF4">
          <w:rPr>
            <w:rPrChange w:id="486" w:author="Koft" w:date="2016-10-26T18:58:00Z">
              <w:rPr>
                <w:lang w:val="en-US"/>
              </w:rPr>
            </w:rPrChange>
          </w:rPr>
          <w:t xml:space="preserve"> </w:t>
        </w:r>
      </w:ins>
      <w:r w:rsidR="00B80913">
        <w:t>συλλογή και υπολογισμό των αποστάσεων μεταξύ σημείων του σκελετού των υποκειμένων και στη συνέχεια εκπαίδευσε τους αλγορίθμους</w:t>
      </w:r>
      <w:ins w:id="487" w:author="Koft" w:date="2016-10-26T18:58:00Z">
        <w:r w:rsidR="00071CF4" w:rsidRPr="00071CF4">
          <w:rPr>
            <w:rPrChange w:id="488" w:author="Koft" w:date="2016-10-26T18:58:00Z">
              <w:rPr>
                <w:lang w:val="en-US"/>
              </w:rPr>
            </w:rPrChange>
          </w:rPr>
          <w:t xml:space="preserve"> </w:t>
        </w:r>
      </w:ins>
      <w:r w:rsidR="00B80913">
        <w:rPr>
          <w:lang w:val="en-US"/>
        </w:rPr>
        <w:t>Multi</w:t>
      </w:r>
      <w:r w:rsidR="00B80913" w:rsidRPr="00F92B4D">
        <w:t>-</w:t>
      </w:r>
      <w:r w:rsidR="00B80913">
        <w:rPr>
          <w:lang w:val="en-US"/>
        </w:rPr>
        <w:t>Layer</w:t>
      </w:r>
      <w:ins w:id="489" w:author="Koft" w:date="2016-10-26T18:58:00Z">
        <w:r w:rsidR="00071CF4" w:rsidRPr="00071CF4">
          <w:rPr>
            <w:rPrChange w:id="490" w:author="Koft" w:date="2016-10-26T18:58:00Z">
              <w:rPr>
                <w:lang w:val="en-US"/>
              </w:rPr>
            </w:rPrChange>
          </w:rPr>
          <w:t xml:space="preserve"> </w:t>
        </w:r>
      </w:ins>
      <w:r w:rsidR="00B80913">
        <w:rPr>
          <w:lang w:val="en-US"/>
        </w:rPr>
        <w:t>Perceptions</w:t>
      </w:r>
      <w:r w:rsidR="00B80913" w:rsidRPr="00EC39B1">
        <w:t xml:space="preserve"> (</w:t>
      </w:r>
      <w:r w:rsidR="00B80913">
        <w:rPr>
          <w:lang w:val="en-US"/>
        </w:rPr>
        <w:t>MLP</w:t>
      </w:r>
      <w:r w:rsidR="00B80913" w:rsidRPr="00EC39B1">
        <w:t>)</w:t>
      </w:r>
      <w:r w:rsidR="00B80913" w:rsidRPr="00F92B4D">
        <w:t xml:space="preserve">, </w:t>
      </w:r>
      <w:r w:rsidR="00B80913">
        <w:rPr>
          <w:lang w:val="en-US"/>
        </w:rPr>
        <w:t>Support</w:t>
      </w:r>
      <w:ins w:id="491" w:author="Koft" w:date="2016-10-26T18:58:00Z">
        <w:r w:rsidR="00071CF4" w:rsidRPr="00071CF4">
          <w:rPr>
            <w:rPrChange w:id="492" w:author="Koft" w:date="2016-10-26T18:58:00Z">
              <w:rPr>
                <w:lang w:val="en-US"/>
              </w:rPr>
            </w:rPrChange>
          </w:rPr>
          <w:t xml:space="preserve"> </w:t>
        </w:r>
      </w:ins>
      <w:r w:rsidR="00B80913">
        <w:rPr>
          <w:lang w:val="en-US"/>
        </w:rPr>
        <w:t>Vector</w:t>
      </w:r>
      <w:ins w:id="493" w:author="Koft" w:date="2016-10-26T18:58:00Z">
        <w:r w:rsidR="00071CF4" w:rsidRPr="00071CF4">
          <w:rPr>
            <w:rPrChange w:id="494" w:author="Koft" w:date="2016-10-26T18:58:00Z">
              <w:rPr>
                <w:lang w:val="en-US"/>
              </w:rPr>
            </w:rPrChange>
          </w:rPr>
          <w:t xml:space="preserve"> </w:t>
        </w:r>
      </w:ins>
      <w:r w:rsidR="00B80913">
        <w:rPr>
          <w:lang w:val="en-US"/>
        </w:rPr>
        <w:t>Machines</w:t>
      </w:r>
      <w:r w:rsidR="00B80913" w:rsidRPr="00EC39B1">
        <w:t xml:space="preserve"> (</w:t>
      </w:r>
      <w:r w:rsidR="00B80913">
        <w:rPr>
          <w:lang w:val="en-US"/>
        </w:rPr>
        <w:t>SVM</w:t>
      </w:r>
      <w:r w:rsidR="00B80913" w:rsidRPr="00EC39B1">
        <w:t>)</w:t>
      </w:r>
      <w:r w:rsidR="00B80913">
        <w:t xml:space="preserve"> και δοκίμασε ταξινόμηση μέσω </w:t>
      </w:r>
      <w:r w:rsidR="00B80913">
        <w:rPr>
          <w:lang w:val="en-US"/>
        </w:rPr>
        <w:t>Random</w:t>
      </w:r>
      <w:ins w:id="495" w:author="Koft" w:date="2016-10-26T18:58:00Z">
        <w:r w:rsidR="00071CF4" w:rsidRPr="00071CF4">
          <w:rPr>
            <w:rPrChange w:id="496" w:author="Koft" w:date="2016-10-26T18:58:00Z">
              <w:rPr>
                <w:lang w:val="en-US"/>
              </w:rPr>
            </w:rPrChange>
          </w:rPr>
          <w:t xml:space="preserve"> </w:t>
        </w:r>
      </w:ins>
      <w:r w:rsidR="00B80913">
        <w:rPr>
          <w:lang w:val="en-US"/>
        </w:rPr>
        <w:t>Forest</w:t>
      </w:r>
      <w:ins w:id="497" w:author="Koft" w:date="2016-10-26T18:58:00Z">
        <w:r w:rsidR="00071CF4" w:rsidRPr="00071CF4">
          <w:rPr>
            <w:rPrChange w:id="498" w:author="Koft" w:date="2016-10-26T18:58:00Z">
              <w:rPr>
                <w:lang w:val="en-US"/>
              </w:rPr>
            </w:rPrChange>
          </w:rPr>
          <w:t xml:space="preserve"> </w:t>
        </w:r>
      </w:ins>
      <w:r w:rsidR="00B80913">
        <w:t xml:space="preserve">και </w:t>
      </w:r>
      <w:r w:rsidR="00B80913">
        <w:rPr>
          <w:lang w:val="en-US"/>
        </w:rPr>
        <w:t>Decision</w:t>
      </w:r>
      <w:ins w:id="499" w:author="Koft" w:date="2016-10-26T18:58:00Z">
        <w:r w:rsidR="00071CF4" w:rsidRPr="00071CF4">
          <w:rPr>
            <w:rPrChange w:id="500" w:author="Koft" w:date="2016-10-26T18:58:00Z">
              <w:rPr>
                <w:lang w:val="en-US"/>
              </w:rPr>
            </w:rPrChange>
          </w:rPr>
          <w:t xml:space="preserve"> </w:t>
        </w:r>
      </w:ins>
      <w:r w:rsidR="00B80913">
        <w:rPr>
          <w:lang w:val="en-US"/>
        </w:rPr>
        <w:t>Trees</w:t>
      </w:r>
      <w:r w:rsidR="00B80913">
        <w:t xml:space="preserve"> για την ταυτοποίηση των ατόμων που έλαβαν μέρος στην πειραματική διαδικασία. </w:t>
      </w:r>
      <w:r w:rsidR="00EC39B1">
        <w:t xml:space="preserve">Η διαδικασία σύγκρισης των αποτελεσμάτων εξετάζει την αποδοτικότητα κάθε αλγορίθμου στα πλαίσια </w:t>
      </w:r>
      <w:r w:rsidR="005706C5">
        <w:t>α</w:t>
      </w:r>
      <w:r w:rsidR="00EC39B1">
        <w:t>)</w:t>
      </w:r>
      <w:ins w:id="501" w:author="Koft" w:date="2016-10-26T18:58:00Z">
        <w:r w:rsidR="00071CF4" w:rsidRPr="00071CF4">
          <w:rPr>
            <w:rPrChange w:id="502" w:author="Koft" w:date="2016-10-26T18:58:00Z">
              <w:rPr>
                <w:lang w:val="en-US"/>
              </w:rPr>
            </w:rPrChange>
          </w:rPr>
          <w:t xml:space="preserve"> </w:t>
        </w:r>
      </w:ins>
      <w:r>
        <w:t>ταυτοποίησης πολλών αντικειμένων</w:t>
      </w:r>
      <w:ins w:id="503" w:author="Koft" w:date="2016-10-26T18:58:00Z">
        <w:r w:rsidR="00071CF4" w:rsidRPr="00071CF4">
          <w:rPr>
            <w:rPrChange w:id="504" w:author="Koft" w:date="2016-10-26T18:58:00Z">
              <w:rPr>
                <w:lang w:val="en-US"/>
              </w:rPr>
            </w:rPrChange>
          </w:rPr>
          <w:t xml:space="preserve"> </w:t>
        </w:r>
      </w:ins>
      <w:r w:rsidRPr="00AD55D7">
        <w:t>(</w:t>
      </w:r>
      <w:r w:rsidRPr="00A90240">
        <w:t>multi</w:t>
      </w:r>
      <w:r w:rsidRPr="00AD55D7">
        <w:t>-</w:t>
      </w:r>
      <w:r w:rsidRPr="00A90240">
        <w:t>classclassiﬁcation</w:t>
      </w:r>
      <w:r w:rsidRPr="00AD55D7">
        <w:t>)</w:t>
      </w:r>
      <w:r>
        <w:t xml:space="preserve"> έναντι της </w:t>
      </w:r>
      <w:r w:rsidR="00CB1A03">
        <w:t xml:space="preserve">δυαδικής </w:t>
      </w:r>
      <w:r w:rsidR="000816EB">
        <w:t>κατηγοριοποίησης</w:t>
      </w:r>
      <w:ins w:id="505" w:author="Koft" w:date="2016-10-26T18:58:00Z">
        <w:r w:rsidR="00071CF4" w:rsidRPr="00071CF4">
          <w:rPr>
            <w:rPrChange w:id="506" w:author="Koft" w:date="2016-10-26T18:58:00Z">
              <w:rPr>
                <w:lang w:val="en-US"/>
              </w:rPr>
            </w:rPrChange>
          </w:rPr>
          <w:t xml:space="preserve"> </w:t>
        </w:r>
      </w:ins>
      <w:r w:rsidRPr="00AD55D7">
        <w:t>(</w:t>
      </w:r>
      <w:r w:rsidRPr="00A90240">
        <w:t>binaryclassiﬁcation</w:t>
      </w:r>
      <w:r w:rsidRPr="00AD55D7">
        <w:t>)</w:t>
      </w:r>
      <w:r w:rsidR="00EC39B1">
        <w:t xml:space="preserve">, </w:t>
      </w:r>
      <w:r w:rsidR="005706C5">
        <w:t>β</w:t>
      </w:r>
      <w:r w:rsidR="00EC39B1">
        <w:t>) χρήσης συγκεκριμέ</w:t>
      </w:r>
      <w:r w:rsidR="00CB1A03">
        <w:t xml:space="preserve">νων μεγεθών από τα δεδομένα, </w:t>
      </w:r>
      <w:r w:rsidR="005706C5">
        <w:t>γ</w:t>
      </w:r>
      <w:r w:rsidR="00CB1A03">
        <w:t>)</w:t>
      </w:r>
      <w:ins w:id="507" w:author="Koft" w:date="2016-10-26T18:58:00Z">
        <w:r w:rsidR="00071CF4" w:rsidRPr="00071CF4">
          <w:rPr>
            <w:rPrChange w:id="508" w:author="Koft" w:date="2016-10-26T18:58:00Z">
              <w:rPr>
                <w:lang w:val="en-US"/>
              </w:rPr>
            </w:rPrChange>
          </w:rPr>
          <w:t xml:space="preserve"> </w:t>
        </w:r>
      </w:ins>
      <w:r w:rsidR="00CB1A03">
        <w:t>ε</w:t>
      </w:r>
      <w:r w:rsidR="00EC39B1">
        <w:t>ξάρτησης του αποτελέσματος από την κίνηση του ατόμου στο χώρο.</w:t>
      </w:r>
    </w:p>
    <w:p w:rsidR="001743E9" w:rsidRPr="006C27FC" w:rsidRDefault="001743E9">
      <w:pPr>
        <w:jc w:val="both"/>
      </w:pPr>
      <w:r>
        <w:tab/>
      </w:r>
      <w:r w:rsidR="005706C5">
        <w:t xml:space="preserve">Σε </w:t>
      </w:r>
      <w:r w:rsidR="00A71164">
        <w:t xml:space="preserve">επόμενή </w:t>
      </w:r>
      <w:r w:rsidR="005706C5">
        <w:t xml:space="preserve">τους μελέτη </w:t>
      </w:r>
      <w:r w:rsidR="00071CF4">
        <w:rPr>
          <w:rFonts w:ascii="Calibri" w:hAnsi="Calibri" w:cs="Times New Roman"/>
          <w:i/>
          <w:noProof/>
          <w:szCs w:val="24"/>
          <w:lang w:val="en-US"/>
        </w:rPr>
        <w:fldChar w:fldCharType="begin" w:fldLock="1"/>
      </w:r>
      <w:r w:rsidR="00DD07AF">
        <w:rPr>
          <w:rFonts w:ascii="Calibri" w:hAnsi="Calibri" w:cs="Times New Roman"/>
          <w:i/>
          <w:noProof/>
          <w:szCs w:val="24"/>
          <w:lang w:val="en-US"/>
        </w:rPr>
        <w:instrText>ADDINCSL</w:instrText>
      </w:r>
      <w:r w:rsidR="00DD07AF" w:rsidRPr="00DD07AF">
        <w:rPr>
          <w:rFonts w:ascii="Calibri" w:hAnsi="Calibri" w:cs="Times New Roman"/>
          <w:i/>
          <w:noProof/>
          <w:szCs w:val="24"/>
        </w:rPr>
        <w:instrText>_</w:instrText>
      </w:r>
      <w:r w:rsidR="00DD07AF">
        <w:rPr>
          <w:rFonts w:ascii="Calibri" w:hAnsi="Calibri" w:cs="Times New Roman"/>
          <w:i/>
          <w:noProof/>
          <w:szCs w:val="24"/>
          <w:lang w:val="en-US"/>
        </w:rPr>
        <w:instrText>CITATION</w:instrText>
      </w:r>
      <w:r w:rsidR="00DD07AF" w:rsidRPr="00DD07AF">
        <w:rPr>
          <w:rFonts w:ascii="Calibri" w:hAnsi="Calibri" w:cs="Times New Roman"/>
          <w:i/>
          <w:noProof/>
          <w:szCs w:val="24"/>
        </w:rPr>
        <w:instrText xml:space="preserve"> { "</w:instrText>
      </w:r>
      <w:r w:rsidR="00DD07AF">
        <w:rPr>
          <w:rFonts w:ascii="Calibri" w:hAnsi="Calibri" w:cs="Times New Roman"/>
          <w:i/>
          <w:noProof/>
          <w:szCs w:val="24"/>
          <w:lang w:val="en-US"/>
        </w:rPr>
        <w:instrText>citationItems</w:instrText>
      </w:r>
      <w:r w:rsidR="00DD07AF" w:rsidRPr="00DD07AF">
        <w:rPr>
          <w:rFonts w:ascii="Calibri" w:hAnsi="Calibri" w:cs="Times New Roman"/>
          <w:i/>
          <w:noProof/>
          <w:szCs w:val="24"/>
        </w:rPr>
        <w:instrText>" : [ { "</w:instrText>
      </w:r>
      <w:r w:rsidR="00DD07AF">
        <w:rPr>
          <w:rFonts w:ascii="Calibri" w:hAnsi="Calibri" w:cs="Times New Roman"/>
          <w:i/>
          <w:noProof/>
          <w:szCs w:val="24"/>
          <w:lang w:val="en-US"/>
        </w:rPr>
        <w:instrText>id</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ITEM</w:instrText>
      </w:r>
      <w:r w:rsidR="00DD07AF" w:rsidRPr="00DD07AF">
        <w:rPr>
          <w:rFonts w:ascii="Calibri" w:hAnsi="Calibri" w:cs="Times New Roman"/>
          <w:i/>
          <w:noProof/>
          <w:szCs w:val="24"/>
        </w:rPr>
        <w:instrText>-1", "</w:instrText>
      </w:r>
      <w:r w:rsidR="00DD07AF">
        <w:rPr>
          <w:rFonts w:ascii="Calibri" w:hAnsi="Calibri" w:cs="Times New Roman"/>
          <w:i/>
          <w:noProof/>
          <w:szCs w:val="24"/>
          <w:lang w:val="en-US"/>
        </w:rPr>
        <w:instrText>itemData</w:instrText>
      </w:r>
      <w:r w:rsidR="00DD07AF" w:rsidRPr="00DD07AF">
        <w:rPr>
          <w:rFonts w:ascii="Calibri" w:hAnsi="Calibri" w:cs="Times New Roman"/>
          <w:i/>
          <w:noProof/>
          <w:szCs w:val="24"/>
        </w:rPr>
        <w:instrText>" : { "</w:instrText>
      </w:r>
      <w:r w:rsidR="00DD07AF">
        <w:rPr>
          <w:rFonts w:ascii="Calibri" w:hAnsi="Calibri" w:cs="Times New Roman"/>
          <w:i/>
          <w:noProof/>
          <w:szCs w:val="24"/>
          <w:lang w:val="en-US"/>
        </w:rPr>
        <w:instrText>DOI</w:instrText>
      </w:r>
      <w:r w:rsidR="00DD07AF" w:rsidRPr="00DD07AF">
        <w:rPr>
          <w:rFonts w:ascii="Calibri" w:hAnsi="Calibri" w:cs="Times New Roman"/>
          <w:i/>
          <w:noProof/>
          <w:szCs w:val="24"/>
        </w:rPr>
        <w:instrText>" : "10.1109/</w:instrText>
      </w:r>
      <w:r w:rsidR="00DD07AF">
        <w:rPr>
          <w:rFonts w:ascii="Calibri" w:hAnsi="Calibri" w:cs="Times New Roman"/>
          <w:i/>
          <w:noProof/>
          <w:szCs w:val="24"/>
          <w:lang w:val="en-US"/>
        </w:rPr>
        <w:instrText>ICTAI</w:instrText>
      </w:r>
      <w:r w:rsidR="00DD07AF" w:rsidRPr="00DD07AF">
        <w:rPr>
          <w:rFonts w:ascii="Calibri" w:hAnsi="Calibri" w:cs="Times New Roman"/>
          <w:i/>
          <w:noProof/>
          <w:szCs w:val="24"/>
        </w:rPr>
        <w:instrText>.2014.99", "</w:instrText>
      </w:r>
      <w:r w:rsidR="00DD07AF">
        <w:rPr>
          <w:rFonts w:ascii="Calibri" w:hAnsi="Calibri" w:cs="Times New Roman"/>
          <w:i/>
          <w:noProof/>
          <w:szCs w:val="24"/>
          <w:lang w:val="en-US"/>
        </w:rPr>
        <w:instrText>ISBN</w:instrText>
      </w:r>
      <w:r w:rsidR="00DD07AF" w:rsidRPr="00DD07AF">
        <w:rPr>
          <w:rFonts w:ascii="Calibri" w:hAnsi="Calibri" w:cs="Times New Roman"/>
          <w:i/>
          <w:noProof/>
          <w:szCs w:val="24"/>
        </w:rPr>
        <w:instrText>" : "978-1-4799-6572-4", "</w:instrText>
      </w:r>
      <w:r w:rsidR="00DD07AF">
        <w:rPr>
          <w:rFonts w:ascii="Calibri" w:hAnsi="Calibri" w:cs="Times New Roman"/>
          <w:i/>
          <w:noProof/>
          <w:szCs w:val="24"/>
          <w:lang w:val="en-US"/>
        </w:rPr>
        <w:instrText>ISSN</w:instrText>
      </w:r>
      <w:r w:rsidR="00DD07AF" w:rsidRPr="00DD07AF">
        <w:rPr>
          <w:rFonts w:ascii="Calibri" w:hAnsi="Calibri" w:cs="Times New Roman"/>
          <w:i/>
          <w:noProof/>
          <w:szCs w:val="24"/>
        </w:rPr>
        <w:instrText>" : "1082-3409", "</w:instrText>
      </w:r>
      <w:r w:rsidR="00DD07AF">
        <w:rPr>
          <w:rFonts w:ascii="Calibri" w:hAnsi="Calibri" w:cs="Times New Roman"/>
          <w:i/>
          <w:noProof/>
          <w:szCs w:val="24"/>
          <w:lang w:val="en-US"/>
        </w:rPr>
        <w:instrText>author</w:instrText>
      </w:r>
      <w:r w:rsidR="00DD07AF" w:rsidRPr="00DD07AF">
        <w:rPr>
          <w:rFonts w:ascii="Calibri" w:hAnsi="Calibri" w:cs="Times New Roman"/>
          <w:i/>
          <w:noProof/>
          <w:szCs w:val="24"/>
        </w:rPr>
        <w:instrText>" : [ { "</w:instrText>
      </w:r>
      <w:r w:rsidR="00DD07AF">
        <w:rPr>
          <w:rFonts w:ascii="Calibri" w:hAnsi="Calibri" w:cs="Times New Roman"/>
          <w:i/>
          <w:noProof/>
          <w:szCs w:val="24"/>
          <w:lang w:val="en-US"/>
        </w:rPr>
        <w:instrText>dropping</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particle</w:instrText>
      </w:r>
      <w:r w:rsidR="00DD07AF" w:rsidRPr="00DD07AF">
        <w:rPr>
          <w:rFonts w:ascii="Calibri" w:hAnsi="Calibri" w:cs="Times New Roman"/>
          <w:i/>
          <w:noProof/>
          <w:szCs w:val="24"/>
        </w:rPr>
        <w:instrText>" : "", "</w:instrText>
      </w:r>
      <w:r w:rsidR="00DD07AF">
        <w:rPr>
          <w:rFonts w:ascii="Calibri" w:hAnsi="Calibri" w:cs="Times New Roman"/>
          <w:i/>
          <w:noProof/>
          <w:szCs w:val="24"/>
          <w:lang w:val="en-US"/>
        </w:rPr>
        <w:instrText>family</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Andersson</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given</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VirginiaO</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non</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dropping</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particle</w:instrText>
      </w:r>
      <w:r w:rsidR="00DD07AF" w:rsidRPr="00DD07AF">
        <w:rPr>
          <w:rFonts w:ascii="Calibri" w:hAnsi="Calibri" w:cs="Times New Roman"/>
          <w:i/>
          <w:noProof/>
          <w:szCs w:val="24"/>
        </w:rPr>
        <w:instrText>" : "", "</w:instrText>
      </w:r>
      <w:r w:rsidR="00DD07AF">
        <w:rPr>
          <w:rFonts w:ascii="Calibri" w:hAnsi="Calibri" w:cs="Times New Roman"/>
          <w:i/>
          <w:noProof/>
          <w:szCs w:val="24"/>
          <w:lang w:val="en-US"/>
        </w:rPr>
        <w:instrText>parse</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names</w:instrText>
      </w:r>
      <w:r w:rsidR="00DD07AF" w:rsidRPr="00DD07AF">
        <w:rPr>
          <w:rFonts w:ascii="Calibri" w:hAnsi="Calibri" w:cs="Times New Roman"/>
          <w:i/>
          <w:noProof/>
          <w:szCs w:val="24"/>
        </w:rPr>
        <w:instrText xml:space="preserve">" : </w:instrText>
      </w:r>
      <w:r w:rsidR="00DD07AF">
        <w:rPr>
          <w:rFonts w:ascii="Calibri" w:hAnsi="Calibri" w:cs="Times New Roman"/>
          <w:i/>
          <w:noProof/>
          <w:szCs w:val="24"/>
          <w:lang w:val="en-US"/>
        </w:rPr>
        <w:instrText>false</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suffix</w:instrText>
      </w:r>
      <w:r w:rsidR="00DD07AF" w:rsidRPr="00DD07AF">
        <w:rPr>
          <w:rFonts w:ascii="Calibri" w:hAnsi="Calibri" w:cs="Times New Roman"/>
          <w:i/>
          <w:noProof/>
          <w:szCs w:val="24"/>
        </w:rPr>
        <w:instrText>" : "" }, { "</w:instrText>
      </w:r>
      <w:r w:rsidR="00DD07AF">
        <w:rPr>
          <w:rFonts w:ascii="Calibri" w:hAnsi="Calibri" w:cs="Times New Roman"/>
          <w:i/>
          <w:noProof/>
          <w:szCs w:val="24"/>
          <w:lang w:val="en-US"/>
        </w:rPr>
        <w:instrText>dropping</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particle</w:instrText>
      </w:r>
      <w:r w:rsidR="00DD07AF" w:rsidRPr="00DD07AF">
        <w:rPr>
          <w:rFonts w:ascii="Calibri" w:hAnsi="Calibri" w:cs="Times New Roman"/>
          <w:i/>
          <w:noProof/>
          <w:szCs w:val="24"/>
        </w:rPr>
        <w:instrText>" : "", "</w:instrText>
      </w:r>
      <w:r w:rsidR="00DD07AF">
        <w:rPr>
          <w:rFonts w:ascii="Calibri" w:hAnsi="Calibri" w:cs="Times New Roman"/>
          <w:i/>
          <w:noProof/>
          <w:szCs w:val="24"/>
          <w:lang w:val="en-US"/>
        </w:rPr>
        <w:instrText>family</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Araujo</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given</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RicardoM</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non</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dropping</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particle</w:instrText>
      </w:r>
      <w:r w:rsidR="00DD07AF" w:rsidRPr="00DD07AF">
        <w:rPr>
          <w:rFonts w:ascii="Calibri" w:hAnsi="Calibri" w:cs="Times New Roman"/>
          <w:i/>
          <w:noProof/>
          <w:szCs w:val="24"/>
        </w:rPr>
        <w:instrText>" : "", "</w:instrText>
      </w:r>
      <w:r w:rsidR="00DD07AF">
        <w:rPr>
          <w:rFonts w:ascii="Calibri" w:hAnsi="Calibri" w:cs="Times New Roman"/>
          <w:i/>
          <w:noProof/>
          <w:szCs w:val="24"/>
          <w:lang w:val="en-US"/>
        </w:rPr>
        <w:instrText>parse</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names</w:instrText>
      </w:r>
      <w:r w:rsidR="00DD07AF" w:rsidRPr="00DD07AF">
        <w:rPr>
          <w:rFonts w:ascii="Calibri" w:hAnsi="Calibri" w:cs="Times New Roman"/>
          <w:i/>
          <w:noProof/>
          <w:szCs w:val="24"/>
        </w:rPr>
        <w:instrText xml:space="preserve">" : </w:instrText>
      </w:r>
      <w:r w:rsidR="00DD07AF">
        <w:rPr>
          <w:rFonts w:ascii="Calibri" w:hAnsi="Calibri" w:cs="Times New Roman"/>
          <w:i/>
          <w:noProof/>
          <w:szCs w:val="24"/>
          <w:lang w:val="en-US"/>
        </w:rPr>
        <w:instrText>false</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suffix</w:instrText>
      </w:r>
      <w:r w:rsidR="00DD07AF" w:rsidRPr="00DD07AF">
        <w:rPr>
          <w:rFonts w:ascii="Calibri" w:hAnsi="Calibri" w:cs="Times New Roman"/>
          <w:i/>
          <w:noProof/>
          <w:szCs w:val="24"/>
        </w:rPr>
        <w:instrText>" : "" } ], "</w:instrText>
      </w:r>
      <w:r w:rsidR="00DD07AF">
        <w:rPr>
          <w:rFonts w:ascii="Calibri" w:hAnsi="Calibri" w:cs="Times New Roman"/>
          <w:i/>
          <w:noProof/>
          <w:szCs w:val="24"/>
          <w:lang w:val="en-US"/>
        </w:rPr>
        <w:instrText>container</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title</w:instrText>
      </w:r>
      <w:r w:rsidR="00DD07AF" w:rsidRPr="00DD07AF">
        <w:rPr>
          <w:rFonts w:ascii="Calibri" w:hAnsi="Calibri" w:cs="Times New Roman"/>
          <w:i/>
          <w:noProof/>
          <w:szCs w:val="24"/>
        </w:rPr>
        <w:instrText xml:space="preserve">" : "2014 </w:instrText>
      </w:r>
      <w:r w:rsidR="00DD07AF">
        <w:rPr>
          <w:rFonts w:ascii="Calibri" w:hAnsi="Calibri" w:cs="Times New Roman"/>
          <w:i/>
          <w:noProof/>
          <w:szCs w:val="24"/>
          <w:lang w:val="en-US"/>
        </w:rPr>
        <w:instrText>IEEE</w:instrText>
      </w:r>
      <w:r w:rsidR="00DD07AF" w:rsidRPr="00DD07AF">
        <w:rPr>
          <w:rFonts w:ascii="Calibri" w:hAnsi="Calibri" w:cs="Times New Roman"/>
          <w:i/>
          <w:noProof/>
          <w:szCs w:val="24"/>
        </w:rPr>
        <w:instrText xml:space="preserve"> 26</w:instrText>
      </w:r>
      <w:r w:rsidR="00DD07AF">
        <w:rPr>
          <w:rFonts w:ascii="Calibri" w:hAnsi="Calibri" w:cs="Times New Roman"/>
          <w:i/>
          <w:noProof/>
          <w:szCs w:val="24"/>
          <w:lang w:val="en-US"/>
        </w:rPr>
        <w:instrText>thInternationalConferenceonToolswithArtificialIntelligence</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id</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ITEM</w:instrText>
      </w:r>
      <w:r w:rsidR="00DD07AF" w:rsidRPr="00DD07AF">
        <w:rPr>
          <w:rFonts w:ascii="Calibri" w:hAnsi="Calibri" w:cs="Times New Roman"/>
          <w:i/>
          <w:noProof/>
          <w:szCs w:val="24"/>
        </w:rPr>
        <w:instrText>-1", "</w:instrText>
      </w:r>
      <w:r w:rsidR="00DD07AF">
        <w:rPr>
          <w:rFonts w:ascii="Calibri" w:hAnsi="Calibri" w:cs="Times New Roman"/>
          <w:i/>
          <w:noProof/>
          <w:szCs w:val="24"/>
          <w:lang w:val="en-US"/>
        </w:rPr>
        <w:instrText>issued</w:instrText>
      </w:r>
      <w:r w:rsidR="00DD07AF" w:rsidRPr="00DD07AF">
        <w:rPr>
          <w:rFonts w:ascii="Calibri" w:hAnsi="Calibri" w:cs="Times New Roman"/>
          <w:i/>
          <w:noProof/>
          <w:szCs w:val="24"/>
        </w:rPr>
        <w:instrText>" : { "</w:instrText>
      </w:r>
      <w:r w:rsidR="00DD07AF">
        <w:rPr>
          <w:rFonts w:ascii="Calibri" w:hAnsi="Calibri" w:cs="Times New Roman"/>
          <w:i/>
          <w:noProof/>
          <w:szCs w:val="24"/>
          <w:lang w:val="en-US"/>
        </w:rPr>
        <w:instrText>date</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parts</w:instrText>
      </w:r>
      <w:r w:rsidR="00DD07AF" w:rsidRPr="00DD07AF">
        <w:rPr>
          <w:rFonts w:ascii="Calibri" w:hAnsi="Calibri" w:cs="Times New Roman"/>
          <w:i/>
          <w:noProof/>
          <w:szCs w:val="24"/>
        </w:rPr>
        <w:instrText>" : [ [ "2014", "11" ] ] }, "</w:instrText>
      </w:r>
      <w:r w:rsidR="00DD07AF">
        <w:rPr>
          <w:rFonts w:ascii="Calibri" w:hAnsi="Calibri" w:cs="Times New Roman"/>
          <w:i/>
          <w:noProof/>
          <w:szCs w:val="24"/>
          <w:lang w:val="en-US"/>
        </w:rPr>
        <w:instrText>language</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English</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page</w:instrText>
      </w:r>
      <w:r w:rsidR="00DD07AF" w:rsidRPr="00DD07AF">
        <w:rPr>
          <w:rFonts w:ascii="Calibri" w:hAnsi="Calibri" w:cs="Times New Roman"/>
          <w:i/>
          <w:noProof/>
          <w:szCs w:val="24"/>
        </w:rPr>
        <w:instrText>" : "627-633", "</w:instrText>
      </w:r>
      <w:r w:rsidR="00DD07AF">
        <w:rPr>
          <w:rFonts w:ascii="Calibri" w:hAnsi="Calibri" w:cs="Times New Roman"/>
          <w:i/>
          <w:noProof/>
          <w:szCs w:val="24"/>
          <w:lang w:val="en-US"/>
        </w:rPr>
        <w:instrText>publisher</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IEEE</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title</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FullBodyPersonIdentificationUsingtheKinectSensor</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type</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paper</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conference</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uris</w:instrText>
      </w:r>
      <w:r w:rsidR="00DD07AF" w:rsidRPr="00DD07AF">
        <w:rPr>
          <w:rFonts w:ascii="Calibri" w:hAnsi="Calibri" w:cs="Times New Roman"/>
          <w:i/>
          <w:noProof/>
          <w:szCs w:val="24"/>
        </w:rPr>
        <w:instrText>" : [ "</w:instrText>
      </w:r>
      <w:r w:rsidR="00DD07AF">
        <w:rPr>
          <w:rFonts w:ascii="Calibri" w:hAnsi="Calibri" w:cs="Times New Roman"/>
          <w:i/>
          <w:noProof/>
          <w:szCs w:val="24"/>
          <w:lang w:val="en-US"/>
        </w:rPr>
        <w:instrText>http</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www</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mendeley</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com</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documents</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uuid</w:instrText>
      </w:r>
      <w:r w:rsidR="00DD07AF" w:rsidRPr="00DD07AF">
        <w:rPr>
          <w:rFonts w:ascii="Calibri" w:hAnsi="Calibri" w:cs="Times New Roman"/>
          <w:i/>
          <w:noProof/>
          <w:szCs w:val="24"/>
        </w:rPr>
        <w:instrText>=501</w:instrText>
      </w:r>
      <w:r w:rsidR="00DD07AF">
        <w:rPr>
          <w:rFonts w:ascii="Calibri" w:hAnsi="Calibri" w:cs="Times New Roman"/>
          <w:i/>
          <w:noProof/>
          <w:szCs w:val="24"/>
          <w:lang w:val="en-US"/>
        </w:rPr>
        <w:instrText>b</w:instrText>
      </w:r>
      <w:r w:rsidR="00DD07AF" w:rsidRPr="00DD07AF">
        <w:rPr>
          <w:rFonts w:ascii="Calibri" w:hAnsi="Calibri" w:cs="Times New Roman"/>
          <w:i/>
          <w:noProof/>
          <w:szCs w:val="24"/>
        </w:rPr>
        <w:instrText>7572-98</w:instrText>
      </w:r>
      <w:r w:rsidR="00DD07AF">
        <w:rPr>
          <w:rFonts w:ascii="Calibri" w:hAnsi="Calibri" w:cs="Times New Roman"/>
          <w:i/>
          <w:noProof/>
          <w:szCs w:val="24"/>
          <w:lang w:val="en-US"/>
        </w:rPr>
        <w:instrText>d</w:instrText>
      </w:r>
      <w:r w:rsidR="00DD07AF" w:rsidRPr="00DD07AF">
        <w:rPr>
          <w:rFonts w:ascii="Calibri" w:hAnsi="Calibri" w:cs="Times New Roman"/>
          <w:i/>
          <w:noProof/>
          <w:szCs w:val="24"/>
        </w:rPr>
        <w:instrText>4-4380-8163-</w:instrText>
      </w:r>
      <w:r w:rsidR="00DD07AF">
        <w:rPr>
          <w:rFonts w:ascii="Calibri" w:hAnsi="Calibri" w:cs="Times New Roman"/>
          <w:i/>
          <w:noProof/>
          <w:szCs w:val="24"/>
          <w:lang w:val="en-US"/>
        </w:rPr>
        <w:instrText>de</w:instrText>
      </w:r>
      <w:r w:rsidR="00DD07AF" w:rsidRPr="00DD07AF">
        <w:rPr>
          <w:rFonts w:ascii="Calibri" w:hAnsi="Calibri" w:cs="Times New Roman"/>
          <w:i/>
          <w:noProof/>
          <w:szCs w:val="24"/>
        </w:rPr>
        <w:instrText>3</w:instrText>
      </w:r>
      <w:r w:rsidR="00DD07AF">
        <w:rPr>
          <w:rFonts w:ascii="Calibri" w:hAnsi="Calibri" w:cs="Times New Roman"/>
          <w:i/>
          <w:noProof/>
          <w:szCs w:val="24"/>
          <w:lang w:val="en-US"/>
        </w:rPr>
        <w:instrText>f</w:instrText>
      </w:r>
      <w:r w:rsidR="00DD07AF" w:rsidRPr="00DD07AF">
        <w:rPr>
          <w:rFonts w:ascii="Calibri" w:hAnsi="Calibri" w:cs="Times New Roman"/>
          <w:i/>
          <w:noProof/>
          <w:szCs w:val="24"/>
        </w:rPr>
        <w:instrText>22</w:instrText>
      </w:r>
      <w:r w:rsidR="00DD07AF">
        <w:rPr>
          <w:rFonts w:ascii="Calibri" w:hAnsi="Calibri" w:cs="Times New Roman"/>
          <w:i/>
          <w:noProof/>
          <w:szCs w:val="24"/>
          <w:lang w:val="en-US"/>
        </w:rPr>
        <w:instrText>a</w:instrText>
      </w:r>
      <w:r w:rsidR="00DD07AF" w:rsidRPr="00DD07AF">
        <w:rPr>
          <w:rFonts w:ascii="Calibri" w:hAnsi="Calibri" w:cs="Times New Roman"/>
          <w:i/>
          <w:noProof/>
          <w:szCs w:val="24"/>
        </w:rPr>
        <w:instrText>9886</w:instrText>
      </w:r>
      <w:r w:rsidR="00DD07AF">
        <w:rPr>
          <w:rFonts w:ascii="Calibri" w:hAnsi="Calibri" w:cs="Times New Roman"/>
          <w:i/>
          <w:noProof/>
          <w:szCs w:val="24"/>
          <w:lang w:val="en-US"/>
        </w:rPr>
        <w:instrText>b</w:instrText>
      </w:r>
      <w:r w:rsidR="00DD07AF" w:rsidRPr="00DD07AF">
        <w:rPr>
          <w:rFonts w:ascii="Calibri" w:hAnsi="Calibri" w:cs="Times New Roman"/>
          <w:i/>
          <w:noProof/>
          <w:szCs w:val="24"/>
        </w:rPr>
        <w:instrText>", "</w:instrText>
      </w:r>
      <w:r w:rsidR="00DD07AF">
        <w:rPr>
          <w:rFonts w:ascii="Calibri" w:hAnsi="Calibri" w:cs="Times New Roman"/>
          <w:i/>
          <w:noProof/>
          <w:szCs w:val="24"/>
          <w:lang w:val="en-US"/>
        </w:rPr>
        <w:instrText>http</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www</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mendeley</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com</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documents</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uuid</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a</w:instrText>
      </w:r>
      <w:r w:rsidR="00DD07AF" w:rsidRPr="00DD07AF">
        <w:rPr>
          <w:rFonts w:ascii="Calibri" w:hAnsi="Calibri" w:cs="Times New Roman"/>
          <w:i/>
          <w:noProof/>
          <w:szCs w:val="24"/>
        </w:rPr>
        <w:instrText>6</w:instrText>
      </w:r>
      <w:r w:rsidR="00DD07AF">
        <w:rPr>
          <w:rFonts w:ascii="Calibri" w:hAnsi="Calibri" w:cs="Times New Roman"/>
          <w:i/>
          <w:noProof/>
          <w:szCs w:val="24"/>
          <w:lang w:val="en-US"/>
        </w:rPr>
        <w:instrText>c</w:instrText>
      </w:r>
      <w:r w:rsidR="00DD07AF" w:rsidRPr="00DD07AF">
        <w:rPr>
          <w:rFonts w:ascii="Calibri" w:hAnsi="Calibri" w:cs="Times New Roman"/>
          <w:i/>
          <w:noProof/>
          <w:szCs w:val="24"/>
        </w:rPr>
        <w:instrText>605</w:instrText>
      </w:r>
      <w:r w:rsidR="00DD07AF">
        <w:rPr>
          <w:rFonts w:ascii="Calibri" w:hAnsi="Calibri" w:cs="Times New Roman"/>
          <w:i/>
          <w:noProof/>
          <w:szCs w:val="24"/>
          <w:lang w:val="en-US"/>
        </w:rPr>
        <w:instrText>e</w:instrText>
      </w:r>
      <w:r w:rsidR="00DD07AF" w:rsidRPr="00DD07AF">
        <w:rPr>
          <w:rFonts w:ascii="Calibri" w:hAnsi="Calibri" w:cs="Times New Roman"/>
          <w:i/>
          <w:noProof/>
          <w:szCs w:val="24"/>
        </w:rPr>
        <w:instrText>4-198</w:instrText>
      </w:r>
      <w:r w:rsidR="00DD07AF">
        <w:rPr>
          <w:rFonts w:ascii="Calibri" w:hAnsi="Calibri" w:cs="Times New Roman"/>
          <w:i/>
          <w:noProof/>
          <w:szCs w:val="24"/>
          <w:lang w:val="en-US"/>
        </w:rPr>
        <w:instrText>f</w:instrText>
      </w:r>
      <w:r w:rsidR="00DD07AF" w:rsidRPr="00DD07AF">
        <w:rPr>
          <w:rFonts w:ascii="Calibri" w:hAnsi="Calibri" w:cs="Times New Roman"/>
          <w:i/>
          <w:noProof/>
          <w:szCs w:val="24"/>
        </w:rPr>
        <w:instrText>-42</w:instrText>
      </w:r>
      <w:r w:rsidR="00DD07AF">
        <w:rPr>
          <w:rFonts w:ascii="Calibri" w:hAnsi="Calibri" w:cs="Times New Roman"/>
          <w:i/>
          <w:noProof/>
          <w:szCs w:val="24"/>
          <w:lang w:val="en-US"/>
        </w:rPr>
        <w:instrText>d</w:instrText>
      </w:r>
      <w:r w:rsidR="00DD07AF" w:rsidRPr="00DD07AF">
        <w:rPr>
          <w:rFonts w:ascii="Calibri" w:hAnsi="Calibri" w:cs="Times New Roman"/>
          <w:i/>
          <w:noProof/>
          <w:szCs w:val="24"/>
        </w:rPr>
        <w:instrText>3-</w:instrText>
      </w:r>
      <w:r w:rsidR="00DD07AF">
        <w:rPr>
          <w:rFonts w:ascii="Calibri" w:hAnsi="Calibri" w:cs="Times New Roman"/>
          <w:i/>
          <w:noProof/>
          <w:szCs w:val="24"/>
          <w:lang w:val="en-US"/>
        </w:rPr>
        <w:instrText>b</w:instrText>
      </w:r>
      <w:r w:rsidR="00DD07AF" w:rsidRPr="00DD07AF">
        <w:rPr>
          <w:rFonts w:ascii="Calibri" w:hAnsi="Calibri" w:cs="Times New Roman"/>
          <w:i/>
          <w:noProof/>
          <w:szCs w:val="24"/>
        </w:rPr>
        <w:instrText>493-108</w:instrText>
      </w:r>
      <w:r w:rsidR="00DD07AF">
        <w:rPr>
          <w:rFonts w:ascii="Calibri" w:hAnsi="Calibri" w:cs="Times New Roman"/>
          <w:i/>
          <w:noProof/>
          <w:szCs w:val="24"/>
          <w:lang w:val="en-US"/>
        </w:rPr>
        <w:instrText>a</w:instrText>
      </w:r>
      <w:r w:rsidR="00DD07AF" w:rsidRPr="00DD07AF">
        <w:rPr>
          <w:rFonts w:ascii="Calibri" w:hAnsi="Calibri" w:cs="Times New Roman"/>
          <w:i/>
          <w:noProof/>
          <w:szCs w:val="24"/>
        </w:rPr>
        <w:instrText>5</w:instrText>
      </w:r>
      <w:r w:rsidR="00DD07AF">
        <w:rPr>
          <w:rFonts w:ascii="Calibri" w:hAnsi="Calibri" w:cs="Times New Roman"/>
          <w:i/>
          <w:noProof/>
          <w:szCs w:val="24"/>
          <w:lang w:val="en-US"/>
        </w:rPr>
        <w:instrText>cc</w:instrText>
      </w:r>
      <w:r w:rsidR="00DD07AF" w:rsidRPr="00DD07AF">
        <w:rPr>
          <w:rFonts w:ascii="Calibri" w:hAnsi="Calibri" w:cs="Times New Roman"/>
          <w:i/>
          <w:noProof/>
          <w:szCs w:val="24"/>
        </w:rPr>
        <w:instrText>0</w:instrText>
      </w:r>
      <w:r w:rsidR="00DD07AF">
        <w:rPr>
          <w:rFonts w:ascii="Calibri" w:hAnsi="Calibri" w:cs="Times New Roman"/>
          <w:i/>
          <w:noProof/>
          <w:szCs w:val="24"/>
          <w:lang w:val="en-US"/>
        </w:rPr>
        <w:instrText>b</w:instrText>
      </w:r>
      <w:r w:rsidR="00DD07AF" w:rsidRPr="00DD07AF">
        <w:rPr>
          <w:rFonts w:ascii="Calibri" w:hAnsi="Calibri" w:cs="Times New Roman"/>
          <w:i/>
          <w:noProof/>
          <w:szCs w:val="24"/>
        </w:rPr>
        <w:instrText>697" ] } ], "</w:instrText>
      </w:r>
      <w:r w:rsidR="00DD07AF">
        <w:rPr>
          <w:rFonts w:ascii="Calibri" w:hAnsi="Calibri" w:cs="Times New Roman"/>
          <w:i/>
          <w:noProof/>
          <w:szCs w:val="24"/>
          <w:lang w:val="en-US"/>
        </w:rPr>
        <w:instrText>mendeley</w:instrText>
      </w:r>
      <w:r w:rsidR="00DD07AF" w:rsidRPr="00DD07AF">
        <w:rPr>
          <w:rFonts w:ascii="Calibri" w:hAnsi="Calibri" w:cs="Times New Roman"/>
          <w:i/>
          <w:noProof/>
          <w:szCs w:val="24"/>
        </w:rPr>
        <w:instrText>" : { "</w:instrText>
      </w:r>
      <w:r w:rsidR="00DD07AF">
        <w:rPr>
          <w:rFonts w:ascii="Calibri" w:hAnsi="Calibri" w:cs="Times New Roman"/>
          <w:i/>
          <w:noProof/>
          <w:szCs w:val="24"/>
          <w:lang w:val="en-US"/>
        </w:rPr>
        <w:instrText>formattedCitation</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VirginiaO</w:instrText>
      </w:r>
      <w:r w:rsidR="00DD07AF" w:rsidRPr="00DD07AF">
        <w:rPr>
          <w:rFonts w:ascii="Calibri" w:hAnsi="Calibri" w:cs="Times New Roman"/>
          <w:i/>
          <w:noProof/>
          <w:szCs w:val="24"/>
        </w:rPr>
        <w:instrText xml:space="preserve">. </w:instrText>
      </w:r>
      <w:r w:rsidR="00DD07AF">
        <w:rPr>
          <w:rFonts w:ascii="Calibri" w:hAnsi="Calibri" w:cs="Times New Roman"/>
          <w:i/>
          <w:noProof/>
          <w:szCs w:val="24"/>
          <w:lang w:val="en-US"/>
        </w:rPr>
        <w:instrText>Andersson</w:instrText>
      </w:r>
      <w:r w:rsidR="00DD07AF" w:rsidRPr="00DD07AF">
        <w:rPr>
          <w:rFonts w:ascii="Calibri" w:hAnsi="Calibri" w:cs="Times New Roman"/>
          <w:i/>
          <w:noProof/>
          <w:szCs w:val="24"/>
        </w:rPr>
        <w:instrText>&amp;</w:instrText>
      </w:r>
      <w:r w:rsidR="00DD07AF">
        <w:rPr>
          <w:rFonts w:ascii="Calibri" w:hAnsi="Calibri" w:cs="Times New Roman"/>
          <w:i/>
          <w:noProof/>
          <w:szCs w:val="24"/>
          <w:lang w:val="en-US"/>
        </w:rPr>
        <w:instrText>Araujo</w:instrText>
      </w:r>
      <w:r w:rsidR="00DD07AF" w:rsidRPr="00DD07AF">
        <w:rPr>
          <w:rFonts w:ascii="Calibri" w:hAnsi="Calibri" w:cs="Times New Roman"/>
          <w:i/>
          <w:noProof/>
          <w:szCs w:val="24"/>
        </w:rPr>
        <w:instrText>, 2014)", "</w:instrText>
      </w:r>
      <w:r w:rsidR="00DD07AF">
        <w:rPr>
          <w:rFonts w:ascii="Calibri" w:hAnsi="Calibri" w:cs="Times New Roman"/>
          <w:i/>
          <w:noProof/>
          <w:szCs w:val="24"/>
          <w:lang w:val="en-US"/>
        </w:rPr>
        <w:instrText>manualFormatting</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VirginiaO</w:instrText>
      </w:r>
      <w:r w:rsidR="00DD07AF" w:rsidRPr="00DD07AF">
        <w:rPr>
          <w:rFonts w:ascii="Calibri" w:hAnsi="Calibri" w:cs="Times New Roman"/>
          <w:i/>
          <w:noProof/>
          <w:szCs w:val="24"/>
        </w:rPr>
        <w:instrText xml:space="preserve">. </w:instrText>
      </w:r>
      <w:r w:rsidR="00DD07AF">
        <w:rPr>
          <w:rFonts w:ascii="Calibri" w:hAnsi="Calibri" w:cs="Times New Roman"/>
          <w:i/>
          <w:noProof/>
          <w:szCs w:val="24"/>
          <w:lang w:val="en-US"/>
        </w:rPr>
        <w:instrText>Andersson</w:instrText>
      </w:r>
      <w:r w:rsidR="00DD07AF" w:rsidRPr="00DD07AF">
        <w:rPr>
          <w:rFonts w:ascii="Calibri" w:hAnsi="Calibri" w:cs="Times New Roman"/>
          <w:i/>
          <w:noProof/>
          <w:szCs w:val="24"/>
        </w:rPr>
        <w:instrText>&amp;</w:instrText>
      </w:r>
      <w:r w:rsidR="00DD07AF">
        <w:rPr>
          <w:rFonts w:ascii="Calibri" w:hAnsi="Calibri" w:cs="Times New Roman"/>
          <w:i/>
          <w:noProof/>
          <w:szCs w:val="24"/>
          <w:lang w:val="en-US"/>
        </w:rPr>
        <w:instrText>Araujo</w:instrText>
      </w:r>
      <w:r w:rsidR="00DD07AF" w:rsidRPr="00DD07AF">
        <w:rPr>
          <w:rFonts w:ascii="Calibri" w:hAnsi="Calibri" w:cs="Times New Roman"/>
          <w:i/>
          <w:noProof/>
          <w:szCs w:val="24"/>
        </w:rPr>
        <w:instrText>, 2014)", "</w:instrText>
      </w:r>
      <w:r w:rsidR="00DD07AF">
        <w:rPr>
          <w:rFonts w:ascii="Calibri" w:hAnsi="Calibri" w:cs="Times New Roman"/>
          <w:i/>
          <w:noProof/>
          <w:szCs w:val="24"/>
          <w:lang w:val="en-US"/>
        </w:rPr>
        <w:instrText>plainTextFormattedCitation</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VirginiaO</w:instrText>
      </w:r>
      <w:r w:rsidR="00DD07AF" w:rsidRPr="00DD07AF">
        <w:rPr>
          <w:rFonts w:ascii="Calibri" w:hAnsi="Calibri" w:cs="Times New Roman"/>
          <w:i/>
          <w:noProof/>
          <w:szCs w:val="24"/>
        </w:rPr>
        <w:instrText xml:space="preserve">. </w:instrText>
      </w:r>
      <w:r w:rsidR="00DD07AF">
        <w:rPr>
          <w:rFonts w:ascii="Calibri" w:hAnsi="Calibri" w:cs="Times New Roman"/>
          <w:i/>
          <w:noProof/>
          <w:szCs w:val="24"/>
          <w:lang w:val="en-US"/>
        </w:rPr>
        <w:instrText>Andersson</w:instrText>
      </w:r>
      <w:r w:rsidR="00DD07AF" w:rsidRPr="00DD07AF">
        <w:rPr>
          <w:rFonts w:ascii="Calibri" w:hAnsi="Calibri" w:cs="Times New Roman"/>
          <w:i/>
          <w:noProof/>
          <w:szCs w:val="24"/>
        </w:rPr>
        <w:instrText>&amp;</w:instrText>
      </w:r>
      <w:r w:rsidR="00DD07AF">
        <w:rPr>
          <w:rFonts w:ascii="Calibri" w:hAnsi="Calibri" w:cs="Times New Roman"/>
          <w:i/>
          <w:noProof/>
          <w:szCs w:val="24"/>
          <w:lang w:val="en-US"/>
        </w:rPr>
        <w:instrText>Araujo</w:instrText>
      </w:r>
      <w:r w:rsidR="00DD07AF" w:rsidRPr="00DD07AF">
        <w:rPr>
          <w:rFonts w:ascii="Calibri" w:hAnsi="Calibri" w:cs="Times New Roman"/>
          <w:i/>
          <w:noProof/>
          <w:szCs w:val="24"/>
        </w:rPr>
        <w:instrText>, 2014)", "</w:instrText>
      </w:r>
      <w:r w:rsidR="00DD07AF">
        <w:rPr>
          <w:rFonts w:ascii="Calibri" w:hAnsi="Calibri" w:cs="Times New Roman"/>
          <w:i/>
          <w:noProof/>
          <w:szCs w:val="24"/>
          <w:lang w:val="en-US"/>
        </w:rPr>
        <w:instrText>previouslyFormattedCitation</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VirginiaO</w:instrText>
      </w:r>
      <w:r w:rsidR="00DD07AF" w:rsidRPr="00DD07AF">
        <w:rPr>
          <w:rFonts w:ascii="Calibri" w:hAnsi="Calibri" w:cs="Times New Roman"/>
          <w:i/>
          <w:noProof/>
          <w:szCs w:val="24"/>
        </w:rPr>
        <w:instrText xml:space="preserve">. </w:instrText>
      </w:r>
      <w:r w:rsidR="00DD07AF">
        <w:rPr>
          <w:rFonts w:ascii="Calibri" w:hAnsi="Calibri" w:cs="Times New Roman"/>
          <w:i/>
          <w:noProof/>
          <w:szCs w:val="24"/>
          <w:lang w:val="en-US"/>
        </w:rPr>
        <w:instrText>Andersson</w:instrText>
      </w:r>
      <w:r w:rsidR="00DD07AF" w:rsidRPr="00DD07AF">
        <w:rPr>
          <w:rFonts w:ascii="Calibri" w:hAnsi="Calibri" w:cs="Times New Roman"/>
          <w:i/>
          <w:noProof/>
          <w:szCs w:val="24"/>
        </w:rPr>
        <w:instrText>&amp;</w:instrText>
      </w:r>
      <w:r w:rsidR="00DD07AF">
        <w:rPr>
          <w:rFonts w:ascii="Calibri" w:hAnsi="Calibri" w:cs="Times New Roman"/>
          <w:i/>
          <w:noProof/>
          <w:szCs w:val="24"/>
          <w:lang w:val="en-US"/>
        </w:rPr>
        <w:instrText>Araujo</w:instrText>
      </w:r>
      <w:r w:rsidR="00DD07AF" w:rsidRPr="00DD07AF">
        <w:rPr>
          <w:rFonts w:ascii="Calibri" w:hAnsi="Calibri" w:cs="Times New Roman"/>
          <w:i/>
          <w:noProof/>
          <w:szCs w:val="24"/>
        </w:rPr>
        <w:instrText>, 2014)" }, "</w:instrText>
      </w:r>
      <w:r w:rsidR="00DD07AF">
        <w:rPr>
          <w:rFonts w:ascii="Calibri" w:hAnsi="Calibri" w:cs="Times New Roman"/>
          <w:i/>
          <w:noProof/>
          <w:szCs w:val="24"/>
          <w:lang w:val="en-US"/>
        </w:rPr>
        <w:instrText>properties</w:instrText>
      </w:r>
      <w:r w:rsidR="00DD07AF" w:rsidRPr="00DD07AF">
        <w:rPr>
          <w:rFonts w:ascii="Calibri" w:hAnsi="Calibri" w:cs="Times New Roman"/>
          <w:i/>
          <w:noProof/>
          <w:szCs w:val="24"/>
        </w:rPr>
        <w:instrText>" : { "</w:instrText>
      </w:r>
      <w:r w:rsidR="00DD07AF">
        <w:rPr>
          <w:rFonts w:ascii="Calibri" w:hAnsi="Calibri" w:cs="Times New Roman"/>
          <w:i/>
          <w:noProof/>
          <w:szCs w:val="24"/>
          <w:lang w:val="en-US"/>
        </w:rPr>
        <w:instrText>noteIndex</w:instrText>
      </w:r>
      <w:r w:rsidR="00DD07AF" w:rsidRPr="00DD07AF">
        <w:rPr>
          <w:rFonts w:ascii="Calibri" w:hAnsi="Calibri" w:cs="Times New Roman"/>
          <w:i/>
          <w:noProof/>
          <w:szCs w:val="24"/>
        </w:rPr>
        <w:instrText>" : 0 }, "</w:instrText>
      </w:r>
      <w:r w:rsidR="00DD07AF">
        <w:rPr>
          <w:rFonts w:ascii="Calibri" w:hAnsi="Calibri" w:cs="Times New Roman"/>
          <w:i/>
          <w:noProof/>
          <w:szCs w:val="24"/>
          <w:lang w:val="en-US"/>
        </w:rPr>
        <w:instrText>schema</w:instrText>
      </w:r>
      <w:r w:rsidR="00DD07AF" w:rsidRPr="00DD07AF">
        <w:rPr>
          <w:rFonts w:ascii="Calibri" w:hAnsi="Calibri" w:cs="Times New Roman"/>
          <w:i/>
          <w:noProof/>
          <w:szCs w:val="24"/>
        </w:rPr>
        <w:instrText>" : "</w:instrText>
      </w:r>
      <w:r w:rsidR="00DD07AF">
        <w:rPr>
          <w:rFonts w:ascii="Calibri" w:hAnsi="Calibri" w:cs="Times New Roman"/>
          <w:i/>
          <w:noProof/>
          <w:szCs w:val="24"/>
          <w:lang w:val="en-US"/>
        </w:rPr>
        <w:instrText>https</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github</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com</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citation</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style</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language</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schema</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raw</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master</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csl</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citation</w:instrText>
      </w:r>
      <w:r w:rsidR="00DD07AF" w:rsidRPr="00DD07AF">
        <w:rPr>
          <w:rFonts w:ascii="Calibri" w:hAnsi="Calibri" w:cs="Times New Roman"/>
          <w:i/>
          <w:noProof/>
          <w:szCs w:val="24"/>
        </w:rPr>
        <w:instrText>.</w:instrText>
      </w:r>
      <w:r w:rsidR="00DD07AF">
        <w:rPr>
          <w:rFonts w:ascii="Calibri" w:hAnsi="Calibri" w:cs="Times New Roman"/>
          <w:i/>
          <w:noProof/>
          <w:szCs w:val="24"/>
          <w:lang w:val="en-US"/>
        </w:rPr>
        <w:instrText>json</w:instrText>
      </w:r>
      <w:r w:rsidR="00DD07AF" w:rsidRPr="00DD07AF">
        <w:rPr>
          <w:rFonts w:ascii="Calibri" w:hAnsi="Calibri" w:cs="Times New Roman"/>
          <w:i/>
          <w:noProof/>
          <w:szCs w:val="24"/>
        </w:rPr>
        <w:instrText>" }</w:instrText>
      </w:r>
      <w:r w:rsidR="00071CF4">
        <w:rPr>
          <w:rFonts w:ascii="Calibri" w:hAnsi="Calibri" w:cs="Times New Roman"/>
          <w:i/>
          <w:noProof/>
          <w:szCs w:val="24"/>
          <w:lang w:val="en-US"/>
        </w:rPr>
        <w:fldChar w:fldCharType="separate"/>
      </w:r>
      <w:r w:rsidR="00B35F31" w:rsidRPr="00B35F31">
        <w:rPr>
          <w:rFonts w:ascii="Calibri" w:hAnsi="Calibri" w:cs="Times New Roman"/>
          <w:noProof/>
          <w:szCs w:val="24"/>
        </w:rPr>
        <w:t>(VirginiaO. Andersson &amp; Araujo, 2014)</w:t>
      </w:r>
      <w:r w:rsidR="00071CF4">
        <w:rPr>
          <w:rFonts w:ascii="Calibri" w:hAnsi="Calibri" w:cs="Times New Roman"/>
          <w:i/>
          <w:noProof/>
          <w:szCs w:val="24"/>
          <w:lang w:val="en-US"/>
        </w:rPr>
        <w:fldChar w:fldCharType="end"/>
      </w:r>
      <w:ins w:id="509" w:author="Koft" w:date="2016-10-26T18:59:00Z">
        <w:r w:rsidR="00071CF4" w:rsidRPr="00071CF4">
          <w:rPr>
            <w:rFonts w:ascii="Calibri" w:hAnsi="Calibri" w:cs="Times New Roman"/>
            <w:i/>
            <w:noProof/>
            <w:szCs w:val="24"/>
            <w:rPrChange w:id="510" w:author="Koft" w:date="2016-10-26T18:59:00Z">
              <w:rPr>
                <w:rFonts w:ascii="Calibri" w:hAnsi="Calibri" w:cs="Times New Roman"/>
                <w:i/>
                <w:noProof/>
                <w:szCs w:val="24"/>
                <w:lang w:val="en-US"/>
              </w:rPr>
            </w:rPrChange>
          </w:rPr>
          <w:t xml:space="preserve"> </w:t>
        </w:r>
      </w:ins>
      <w:r w:rsidR="00E67E51">
        <w:rPr>
          <w:rFonts w:ascii="Calibri" w:hAnsi="Calibri" w:cs="Times New Roman"/>
          <w:noProof/>
          <w:szCs w:val="24"/>
        </w:rPr>
        <w:t>επιχειρείται</w:t>
      </w:r>
      <w:ins w:id="511" w:author="Koft" w:date="2016-10-26T18:59:00Z">
        <w:r w:rsidR="00071CF4" w:rsidRPr="00071CF4">
          <w:rPr>
            <w:rFonts w:ascii="Calibri" w:hAnsi="Calibri" w:cs="Times New Roman"/>
            <w:noProof/>
            <w:szCs w:val="24"/>
            <w:rPrChange w:id="512" w:author="Koft" w:date="2016-10-26T18:59:00Z">
              <w:rPr>
                <w:rFonts w:ascii="Calibri" w:hAnsi="Calibri" w:cs="Times New Roman"/>
                <w:noProof/>
                <w:szCs w:val="24"/>
                <w:lang w:val="en-US"/>
              </w:rPr>
            </w:rPrChange>
          </w:rPr>
          <w:t xml:space="preserve"> </w:t>
        </w:r>
      </w:ins>
      <w:r w:rsidR="00E67E51">
        <w:rPr>
          <w:rFonts w:ascii="Calibri" w:hAnsi="Calibri" w:cs="Times New Roman"/>
          <w:noProof/>
          <w:szCs w:val="24"/>
        </w:rPr>
        <w:t>η</w:t>
      </w:r>
      <w:ins w:id="513" w:author="Koft" w:date="2016-10-26T18:59:00Z">
        <w:r w:rsidR="00071CF4" w:rsidRPr="00071CF4">
          <w:rPr>
            <w:rFonts w:ascii="Calibri" w:hAnsi="Calibri" w:cs="Times New Roman"/>
            <w:noProof/>
            <w:szCs w:val="24"/>
            <w:rPrChange w:id="514" w:author="Koft" w:date="2016-10-26T18:59:00Z">
              <w:rPr>
                <w:rFonts w:ascii="Calibri" w:hAnsi="Calibri" w:cs="Times New Roman"/>
                <w:noProof/>
                <w:szCs w:val="24"/>
                <w:lang w:val="en-US"/>
              </w:rPr>
            </w:rPrChange>
          </w:rPr>
          <w:t xml:space="preserve"> </w:t>
        </w:r>
      </w:ins>
      <w:r w:rsidR="00E67E51">
        <w:rPr>
          <w:rFonts w:ascii="Calibri" w:hAnsi="Calibri" w:cs="Times New Roman"/>
          <w:noProof/>
          <w:szCs w:val="24"/>
        </w:rPr>
        <w:t>βελτίωση</w:t>
      </w:r>
      <w:ins w:id="515" w:author="Koft" w:date="2016-10-26T18:59:00Z">
        <w:r w:rsidR="00071CF4" w:rsidRPr="00071CF4">
          <w:rPr>
            <w:rFonts w:ascii="Calibri" w:hAnsi="Calibri" w:cs="Times New Roman"/>
            <w:noProof/>
            <w:szCs w:val="24"/>
            <w:rPrChange w:id="516" w:author="Koft" w:date="2016-10-26T18:59:00Z">
              <w:rPr>
                <w:rFonts w:ascii="Calibri" w:hAnsi="Calibri" w:cs="Times New Roman"/>
                <w:noProof/>
                <w:szCs w:val="24"/>
                <w:lang w:val="en-US"/>
              </w:rPr>
            </w:rPrChange>
          </w:rPr>
          <w:t xml:space="preserve"> </w:t>
        </w:r>
      </w:ins>
      <w:r w:rsidR="00E67E51">
        <w:rPr>
          <w:rFonts w:ascii="Calibri" w:hAnsi="Calibri" w:cs="Times New Roman"/>
          <w:noProof/>
          <w:szCs w:val="24"/>
        </w:rPr>
        <w:t>της</w:t>
      </w:r>
      <w:ins w:id="517" w:author="Koft" w:date="2016-10-26T18:59:00Z">
        <w:r w:rsidR="00071CF4" w:rsidRPr="00071CF4">
          <w:rPr>
            <w:rFonts w:ascii="Calibri" w:hAnsi="Calibri" w:cs="Times New Roman"/>
            <w:noProof/>
            <w:szCs w:val="24"/>
            <w:rPrChange w:id="518" w:author="Koft" w:date="2016-10-26T18:59:00Z">
              <w:rPr>
                <w:rFonts w:ascii="Calibri" w:hAnsi="Calibri" w:cs="Times New Roman"/>
                <w:noProof/>
                <w:szCs w:val="24"/>
                <w:lang w:val="en-US"/>
              </w:rPr>
            </w:rPrChange>
          </w:rPr>
          <w:t xml:space="preserve"> </w:t>
        </w:r>
      </w:ins>
      <w:r w:rsidR="00E67E51">
        <w:rPr>
          <w:rFonts w:ascii="Calibri" w:hAnsi="Calibri" w:cs="Times New Roman"/>
          <w:noProof/>
          <w:szCs w:val="24"/>
        </w:rPr>
        <w:t>παραπάνω</w:t>
      </w:r>
      <w:ins w:id="519" w:author="Koft" w:date="2016-10-26T18:59:00Z">
        <w:r w:rsidR="00071CF4" w:rsidRPr="00071CF4">
          <w:rPr>
            <w:rFonts w:ascii="Calibri" w:hAnsi="Calibri" w:cs="Times New Roman"/>
            <w:noProof/>
            <w:szCs w:val="24"/>
            <w:rPrChange w:id="520" w:author="Koft" w:date="2016-10-26T18:59:00Z">
              <w:rPr>
                <w:rFonts w:ascii="Calibri" w:hAnsi="Calibri" w:cs="Times New Roman"/>
                <w:noProof/>
                <w:szCs w:val="24"/>
                <w:lang w:val="en-US"/>
              </w:rPr>
            </w:rPrChange>
          </w:rPr>
          <w:t xml:space="preserve"> </w:t>
        </w:r>
      </w:ins>
      <w:r w:rsidR="00E67E51">
        <w:rPr>
          <w:rFonts w:ascii="Calibri" w:hAnsi="Calibri" w:cs="Times New Roman"/>
          <w:noProof/>
          <w:szCs w:val="24"/>
        </w:rPr>
        <w:t xml:space="preserve">έργασίας με </w:t>
      </w:r>
      <w:r w:rsidR="009973E4">
        <w:rPr>
          <w:rFonts w:ascii="Calibri" w:hAnsi="Calibri" w:cs="Times New Roman"/>
          <w:noProof/>
          <w:szCs w:val="24"/>
        </w:rPr>
        <w:t>α)</w:t>
      </w:r>
      <w:ins w:id="521" w:author="Koft" w:date="2016-10-26T18:59:00Z">
        <w:r w:rsidR="00071CF4" w:rsidRPr="00071CF4">
          <w:rPr>
            <w:rFonts w:ascii="Calibri" w:hAnsi="Calibri" w:cs="Times New Roman"/>
            <w:noProof/>
            <w:szCs w:val="24"/>
            <w:rPrChange w:id="522" w:author="Koft" w:date="2016-10-26T18:59:00Z">
              <w:rPr>
                <w:rFonts w:ascii="Calibri" w:hAnsi="Calibri" w:cs="Times New Roman"/>
                <w:noProof/>
                <w:szCs w:val="24"/>
                <w:lang w:val="en-US"/>
              </w:rPr>
            </w:rPrChange>
          </w:rPr>
          <w:t xml:space="preserve"> </w:t>
        </w:r>
      </w:ins>
      <w:r w:rsidR="00E67E51">
        <w:rPr>
          <w:rFonts w:ascii="Calibri" w:hAnsi="Calibri" w:cs="Times New Roman"/>
          <w:noProof/>
          <w:szCs w:val="24"/>
        </w:rPr>
        <w:t xml:space="preserve">την ανάπτυξη μιας πιο ξεκάθαρης μεθοδολογίας για τον καθορισμό των ιδανικότερων παραμέτρων </w:t>
      </w:r>
      <w:r w:rsidR="00A71164">
        <w:rPr>
          <w:rFonts w:ascii="Calibri" w:hAnsi="Calibri" w:cs="Times New Roman"/>
          <w:noProof/>
          <w:szCs w:val="24"/>
        </w:rPr>
        <w:t>των</w:t>
      </w:r>
      <w:ins w:id="523" w:author="Koft" w:date="2016-10-26T18:59:00Z">
        <w:r w:rsidR="00071CF4" w:rsidRPr="00071CF4">
          <w:rPr>
            <w:rFonts w:ascii="Calibri" w:hAnsi="Calibri" w:cs="Times New Roman"/>
            <w:noProof/>
            <w:szCs w:val="24"/>
            <w:rPrChange w:id="524" w:author="Koft" w:date="2016-10-26T18:59:00Z">
              <w:rPr>
                <w:rFonts w:ascii="Calibri" w:hAnsi="Calibri" w:cs="Times New Roman"/>
                <w:noProof/>
                <w:szCs w:val="24"/>
                <w:lang w:val="en-US"/>
              </w:rPr>
            </w:rPrChange>
          </w:rPr>
          <w:t xml:space="preserve"> </w:t>
        </w:r>
      </w:ins>
      <w:r w:rsidR="00E67E51">
        <w:rPr>
          <w:rFonts w:ascii="Calibri" w:hAnsi="Calibri" w:cs="Times New Roman"/>
          <w:noProof/>
          <w:szCs w:val="24"/>
          <w:lang w:val="en-US"/>
        </w:rPr>
        <w:t>Classifiers</w:t>
      </w:r>
      <w:ins w:id="525" w:author="Koft" w:date="2016-10-26T18:59:00Z">
        <w:r w:rsidR="00071CF4" w:rsidRPr="00071CF4">
          <w:rPr>
            <w:rFonts w:ascii="Calibri" w:hAnsi="Calibri" w:cs="Times New Roman"/>
            <w:noProof/>
            <w:szCs w:val="24"/>
            <w:rPrChange w:id="526" w:author="Koft" w:date="2016-10-26T18:59:00Z">
              <w:rPr>
                <w:rFonts w:ascii="Calibri" w:hAnsi="Calibri" w:cs="Times New Roman"/>
                <w:noProof/>
                <w:szCs w:val="24"/>
                <w:lang w:val="en-US"/>
              </w:rPr>
            </w:rPrChange>
          </w:rPr>
          <w:t xml:space="preserve"> </w:t>
        </w:r>
      </w:ins>
      <w:r w:rsidR="00E67E51">
        <w:rPr>
          <w:rFonts w:ascii="Calibri" w:hAnsi="Calibri" w:cs="Times New Roman"/>
          <w:noProof/>
          <w:szCs w:val="24"/>
        </w:rPr>
        <w:t xml:space="preserve">των αλγορίθμων </w:t>
      </w:r>
      <w:r w:rsidR="00E67E51">
        <w:t>μάθησης</w:t>
      </w:r>
      <w:ins w:id="527" w:author="Koft" w:date="2016-10-26T18:59:00Z">
        <w:r w:rsidR="00071CF4" w:rsidRPr="00071CF4">
          <w:rPr>
            <w:rPrChange w:id="528" w:author="Koft" w:date="2016-10-26T18:59:00Z">
              <w:rPr>
                <w:lang w:val="en-US"/>
              </w:rPr>
            </w:rPrChange>
          </w:rPr>
          <w:t xml:space="preserve"> </w:t>
        </w:r>
      </w:ins>
      <w:r w:rsidR="00E67E51">
        <w:rPr>
          <w:lang w:val="en-US"/>
        </w:rPr>
        <w:t>K</w:t>
      </w:r>
      <w:r w:rsidR="00E67E51" w:rsidRPr="00CB1A03">
        <w:t>-</w:t>
      </w:r>
      <w:r w:rsidR="00E67E51">
        <w:rPr>
          <w:lang w:val="en-US"/>
        </w:rPr>
        <w:t>NearestNeighbors</w:t>
      </w:r>
      <w:r w:rsidR="00E67E51" w:rsidRPr="00CB1A03">
        <w:t>(</w:t>
      </w:r>
      <w:r w:rsidR="00E67E51">
        <w:rPr>
          <w:lang w:val="en-US"/>
        </w:rPr>
        <w:t>KNN</w:t>
      </w:r>
      <w:r w:rsidR="00E67E51" w:rsidRPr="00CB1A03">
        <w:t xml:space="preserve">), </w:t>
      </w:r>
      <w:r w:rsidR="00E67E51">
        <w:rPr>
          <w:lang w:val="en-US"/>
        </w:rPr>
        <w:t>SVM</w:t>
      </w:r>
      <w:r w:rsidR="00E67E51">
        <w:t xml:space="preserve"> και </w:t>
      </w:r>
      <w:r w:rsidR="00E67E51">
        <w:rPr>
          <w:lang w:val="en-US"/>
        </w:rPr>
        <w:t>MLP</w:t>
      </w:r>
      <w:ins w:id="529" w:author="Koft" w:date="2016-10-26T18:59:00Z">
        <w:r w:rsidR="00071CF4" w:rsidRPr="00071CF4">
          <w:rPr>
            <w:rPrChange w:id="530" w:author="Koft" w:date="2016-10-26T18:59:00Z">
              <w:rPr>
                <w:lang w:val="en-US"/>
              </w:rPr>
            </w:rPrChange>
          </w:rPr>
          <w:t xml:space="preserve"> </w:t>
        </w:r>
      </w:ins>
      <w:r w:rsidR="00E67E51">
        <w:t>με 10-</w:t>
      </w:r>
      <w:r w:rsidR="00E67E51">
        <w:rPr>
          <w:lang w:val="en-US"/>
        </w:rPr>
        <w:t>fold</w:t>
      </w:r>
      <w:ins w:id="531" w:author="Koft" w:date="2016-10-26T18:59:00Z">
        <w:r w:rsidR="00071CF4" w:rsidRPr="00071CF4">
          <w:rPr>
            <w:rPrChange w:id="532" w:author="Koft" w:date="2016-10-26T18:59:00Z">
              <w:rPr>
                <w:lang w:val="en-US"/>
              </w:rPr>
            </w:rPrChange>
          </w:rPr>
          <w:t xml:space="preserve"> </w:t>
        </w:r>
      </w:ins>
      <w:r w:rsidR="00E67E51">
        <w:rPr>
          <w:lang w:val="en-US"/>
        </w:rPr>
        <w:t>cross</w:t>
      </w:r>
      <w:ins w:id="533" w:author="Koft" w:date="2016-10-26T18:59:00Z">
        <w:r w:rsidR="00071CF4" w:rsidRPr="00071CF4">
          <w:rPr>
            <w:rPrChange w:id="534" w:author="Koft" w:date="2016-10-26T18:59:00Z">
              <w:rPr>
                <w:lang w:val="en-US"/>
              </w:rPr>
            </w:rPrChange>
          </w:rPr>
          <w:t xml:space="preserve"> </w:t>
        </w:r>
      </w:ins>
      <w:r w:rsidR="009B293D">
        <w:rPr>
          <w:lang w:val="en-US"/>
        </w:rPr>
        <w:t>validation</w:t>
      </w:r>
      <w:ins w:id="535" w:author="Koft" w:date="2016-10-26T18:59:00Z">
        <w:r w:rsidR="00071CF4" w:rsidRPr="00071CF4">
          <w:rPr>
            <w:rPrChange w:id="536" w:author="Koft" w:date="2016-10-26T18:59:00Z">
              <w:rPr>
                <w:lang w:val="en-US"/>
              </w:rPr>
            </w:rPrChange>
          </w:rPr>
          <w:t xml:space="preserve"> </w:t>
        </w:r>
      </w:ins>
      <w:r w:rsidR="00E67E51">
        <w:rPr>
          <w:lang w:val="en-US"/>
        </w:rPr>
        <w:t>test</w:t>
      </w:r>
      <w:r w:rsidR="00E67E51">
        <w:t>,</w:t>
      </w:r>
      <w:r w:rsidR="009973E4">
        <w:t>β) την μελέτητης</w:t>
      </w:r>
      <w:r w:rsidR="00E67E51">
        <w:t xml:space="preserve"> σημασία</w:t>
      </w:r>
      <w:r w:rsidR="009973E4">
        <w:t>ς</w:t>
      </w:r>
      <w:r w:rsidR="00E67E51">
        <w:t xml:space="preserve"> της κανονικοποίησης των δεδομένων στο διάστημα [-1,1]</w:t>
      </w:r>
      <w:r w:rsidR="00A71164">
        <w:t>.</w:t>
      </w:r>
      <w:r w:rsidR="00E67E51">
        <w:t>και</w:t>
      </w:r>
      <w:r w:rsidR="009973E4">
        <w:t xml:space="preserve">, γ) την </w:t>
      </w:r>
      <w:r w:rsidR="00E67E51">
        <w:t>πραγματοπο</w:t>
      </w:r>
      <w:r w:rsidR="009973E4">
        <w:t>ίηση</w:t>
      </w:r>
      <w:ins w:id="537" w:author="Koft" w:date="2016-10-26T18:59:00Z">
        <w:r w:rsidR="00071CF4" w:rsidRPr="00071CF4">
          <w:rPr>
            <w:rPrChange w:id="538" w:author="Koft" w:date="2016-10-26T18:59:00Z">
              <w:rPr>
                <w:lang w:val="en-US"/>
              </w:rPr>
            </w:rPrChange>
          </w:rPr>
          <w:t xml:space="preserve"> </w:t>
        </w:r>
      </w:ins>
      <w:r w:rsidR="009973E4">
        <w:t>ελέγχων</w:t>
      </w:r>
      <w:r w:rsidR="00E67E51">
        <w:t xml:space="preserve"> στατιστικής σημαντικότητας </w:t>
      </w:r>
      <w:r w:rsidR="00E67E51">
        <w:rPr>
          <w:lang w:val="en-US"/>
        </w:rPr>
        <w:t>Wilcoxon</w:t>
      </w:r>
      <w:r w:rsidR="00E67E51">
        <w:t xml:space="preserve"> για να εξεταστεί η απόδοση του εκάστοτε αλγορίθμου μάθησης ανάλογα με το πλήθος των ατόμων που καλείται να ταυτοποιήσει. </w:t>
      </w:r>
      <w:r w:rsidR="006C27FC">
        <w:t>Τα αποτελέσματα έδωσαν πολύ υψηλά ποσοστά ακρίβειας</w:t>
      </w:r>
      <w:r w:rsidR="009973E4">
        <w:t>,</w:t>
      </w:r>
      <w:r w:rsidR="006C27FC">
        <w:t>98%, για μικρά πλήθη</w:t>
      </w:r>
      <w:r w:rsidR="00D67F7B">
        <w:t>.Ο</w:t>
      </w:r>
      <w:ins w:id="539" w:author="Koft" w:date="2016-10-26T18:59:00Z">
        <w:r w:rsidR="00071CF4" w:rsidRPr="00071CF4">
          <w:rPr>
            <w:rPrChange w:id="540" w:author="Koft" w:date="2016-10-26T18:59:00Z">
              <w:rPr>
                <w:lang w:val="en-US"/>
              </w:rPr>
            </w:rPrChange>
          </w:rPr>
          <w:t xml:space="preserve"> </w:t>
        </w:r>
      </w:ins>
      <w:r w:rsidR="006C27FC">
        <w:rPr>
          <w:lang w:val="en-US"/>
        </w:rPr>
        <w:t>KNN</w:t>
      </w:r>
      <w:ins w:id="541" w:author="Koft" w:date="2016-10-26T18:59:00Z">
        <w:r w:rsidR="00071CF4" w:rsidRPr="00071CF4">
          <w:rPr>
            <w:rPrChange w:id="542" w:author="Koft" w:date="2016-10-26T18:59:00Z">
              <w:rPr>
                <w:lang w:val="en-US"/>
              </w:rPr>
            </w:rPrChange>
          </w:rPr>
          <w:t xml:space="preserve"> </w:t>
        </w:r>
      </w:ins>
      <w:r w:rsidR="006C27FC">
        <w:t>απ</w:t>
      </w:r>
      <w:r w:rsidR="00D67F7B">
        <w:t>έδωσε</w:t>
      </w:r>
      <w:r w:rsidR="006C27FC">
        <w:t xml:space="preserve"> στατιστικώς σημαντικά χειρότερα για λιγότερα άτομα </w:t>
      </w:r>
      <w:r w:rsidR="00D67F7B">
        <w:t>ενώ</w:t>
      </w:r>
      <w:ins w:id="543" w:author="Koft" w:date="2016-10-26T18:59:00Z">
        <w:r w:rsidR="00071CF4" w:rsidRPr="00071CF4">
          <w:rPr>
            <w:rPrChange w:id="544" w:author="Koft" w:date="2016-10-26T18:59:00Z">
              <w:rPr>
                <w:lang w:val="en-US"/>
              </w:rPr>
            </w:rPrChange>
          </w:rPr>
          <w:t xml:space="preserve"> </w:t>
        </w:r>
      </w:ins>
      <w:r w:rsidR="00D67F7B">
        <w:t xml:space="preserve">βελτιώθηκε </w:t>
      </w:r>
      <w:r w:rsidR="006C27FC">
        <w:t>με το πλήθος των προς ταυτοποίηση σκελετών.</w:t>
      </w:r>
    </w:p>
    <w:p w:rsidR="00F92B4D" w:rsidRDefault="00071CF4" w:rsidP="002E28AC">
      <w:pPr>
        <w:ind w:firstLine="720"/>
        <w:jc w:val="both"/>
      </w:pPr>
      <w:r>
        <w:fldChar w:fldCharType="begin" w:fldLock="1"/>
      </w:r>
      <w:r w:rsidR="00DD07AF">
        <w:rPr>
          <w:lang w:val="en-US"/>
        </w:rPr>
        <w:instrText>ADDINCSL</w:instrText>
      </w:r>
      <w:r w:rsidR="00DD07AF" w:rsidRPr="00DD07AF">
        <w:instrText>_</w:instrText>
      </w:r>
      <w:r w:rsidR="00DD07AF">
        <w:rPr>
          <w:lang w:val="en-US"/>
        </w:rPr>
        <w:instrText>CITATION</w:instrText>
      </w:r>
      <w:r w:rsidR="00DD07AF" w:rsidRPr="00DD07AF">
        <w:instrText xml:space="preserve"> { "</w:instrText>
      </w:r>
      <w:r w:rsidR="00DD07AF">
        <w:rPr>
          <w:lang w:val="en-US"/>
        </w:rPr>
        <w:instrText>citationItems</w:instrText>
      </w:r>
      <w:r w:rsidR="00DD07AF" w:rsidRPr="00DD07AF">
        <w:instrText>" : [ { "</w:instrText>
      </w:r>
      <w:r w:rsidR="00DD07AF">
        <w:rPr>
          <w:lang w:val="en-US"/>
        </w:rPr>
        <w:instrText>id</w:instrText>
      </w:r>
      <w:r w:rsidR="00DD07AF" w:rsidRPr="00DD07AF">
        <w:instrText>" : "</w:instrText>
      </w:r>
      <w:r w:rsidR="00DD07AF">
        <w:rPr>
          <w:lang w:val="en-US"/>
        </w:rPr>
        <w:instrText>ITEM</w:instrText>
      </w:r>
      <w:r w:rsidR="00DD07AF" w:rsidRPr="00DD07AF">
        <w:instrText>-1", "</w:instrText>
      </w:r>
      <w:r w:rsidR="00DD07AF">
        <w:rPr>
          <w:lang w:val="en-US"/>
        </w:rPr>
        <w:instrText>itemData</w:instrText>
      </w:r>
      <w:r w:rsidR="00DD07AF" w:rsidRPr="00DD07AF">
        <w:instrText>" : { "</w:instrText>
      </w:r>
      <w:r w:rsidR="00DD07AF">
        <w:rPr>
          <w:lang w:val="en-US"/>
        </w:rPr>
        <w:instrText>author</w:instrText>
      </w:r>
      <w:r w:rsidR="00DD07AF" w:rsidRPr="00DD07AF">
        <w:instrText>" : [ { "</w:instrText>
      </w:r>
      <w:r w:rsidR="00DD07AF">
        <w:rPr>
          <w:lang w:val="en-US"/>
        </w:rPr>
        <w:instrText>dropping</w:instrText>
      </w:r>
      <w:r w:rsidR="00DD07AF" w:rsidRPr="00DD07AF">
        <w:instrText>-</w:instrText>
      </w:r>
      <w:r w:rsidR="00DD07AF">
        <w:rPr>
          <w:lang w:val="en-US"/>
        </w:rPr>
        <w:instrText>particle</w:instrText>
      </w:r>
      <w:r w:rsidR="00DD07AF" w:rsidRPr="00DD07AF">
        <w:instrText>" : "", "</w:instrText>
      </w:r>
      <w:r w:rsidR="00DD07AF">
        <w:rPr>
          <w:lang w:val="en-US"/>
        </w:rPr>
        <w:instrText>family</w:instrText>
      </w:r>
      <w:r w:rsidR="00DD07AF" w:rsidRPr="00DD07AF">
        <w:instrText>" : "</w:instrText>
      </w:r>
      <w:r w:rsidR="00DD07AF">
        <w:rPr>
          <w:lang w:val="en-US"/>
        </w:rPr>
        <w:instrText>Andersson</w:instrText>
      </w:r>
      <w:r w:rsidR="00DD07AF" w:rsidRPr="00DD07AF">
        <w:instrText>", "</w:instrText>
      </w:r>
      <w:r w:rsidR="00DD07AF">
        <w:rPr>
          <w:lang w:val="en-US"/>
        </w:rPr>
        <w:instrText>given</w:instrText>
      </w:r>
      <w:r w:rsidR="00DD07AF" w:rsidRPr="00DD07AF">
        <w:instrText>" : "</w:instrText>
      </w:r>
      <w:r w:rsidR="00DD07AF">
        <w:rPr>
          <w:lang w:val="en-US"/>
        </w:rPr>
        <w:instrText>V</w:instrText>
      </w:r>
      <w:r w:rsidR="00DD07AF" w:rsidRPr="00DD07AF">
        <w:instrText>", "</w:instrText>
      </w:r>
      <w:r w:rsidR="00DD07AF">
        <w:rPr>
          <w:lang w:val="en-US"/>
        </w:rPr>
        <w:instrText>non</w:instrText>
      </w:r>
      <w:r w:rsidR="00DD07AF" w:rsidRPr="00DD07AF">
        <w:instrText>-</w:instrText>
      </w:r>
      <w:r w:rsidR="00DD07AF">
        <w:rPr>
          <w:lang w:val="en-US"/>
        </w:rPr>
        <w:instrText>dropping</w:instrText>
      </w:r>
      <w:r w:rsidR="00DD07AF" w:rsidRPr="00DD07AF">
        <w:instrText>-</w:instrText>
      </w:r>
      <w:r w:rsidR="00DD07AF">
        <w:rPr>
          <w:lang w:val="en-US"/>
        </w:rPr>
        <w:instrText>particle</w:instrText>
      </w:r>
      <w:r w:rsidR="00DD07AF" w:rsidRPr="00DD07AF">
        <w:instrText>" : "", "</w:instrText>
      </w:r>
      <w:r w:rsidR="00DD07AF">
        <w:rPr>
          <w:lang w:val="en-US"/>
        </w:rPr>
        <w:instrText>parse</w:instrText>
      </w:r>
      <w:r w:rsidR="00DD07AF" w:rsidRPr="00DD07AF">
        <w:instrText>-</w:instrText>
      </w:r>
      <w:r w:rsidR="00DD07AF">
        <w:rPr>
          <w:lang w:val="en-US"/>
        </w:rPr>
        <w:instrText>names</w:instrText>
      </w:r>
      <w:r w:rsidR="00DD07AF" w:rsidRPr="00DD07AF">
        <w:instrText xml:space="preserve">" : </w:instrText>
      </w:r>
      <w:r w:rsidR="00DD07AF">
        <w:rPr>
          <w:lang w:val="en-US"/>
        </w:rPr>
        <w:instrText>false</w:instrText>
      </w:r>
      <w:r w:rsidR="00DD07AF" w:rsidRPr="00DD07AF">
        <w:instrText>, "</w:instrText>
      </w:r>
      <w:r w:rsidR="00DD07AF">
        <w:rPr>
          <w:lang w:val="en-US"/>
        </w:rPr>
        <w:instrText>suffix</w:instrText>
      </w:r>
      <w:r w:rsidR="00DD07AF" w:rsidRPr="00DD07AF">
        <w:instrText>" : "" }, { "</w:instrText>
      </w:r>
      <w:r w:rsidR="00DD07AF">
        <w:rPr>
          <w:lang w:val="en-US"/>
        </w:rPr>
        <w:instrText>dropping</w:instrText>
      </w:r>
      <w:r w:rsidR="00DD07AF" w:rsidRPr="00DD07AF">
        <w:instrText>-</w:instrText>
      </w:r>
      <w:r w:rsidR="00DD07AF">
        <w:rPr>
          <w:lang w:val="en-US"/>
        </w:rPr>
        <w:instrText>particle</w:instrText>
      </w:r>
      <w:r w:rsidR="00DD07AF" w:rsidRPr="00DD07AF">
        <w:instrText>" : "", "</w:instrText>
      </w:r>
      <w:r w:rsidR="00DD07AF">
        <w:rPr>
          <w:lang w:val="en-US"/>
        </w:rPr>
        <w:instrText>family</w:instrText>
      </w:r>
      <w:r w:rsidR="00DD07AF" w:rsidRPr="00DD07AF">
        <w:instrText>" : "</w:instrText>
      </w:r>
      <w:r w:rsidR="00DD07AF">
        <w:rPr>
          <w:lang w:val="en-US"/>
        </w:rPr>
        <w:instrText>Araujo</w:instrText>
      </w:r>
      <w:r w:rsidR="00DD07AF" w:rsidRPr="00DD07AF">
        <w:instrText>", "</w:instrText>
      </w:r>
      <w:r w:rsidR="00DD07AF">
        <w:rPr>
          <w:lang w:val="en-US"/>
        </w:rPr>
        <w:instrText>given</w:instrText>
      </w:r>
      <w:r w:rsidR="00DD07AF" w:rsidRPr="00DD07AF">
        <w:instrText>" : "</w:instrText>
      </w:r>
      <w:r w:rsidR="00DD07AF">
        <w:rPr>
          <w:lang w:val="en-US"/>
        </w:rPr>
        <w:instrText>R</w:instrText>
      </w:r>
      <w:r w:rsidR="00DD07AF" w:rsidRPr="00DD07AF">
        <w:instrText>", "</w:instrText>
      </w:r>
      <w:r w:rsidR="00DD07AF">
        <w:rPr>
          <w:lang w:val="en-US"/>
        </w:rPr>
        <w:instrText>non</w:instrText>
      </w:r>
      <w:r w:rsidR="00DD07AF" w:rsidRPr="00DD07AF">
        <w:instrText>-</w:instrText>
      </w:r>
      <w:r w:rsidR="00DD07AF">
        <w:rPr>
          <w:lang w:val="en-US"/>
        </w:rPr>
        <w:instrText>dropping</w:instrText>
      </w:r>
      <w:r w:rsidR="00DD07AF" w:rsidRPr="00DD07AF">
        <w:instrText>-</w:instrText>
      </w:r>
      <w:r w:rsidR="00DD07AF">
        <w:rPr>
          <w:lang w:val="en-US"/>
        </w:rPr>
        <w:instrText>particle</w:instrText>
      </w:r>
      <w:r w:rsidR="00DD07AF" w:rsidRPr="00DD07AF">
        <w:instrText>" : "", "</w:instrText>
      </w:r>
      <w:r w:rsidR="00DD07AF">
        <w:rPr>
          <w:lang w:val="en-US"/>
        </w:rPr>
        <w:instrText>parse</w:instrText>
      </w:r>
      <w:r w:rsidR="00DD07AF" w:rsidRPr="00DD07AF">
        <w:instrText>-</w:instrText>
      </w:r>
      <w:r w:rsidR="00DD07AF">
        <w:rPr>
          <w:lang w:val="en-US"/>
        </w:rPr>
        <w:instrText>names</w:instrText>
      </w:r>
      <w:r w:rsidR="00DD07AF" w:rsidRPr="00DD07AF">
        <w:instrText xml:space="preserve">" : </w:instrText>
      </w:r>
      <w:r w:rsidR="00DD07AF">
        <w:rPr>
          <w:lang w:val="en-US"/>
        </w:rPr>
        <w:instrText>false</w:instrText>
      </w:r>
      <w:r w:rsidR="00DD07AF" w:rsidRPr="00DD07AF">
        <w:instrText>, "</w:instrText>
      </w:r>
      <w:r w:rsidR="00DD07AF">
        <w:rPr>
          <w:lang w:val="en-US"/>
        </w:rPr>
        <w:instrText>suffix</w:instrText>
      </w:r>
      <w:r w:rsidR="00DD07AF" w:rsidRPr="00DD07AF">
        <w:instrText>" : "" } ], "</w:instrText>
      </w:r>
      <w:r w:rsidR="00DD07AF">
        <w:rPr>
          <w:lang w:val="en-US"/>
        </w:rPr>
        <w:instrText>container</w:instrText>
      </w:r>
      <w:r w:rsidR="00DD07AF" w:rsidRPr="00DD07AF">
        <w:instrText>-</w:instrText>
      </w:r>
      <w:r w:rsidR="00DD07AF">
        <w:rPr>
          <w:lang w:val="en-US"/>
        </w:rPr>
        <w:instrText>title</w:instrText>
      </w:r>
      <w:r w:rsidR="00DD07AF" w:rsidRPr="00DD07AF">
        <w:instrText>" : "</w:instrText>
      </w:r>
      <w:r w:rsidR="00DD07AF">
        <w:rPr>
          <w:lang w:val="en-US"/>
        </w:rPr>
        <w:instrText>Twenty</w:instrText>
      </w:r>
      <w:r w:rsidR="00DD07AF" w:rsidRPr="00DD07AF">
        <w:instrText>-</w:instrText>
      </w:r>
      <w:r w:rsidR="00DD07AF">
        <w:rPr>
          <w:lang w:val="en-US"/>
        </w:rPr>
        <w:instrText>NinthAAAIConferenceonArtificialIntelligence</w:instrText>
      </w:r>
      <w:r w:rsidR="00DD07AF" w:rsidRPr="00DD07AF">
        <w:instrText>", "</w:instrText>
      </w:r>
      <w:r w:rsidR="00DD07AF">
        <w:rPr>
          <w:lang w:val="en-US"/>
        </w:rPr>
        <w:instrText>id</w:instrText>
      </w:r>
      <w:r w:rsidR="00DD07AF" w:rsidRPr="00DD07AF">
        <w:instrText>" : "</w:instrText>
      </w:r>
      <w:r w:rsidR="00DD07AF">
        <w:rPr>
          <w:lang w:val="en-US"/>
        </w:rPr>
        <w:instrText>ITEM</w:instrText>
      </w:r>
      <w:r w:rsidR="00DD07AF" w:rsidRPr="00DD07AF">
        <w:instrText>-1", "</w:instrText>
      </w:r>
      <w:r w:rsidR="00DD07AF">
        <w:rPr>
          <w:lang w:val="en-US"/>
        </w:rPr>
        <w:instrText>issued</w:instrText>
      </w:r>
      <w:r w:rsidR="00DD07AF" w:rsidRPr="00DD07AF">
        <w:instrText>" : { "</w:instrText>
      </w:r>
      <w:r w:rsidR="00DD07AF">
        <w:rPr>
          <w:lang w:val="en-US"/>
        </w:rPr>
        <w:instrText>date</w:instrText>
      </w:r>
      <w:r w:rsidR="00DD07AF" w:rsidRPr="00DD07AF">
        <w:instrText>-</w:instrText>
      </w:r>
      <w:r w:rsidR="00DD07AF">
        <w:rPr>
          <w:lang w:val="en-US"/>
        </w:rPr>
        <w:instrText>parts</w:instrText>
      </w:r>
      <w:r w:rsidR="00DD07AF" w:rsidRPr="00DD07AF">
        <w:instrText>" : [ [ "2015" ] ] }, "</w:instrText>
      </w:r>
      <w:r w:rsidR="00DD07AF">
        <w:rPr>
          <w:lang w:val="en-US"/>
        </w:rPr>
        <w:instrText>title</w:instrText>
      </w:r>
      <w:r w:rsidR="00DD07AF" w:rsidRPr="00DD07AF">
        <w:instrText>" : "</w:instrText>
      </w:r>
      <w:r w:rsidR="00DD07AF">
        <w:rPr>
          <w:lang w:val="en-US"/>
        </w:rPr>
        <w:instrText>Personidentificationusinganthropometricandgaitdatafromkinectsensor</w:instrText>
      </w:r>
      <w:r w:rsidR="00DD07AF" w:rsidRPr="00DD07AF">
        <w:instrText>", "</w:instrText>
      </w:r>
      <w:r w:rsidR="00DD07AF">
        <w:rPr>
          <w:lang w:val="en-US"/>
        </w:rPr>
        <w:instrText>type</w:instrText>
      </w:r>
      <w:r w:rsidR="00DD07AF" w:rsidRPr="00DD07AF">
        <w:instrText>" : "</w:instrText>
      </w:r>
      <w:r w:rsidR="00DD07AF">
        <w:rPr>
          <w:lang w:val="en-US"/>
        </w:rPr>
        <w:instrText>article</w:instrText>
      </w:r>
      <w:r w:rsidR="00DD07AF" w:rsidRPr="00DD07AF">
        <w:instrText>-</w:instrText>
      </w:r>
      <w:r w:rsidR="00DD07AF">
        <w:rPr>
          <w:lang w:val="en-US"/>
        </w:rPr>
        <w:instrText>journal</w:instrText>
      </w:r>
      <w:r w:rsidR="00DD07AF" w:rsidRPr="00DD07AF">
        <w:instrText>" }, "</w:instrText>
      </w:r>
      <w:r w:rsidR="00DD07AF">
        <w:rPr>
          <w:lang w:val="en-US"/>
        </w:rPr>
        <w:instrText>uris</w:instrText>
      </w:r>
      <w:r w:rsidR="00DD07AF" w:rsidRPr="00DD07AF">
        <w:instrText>" : [ "</w:instrText>
      </w:r>
      <w:r w:rsidR="00DD07AF">
        <w:rPr>
          <w:lang w:val="en-US"/>
        </w:rPr>
        <w:instrText>http</w:instrText>
      </w:r>
      <w:r w:rsidR="00DD07AF" w:rsidRPr="00DD07AF">
        <w:instrText>://</w:instrText>
      </w:r>
      <w:r w:rsidR="00DD07AF">
        <w:rPr>
          <w:lang w:val="en-US"/>
        </w:rPr>
        <w:instrText>www</w:instrText>
      </w:r>
      <w:r w:rsidR="00DD07AF" w:rsidRPr="00DD07AF">
        <w:instrText>.</w:instrText>
      </w:r>
      <w:r w:rsidR="00DD07AF">
        <w:rPr>
          <w:lang w:val="en-US"/>
        </w:rPr>
        <w:instrText>mendeley</w:instrText>
      </w:r>
      <w:r w:rsidR="00DD07AF" w:rsidRPr="00DD07AF">
        <w:instrText>.</w:instrText>
      </w:r>
      <w:r w:rsidR="00DD07AF">
        <w:rPr>
          <w:lang w:val="en-US"/>
        </w:rPr>
        <w:instrText>com</w:instrText>
      </w:r>
      <w:r w:rsidR="00DD07AF" w:rsidRPr="00DD07AF">
        <w:instrText>/</w:instrText>
      </w:r>
      <w:r w:rsidR="00DD07AF">
        <w:rPr>
          <w:lang w:val="en-US"/>
        </w:rPr>
        <w:instrText>documents</w:instrText>
      </w:r>
      <w:r w:rsidR="00DD07AF" w:rsidRPr="00DD07AF">
        <w:instrText>/?</w:instrText>
      </w:r>
      <w:r w:rsidR="00DD07AF">
        <w:rPr>
          <w:lang w:val="en-US"/>
        </w:rPr>
        <w:instrText>uuid</w:instrText>
      </w:r>
      <w:r w:rsidR="00DD07AF" w:rsidRPr="00DD07AF">
        <w:instrText>=179264</w:instrText>
      </w:r>
      <w:r w:rsidR="00DD07AF">
        <w:rPr>
          <w:lang w:val="en-US"/>
        </w:rPr>
        <w:instrText>c</w:instrText>
      </w:r>
      <w:r w:rsidR="00DD07AF" w:rsidRPr="00DD07AF">
        <w:instrText>6-6134-4</w:instrText>
      </w:r>
      <w:r w:rsidR="00DD07AF">
        <w:rPr>
          <w:lang w:val="en-US"/>
        </w:rPr>
        <w:instrText>fcd</w:instrText>
      </w:r>
      <w:r w:rsidR="00DD07AF" w:rsidRPr="00DD07AF">
        <w:instrText>-</w:instrText>
      </w:r>
      <w:r w:rsidR="00DD07AF">
        <w:rPr>
          <w:lang w:val="en-US"/>
        </w:rPr>
        <w:instrText>a</w:instrText>
      </w:r>
      <w:r w:rsidR="00DD07AF" w:rsidRPr="00DD07AF">
        <w:instrText>9</w:instrText>
      </w:r>
      <w:r w:rsidR="00DD07AF">
        <w:rPr>
          <w:lang w:val="en-US"/>
        </w:rPr>
        <w:instrText>f</w:instrText>
      </w:r>
      <w:r w:rsidR="00DD07AF" w:rsidRPr="00DD07AF">
        <w:instrText>1-</w:instrText>
      </w:r>
      <w:r w:rsidR="00DD07AF">
        <w:rPr>
          <w:lang w:val="en-US"/>
        </w:rPr>
        <w:instrText>f</w:instrText>
      </w:r>
      <w:r w:rsidR="00DD07AF" w:rsidRPr="00DD07AF">
        <w:instrText>23795</w:instrText>
      </w:r>
      <w:r w:rsidR="00DD07AF">
        <w:rPr>
          <w:lang w:val="en-US"/>
        </w:rPr>
        <w:instrText>f</w:instrText>
      </w:r>
      <w:r w:rsidR="00DD07AF" w:rsidRPr="00DD07AF">
        <w:instrText>5</w:instrText>
      </w:r>
      <w:r w:rsidR="00DD07AF">
        <w:rPr>
          <w:lang w:val="en-US"/>
        </w:rPr>
        <w:instrText>c</w:instrText>
      </w:r>
      <w:r w:rsidR="00DD07AF" w:rsidRPr="00DD07AF">
        <w:instrText>9</w:instrText>
      </w:r>
      <w:r w:rsidR="00DD07AF">
        <w:rPr>
          <w:lang w:val="en-US"/>
        </w:rPr>
        <w:instrText>e</w:instrText>
      </w:r>
      <w:r w:rsidR="00DD07AF" w:rsidRPr="00DD07AF">
        <w:instrText>7", "</w:instrText>
      </w:r>
      <w:r w:rsidR="00DD07AF">
        <w:rPr>
          <w:lang w:val="en-US"/>
        </w:rPr>
        <w:instrText>http</w:instrText>
      </w:r>
      <w:r w:rsidR="00DD07AF" w:rsidRPr="00DD07AF">
        <w:instrText>://</w:instrText>
      </w:r>
      <w:r w:rsidR="00DD07AF">
        <w:rPr>
          <w:lang w:val="en-US"/>
        </w:rPr>
        <w:instrText>www</w:instrText>
      </w:r>
      <w:r w:rsidR="00DD07AF" w:rsidRPr="00DD07AF">
        <w:instrText>.</w:instrText>
      </w:r>
      <w:r w:rsidR="00DD07AF">
        <w:rPr>
          <w:lang w:val="en-US"/>
        </w:rPr>
        <w:instrText>mendeley</w:instrText>
      </w:r>
      <w:r w:rsidR="00DD07AF" w:rsidRPr="00DD07AF">
        <w:instrText>.</w:instrText>
      </w:r>
      <w:r w:rsidR="00DD07AF">
        <w:rPr>
          <w:lang w:val="en-US"/>
        </w:rPr>
        <w:instrText>com</w:instrText>
      </w:r>
      <w:r w:rsidR="00DD07AF" w:rsidRPr="00DD07AF">
        <w:instrText>/</w:instrText>
      </w:r>
      <w:r w:rsidR="00DD07AF">
        <w:rPr>
          <w:lang w:val="en-US"/>
        </w:rPr>
        <w:instrText>documents</w:instrText>
      </w:r>
      <w:r w:rsidR="00DD07AF" w:rsidRPr="00DD07AF">
        <w:instrText>/?</w:instrText>
      </w:r>
      <w:r w:rsidR="00DD07AF">
        <w:rPr>
          <w:lang w:val="en-US"/>
        </w:rPr>
        <w:instrText>uuid</w:instrText>
      </w:r>
      <w:r w:rsidR="00DD07AF" w:rsidRPr="00DD07AF">
        <w:instrText>=0</w:instrText>
      </w:r>
      <w:r w:rsidR="00DD07AF">
        <w:rPr>
          <w:lang w:val="en-US"/>
        </w:rPr>
        <w:instrText>fb</w:instrText>
      </w:r>
      <w:r w:rsidR="00DD07AF" w:rsidRPr="00DD07AF">
        <w:instrText>83</w:instrText>
      </w:r>
      <w:r w:rsidR="00DD07AF">
        <w:rPr>
          <w:lang w:val="en-US"/>
        </w:rPr>
        <w:instrText>ac</w:instrText>
      </w:r>
      <w:r w:rsidR="00DD07AF" w:rsidRPr="00DD07AF">
        <w:instrText>3-1</w:instrText>
      </w:r>
      <w:r w:rsidR="00DD07AF">
        <w:rPr>
          <w:lang w:val="en-US"/>
        </w:rPr>
        <w:instrText>f</w:instrText>
      </w:r>
      <w:r w:rsidR="00DD07AF" w:rsidRPr="00DD07AF">
        <w:instrText>35-45</w:instrText>
      </w:r>
      <w:r w:rsidR="00DD07AF">
        <w:rPr>
          <w:lang w:val="en-US"/>
        </w:rPr>
        <w:instrText>f</w:instrText>
      </w:r>
      <w:r w:rsidR="00DD07AF" w:rsidRPr="00DD07AF">
        <w:instrText>1-98</w:instrText>
      </w:r>
      <w:r w:rsidR="00DD07AF">
        <w:rPr>
          <w:lang w:val="en-US"/>
        </w:rPr>
        <w:instrText>a</w:instrText>
      </w:r>
      <w:r w:rsidR="00DD07AF" w:rsidRPr="00DD07AF">
        <w:instrText>1-</w:instrText>
      </w:r>
      <w:r w:rsidR="00DD07AF">
        <w:rPr>
          <w:lang w:val="en-US"/>
        </w:rPr>
        <w:instrText>ea</w:instrText>
      </w:r>
      <w:r w:rsidR="00DD07AF" w:rsidRPr="00DD07AF">
        <w:instrText>2150</w:instrText>
      </w:r>
      <w:r w:rsidR="00DD07AF">
        <w:rPr>
          <w:lang w:val="en-US"/>
        </w:rPr>
        <w:instrText>cd</w:instrText>
      </w:r>
      <w:r w:rsidR="00DD07AF" w:rsidRPr="00DD07AF">
        <w:instrText>2</w:instrText>
      </w:r>
      <w:r w:rsidR="00DD07AF">
        <w:rPr>
          <w:lang w:val="en-US"/>
        </w:rPr>
        <w:instrText>f</w:instrText>
      </w:r>
      <w:r w:rsidR="00DD07AF" w:rsidRPr="00DD07AF">
        <w:instrText>8</w:instrText>
      </w:r>
      <w:r w:rsidR="00DD07AF">
        <w:rPr>
          <w:lang w:val="en-US"/>
        </w:rPr>
        <w:instrText>c</w:instrText>
      </w:r>
      <w:r w:rsidR="00DD07AF" w:rsidRPr="00DD07AF">
        <w:instrText>" ] } ], "</w:instrText>
      </w:r>
      <w:r w:rsidR="00DD07AF">
        <w:rPr>
          <w:lang w:val="en-US"/>
        </w:rPr>
        <w:instrText>mendeley</w:instrText>
      </w:r>
      <w:r w:rsidR="00DD07AF" w:rsidRPr="00DD07AF">
        <w:instrText>" : { "</w:instrText>
      </w:r>
      <w:r w:rsidR="00DD07AF">
        <w:rPr>
          <w:lang w:val="en-US"/>
        </w:rPr>
        <w:instrText>formattedCitation</w:instrText>
      </w:r>
      <w:r w:rsidR="00DD07AF" w:rsidRPr="00DD07AF">
        <w:instrText>" : "(</w:instrText>
      </w:r>
      <w:r w:rsidR="00DD07AF">
        <w:rPr>
          <w:lang w:val="en-US"/>
        </w:rPr>
        <w:instrText>VAndersson</w:instrText>
      </w:r>
      <w:r w:rsidR="00DD07AF" w:rsidRPr="00DD07AF">
        <w:instrText>&amp;</w:instrText>
      </w:r>
      <w:r w:rsidR="00DD07AF">
        <w:rPr>
          <w:lang w:val="en-US"/>
        </w:rPr>
        <w:instrText>Araujo</w:instrText>
      </w:r>
      <w:r w:rsidR="00DD07AF" w:rsidRPr="00DD07AF">
        <w:instrText>, 2015</w:instrText>
      </w:r>
      <w:r w:rsidR="00DD07AF">
        <w:rPr>
          <w:lang w:val="en-US"/>
        </w:rPr>
        <w:instrText>b</w:instrText>
      </w:r>
      <w:r w:rsidR="00DD07AF" w:rsidRPr="00DD07AF">
        <w:instrText>)", "</w:instrText>
      </w:r>
      <w:r w:rsidR="00DD07AF">
        <w:rPr>
          <w:lang w:val="en-US"/>
        </w:rPr>
        <w:instrText>manualFormatting</w:instrText>
      </w:r>
      <w:r w:rsidR="00DD07AF" w:rsidRPr="00DD07AF">
        <w:instrText>" : "\</w:instrText>
      </w:r>
      <w:r w:rsidR="00DD07AF">
        <w:rPr>
          <w:lang w:val="en-US"/>
        </w:rPr>
        <w:instrText>u</w:instrText>
      </w:r>
      <w:r w:rsidR="00DD07AF" w:rsidRPr="00DD07AF">
        <w:instrText>039</w:instrText>
      </w:r>
      <w:r w:rsidR="00DD07AF">
        <w:rPr>
          <w:lang w:val="en-US"/>
        </w:rPr>
        <w:instrText>f</w:instrText>
      </w:r>
      <w:r w:rsidR="00DD07AF" w:rsidRPr="00DD07AF">
        <w:instrText>\</w:instrText>
      </w:r>
      <w:r w:rsidR="00DD07AF">
        <w:rPr>
          <w:lang w:val="en-US"/>
        </w:rPr>
        <w:instrText>u</w:instrText>
      </w:r>
      <w:r w:rsidR="00DD07AF" w:rsidRPr="00DD07AF">
        <w:instrText>03</w:instrText>
      </w:r>
      <w:r w:rsidR="00DD07AF">
        <w:rPr>
          <w:lang w:val="en-US"/>
        </w:rPr>
        <w:instrText>b</w:instrText>
      </w:r>
      <w:r w:rsidR="00DD07AF" w:rsidRPr="00DD07AF">
        <w:instrText>9</w:instrText>
      </w:r>
      <w:r w:rsidR="00DD07AF">
        <w:rPr>
          <w:lang w:val="en-US"/>
        </w:rPr>
        <w:instrText>Andersson</w:instrText>
      </w:r>
      <w:r w:rsidR="00DD07AF" w:rsidRPr="00DD07AF">
        <w:instrText>&amp;</w:instrText>
      </w:r>
      <w:r w:rsidR="00DD07AF">
        <w:rPr>
          <w:lang w:val="en-US"/>
        </w:rPr>
        <w:instrText>Araujo</w:instrText>
      </w:r>
      <w:r w:rsidR="00DD07AF" w:rsidRPr="00DD07AF">
        <w:instrText>\</w:instrText>
      </w:r>
      <w:r w:rsidR="00DD07AF">
        <w:rPr>
          <w:lang w:val="en-US"/>
        </w:rPr>
        <w:instrText>u</w:instrText>
      </w:r>
      <w:r w:rsidR="00DD07AF" w:rsidRPr="00DD07AF">
        <w:instrText>03</w:instrText>
      </w:r>
      <w:r w:rsidR="00DD07AF">
        <w:rPr>
          <w:lang w:val="en-US"/>
        </w:rPr>
        <w:instrText>b</w:instrText>
      </w:r>
      <w:r w:rsidR="00DD07AF" w:rsidRPr="00DD07AF">
        <w:instrText>5\</w:instrText>
      </w:r>
      <w:r w:rsidR="00DD07AF">
        <w:rPr>
          <w:lang w:val="en-US"/>
        </w:rPr>
        <w:instrText>u</w:instrText>
      </w:r>
      <w:r w:rsidR="00DD07AF" w:rsidRPr="00DD07AF">
        <w:instrText>03</w:instrText>
      </w:r>
      <w:r w:rsidR="00DD07AF">
        <w:rPr>
          <w:lang w:val="en-US"/>
        </w:rPr>
        <w:instrText>c</w:instrText>
      </w:r>
      <w:r w:rsidR="00DD07AF" w:rsidRPr="00DD07AF">
        <w:instrText>0\</w:instrText>
      </w:r>
      <w:r w:rsidR="00DD07AF">
        <w:rPr>
          <w:lang w:val="en-US"/>
        </w:rPr>
        <w:instrText>u</w:instrText>
      </w:r>
      <w:r w:rsidR="00DD07AF" w:rsidRPr="00DD07AF">
        <w:instrText>03</w:instrText>
      </w:r>
      <w:r w:rsidR="00DD07AF">
        <w:rPr>
          <w:lang w:val="en-US"/>
        </w:rPr>
        <w:instrText>b</w:instrText>
      </w:r>
      <w:r w:rsidR="00DD07AF" w:rsidRPr="00DD07AF">
        <w:instrText>1\</w:instrText>
      </w:r>
      <w:r w:rsidR="00DD07AF">
        <w:rPr>
          <w:lang w:val="en-US"/>
        </w:rPr>
        <w:instrText>u</w:instrText>
      </w:r>
      <w:r w:rsidR="00DD07AF" w:rsidRPr="00DD07AF">
        <w:instrText>03</w:instrText>
      </w:r>
      <w:r w:rsidR="00DD07AF">
        <w:rPr>
          <w:lang w:val="en-US"/>
        </w:rPr>
        <w:instrText>bd</w:instrText>
      </w:r>
      <w:r w:rsidR="00DD07AF" w:rsidRPr="00DD07AF">
        <w:instrText>\</w:instrText>
      </w:r>
      <w:r w:rsidR="00DD07AF">
        <w:rPr>
          <w:lang w:val="en-US"/>
        </w:rPr>
        <w:instrText>u</w:instrText>
      </w:r>
      <w:r w:rsidR="00DD07AF" w:rsidRPr="00DD07AF">
        <w:instrText>03</w:instrText>
      </w:r>
      <w:r w:rsidR="00DD07AF">
        <w:rPr>
          <w:lang w:val="en-US"/>
        </w:rPr>
        <w:instrText>ae</w:instrText>
      </w:r>
      <w:r w:rsidR="00DD07AF" w:rsidRPr="00DD07AF">
        <w:instrText>\</w:instrText>
      </w:r>
      <w:r w:rsidR="00DD07AF">
        <w:rPr>
          <w:lang w:val="en-US"/>
        </w:rPr>
        <w:instrText>u</w:instrText>
      </w:r>
      <w:r w:rsidR="00DD07AF" w:rsidRPr="00DD07AF">
        <w:instrText>03</w:instrText>
      </w:r>
      <w:r w:rsidR="00DD07AF">
        <w:rPr>
          <w:lang w:val="en-US"/>
        </w:rPr>
        <w:instrText>bb</w:instrText>
      </w:r>
      <w:r w:rsidR="00DD07AF" w:rsidRPr="00DD07AF">
        <w:instrText>\</w:instrText>
      </w:r>
      <w:r w:rsidR="00DD07AF">
        <w:rPr>
          <w:lang w:val="en-US"/>
        </w:rPr>
        <w:instrText>u</w:instrText>
      </w:r>
      <w:r w:rsidR="00DD07AF" w:rsidRPr="00DD07AF">
        <w:instrText>03</w:instrText>
      </w:r>
      <w:r w:rsidR="00DD07AF">
        <w:rPr>
          <w:lang w:val="en-US"/>
        </w:rPr>
        <w:instrText>b</w:instrText>
      </w:r>
      <w:r w:rsidR="00DD07AF" w:rsidRPr="00DD07AF">
        <w:instrText>8\</w:instrText>
      </w:r>
      <w:r w:rsidR="00DD07AF">
        <w:rPr>
          <w:lang w:val="en-US"/>
        </w:rPr>
        <w:instrText>u</w:instrText>
      </w:r>
      <w:r w:rsidR="00DD07AF" w:rsidRPr="00DD07AF">
        <w:instrText>03</w:instrText>
      </w:r>
      <w:r w:rsidR="00DD07AF">
        <w:rPr>
          <w:lang w:val="en-US"/>
        </w:rPr>
        <w:instrText>b</w:instrText>
      </w:r>
      <w:r w:rsidR="00DD07AF" w:rsidRPr="00DD07AF">
        <w:instrText>1\</w:instrText>
      </w:r>
      <w:r w:rsidR="00DD07AF">
        <w:rPr>
          <w:lang w:val="en-US"/>
        </w:rPr>
        <w:instrText>u</w:instrText>
      </w:r>
      <w:r w:rsidR="00DD07AF" w:rsidRPr="00DD07AF">
        <w:instrText>03</w:instrText>
      </w:r>
      <w:r w:rsidR="00DD07AF">
        <w:rPr>
          <w:lang w:val="en-US"/>
        </w:rPr>
        <w:instrText>bd</w:instrText>
      </w:r>
      <w:r w:rsidR="00DD07AF" w:rsidRPr="00DD07AF">
        <w:instrText>\</w:instrText>
      </w:r>
      <w:r w:rsidR="00DD07AF">
        <w:rPr>
          <w:lang w:val="en-US"/>
        </w:rPr>
        <w:instrText>u</w:instrText>
      </w:r>
      <w:r w:rsidR="00DD07AF" w:rsidRPr="00DD07AF">
        <w:instrText>03</w:instrText>
      </w:r>
      <w:r w:rsidR="00DD07AF">
        <w:rPr>
          <w:lang w:val="en-US"/>
        </w:rPr>
        <w:instrText>c</w:instrText>
      </w:r>
      <w:r w:rsidR="00DD07AF" w:rsidRPr="00DD07AF">
        <w:instrText>4\</w:instrText>
      </w:r>
      <w:r w:rsidR="00DD07AF">
        <w:rPr>
          <w:lang w:val="en-US"/>
        </w:rPr>
        <w:instrText>u</w:instrText>
      </w:r>
      <w:r w:rsidR="00DD07AF" w:rsidRPr="00DD07AF">
        <w:instrText>03</w:instrText>
      </w:r>
      <w:r w:rsidR="00DD07AF">
        <w:rPr>
          <w:lang w:val="en-US"/>
        </w:rPr>
        <w:instrText>bf</w:instrText>
      </w:r>
      <w:r w:rsidR="00DD07AF" w:rsidRPr="00DD07AF">
        <w:instrText>2014", "</w:instrText>
      </w:r>
      <w:r w:rsidR="00DD07AF">
        <w:rPr>
          <w:lang w:val="en-US"/>
        </w:rPr>
        <w:instrText>plainTextFormattedCitation</w:instrText>
      </w:r>
      <w:r w:rsidR="00DD07AF" w:rsidRPr="00DD07AF">
        <w:instrText>" : "(</w:instrText>
      </w:r>
      <w:r w:rsidR="00DD07AF">
        <w:rPr>
          <w:lang w:val="en-US"/>
        </w:rPr>
        <w:instrText>VAndersson</w:instrText>
      </w:r>
      <w:r w:rsidR="00DD07AF" w:rsidRPr="00DD07AF">
        <w:instrText>&amp;</w:instrText>
      </w:r>
      <w:r w:rsidR="00DD07AF">
        <w:rPr>
          <w:lang w:val="en-US"/>
        </w:rPr>
        <w:instrText>Araujo</w:instrText>
      </w:r>
      <w:r w:rsidR="00DD07AF" w:rsidRPr="00DD07AF">
        <w:instrText>, 2015</w:instrText>
      </w:r>
      <w:r w:rsidR="00DD07AF">
        <w:rPr>
          <w:lang w:val="en-US"/>
        </w:rPr>
        <w:instrText>b</w:instrText>
      </w:r>
      <w:r w:rsidR="00DD07AF" w:rsidRPr="00DD07AF">
        <w:instrText>)", "</w:instrText>
      </w:r>
      <w:r w:rsidR="00DD07AF">
        <w:rPr>
          <w:lang w:val="en-US"/>
        </w:rPr>
        <w:instrText>previouslyFormattedCitation</w:instrText>
      </w:r>
      <w:r w:rsidR="00DD07AF" w:rsidRPr="00DD07AF">
        <w:instrText>" : "(</w:instrText>
      </w:r>
      <w:r w:rsidR="00DD07AF">
        <w:rPr>
          <w:lang w:val="en-US"/>
        </w:rPr>
        <w:instrText>VAndersson</w:instrText>
      </w:r>
      <w:r w:rsidR="00DD07AF" w:rsidRPr="00DD07AF">
        <w:instrText>&amp;</w:instrText>
      </w:r>
      <w:r w:rsidR="00DD07AF">
        <w:rPr>
          <w:lang w:val="en-US"/>
        </w:rPr>
        <w:instrText>Araujo</w:instrText>
      </w:r>
      <w:r w:rsidR="00DD07AF" w:rsidRPr="00DD07AF">
        <w:instrText>, 2015</w:instrText>
      </w:r>
      <w:r w:rsidR="00DD07AF">
        <w:rPr>
          <w:lang w:val="en-US"/>
        </w:rPr>
        <w:instrText>b</w:instrText>
      </w:r>
      <w:r w:rsidR="00DD07AF" w:rsidRPr="00DD07AF">
        <w:instrText>)" }, "</w:instrText>
      </w:r>
      <w:r w:rsidR="00DD07AF">
        <w:rPr>
          <w:lang w:val="en-US"/>
        </w:rPr>
        <w:instrText>properties</w:instrText>
      </w:r>
      <w:r w:rsidR="00DD07AF" w:rsidRPr="00DD07AF">
        <w:instrText>" : { "</w:instrText>
      </w:r>
      <w:r w:rsidR="00DD07AF">
        <w:rPr>
          <w:lang w:val="en-US"/>
        </w:rPr>
        <w:instrText>noteIndex</w:instrText>
      </w:r>
      <w:r w:rsidR="00DD07AF" w:rsidRPr="00DD07AF">
        <w:instrText>" : 0 }, "</w:instrText>
      </w:r>
      <w:r w:rsidR="00DD07AF">
        <w:rPr>
          <w:lang w:val="en-US"/>
        </w:rPr>
        <w:instrText>schema</w:instrText>
      </w:r>
      <w:r w:rsidR="00DD07AF" w:rsidRPr="00DD07AF">
        <w:instrText>" : "</w:instrText>
      </w:r>
      <w:r w:rsidR="00DD07AF">
        <w:rPr>
          <w:lang w:val="en-US"/>
        </w:rPr>
        <w:instrText>https</w:instrText>
      </w:r>
      <w:r w:rsidR="00DD07AF" w:rsidRPr="00DD07AF">
        <w:instrText>://</w:instrText>
      </w:r>
      <w:r w:rsidR="00DD07AF">
        <w:rPr>
          <w:lang w:val="en-US"/>
        </w:rPr>
        <w:instrText>github</w:instrText>
      </w:r>
      <w:r w:rsidR="00DD07AF" w:rsidRPr="00DD07AF">
        <w:instrText>.</w:instrText>
      </w:r>
      <w:r w:rsidR="00DD07AF">
        <w:rPr>
          <w:lang w:val="en-US"/>
        </w:rPr>
        <w:instrText>com</w:instrText>
      </w:r>
      <w:r w:rsidR="00DD07AF" w:rsidRPr="00DD07AF">
        <w:instrText>/</w:instrText>
      </w:r>
      <w:r w:rsidR="00DD07AF">
        <w:rPr>
          <w:lang w:val="en-US"/>
        </w:rPr>
        <w:instrText>citation</w:instrText>
      </w:r>
      <w:r w:rsidR="00DD07AF" w:rsidRPr="00DD07AF">
        <w:instrText>-</w:instrText>
      </w:r>
      <w:r w:rsidR="00DD07AF">
        <w:rPr>
          <w:lang w:val="en-US"/>
        </w:rPr>
        <w:instrText>style</w:instrText>
      </w:r>
      <w:r w:rsidR="00DD07AF" w:rsidRPr="00DD07AF">
        <w:instrText>-</w:instrText>
      </w:r>
      <w:r w:rsidR="00DD07AF">
        <w:rPr>
          <w:lang w:val="en-US"/>
        </w:rPr>
        <w:instrText>language</w:instrText>
      </w:r>
      <w:r w:rsidR="00DD07AF" w:rsidRPr="00DD07AF">
        <w:instrText>/</w:instrText>
      </w:r>
      <w:r w:rsidR="00DD07AF">
        <w:rPr>
          <w:lang w:val="en-US"/>
        </w:rPr>
        <w:instrText>schema</w:instrText>
      </w:r>
      <w:r w:rsidR="00DD07AF" w:rsidRPr="00DD07AF">
        <w:instrText>/</w:instrText>
      </w:r>
      <w:r w:rsidR="00DD07AF">
        <w:rPr>
          <w:lang w:val="en-US"/>
        </w:rPr>
        <w:instrText>raw</w:instrText>
      </w:r>
      <w:r w:rsidR="00DD07AF" w:rsidRPr="00DD07AF">
        <w:instrText>/</w:instrText>
      </w:r>
      <w:r w:rsidR="00DD07AF">
        <w:rPr>
          <w:lang w:val="en-US"/>
        </w:rPr>
        <w:instrText>master</w:instrText>
      </w:r>
      <w:r w:rsidR="00DD07AF" w:rsidRPr="00DD07AF">
        <w:instrText>/</w:instrText>
      </w:r>
      <w:r w:rsidR="00DD07AF">
        <w:rPr>
          <w:lang w:val="en-US"/>
        </w:rPr>
        <w:instrText>csl</w:instrText>
      </w:r>
      <w:r w:rsidR="00DD07AF" w:rsidRPr="00DD07AF">
        <w:instrText>-</w:instrText>
      </w:r>
      <w:r w:rsidR="00DD07AF">
        <w:rPr>
          <w:lang w:val="en-US"/>
        </w:rPr>
        <w:instrText>citation</w:instrText>
      </w:r>
      <w:r w:rsidR="00DD07AF" w:rsidRPr="00DD07AF">
        <w:instrText>.</w:instrText>
      </w:r>
      <w:r w:rsidR="00DD07AF">
        <w:rPr>
          <w:lang w:val="en-US"/>
        </w:rPr>
        <w:instrText>json</w:instrText>
      </w:r>
      <w:r w:rsidR="00DD07AF" w:rsidRPr="00DD07AF">
        <w:instrText>" }</w:instrText>
      </w:r>
      <w:r>
        <w:fldChar w:fldCharType="separate"/>
      </w:r>
      <w:r w:rsidR="00EC39B1">
        <w:rPr>
          <w:noProof/>
        </w:rPr>
        <w:t>Οι</w:t>
      </w:r>
      <w:ins w:id="545" w:author="Koft" w:date="2016-10-26T18:59:00Z">
        <w:r w:rsidRPr="00071CF4">
          <w:rPr>
            <w:noProof/>
            <w:rPrChange w:id="546" w:author="Koft" w:date="2016-10-26T19:00:00Z">
              <w:rPr>
                <w:noProof/>
                <w:lang w:val="en-US"/>
              </w:rPr>
            </w:rPrChange>
          </w:rPr>
          <w:t xml:space="preserve"> </w:t>
        </w:r>
      </w:ins>
      <w:r w:rsidR="00EC39B1" w:rsidRPr="001743E9">
        <w:rPr>
          <w:noProof/>
          <w:lang w:val="en-US"/>
        </w:rPr>
        <w:t>Andersson</w:t>
      </w:r>
      <w:ins w:id="547" w:author="Koft" w:date="2016-10-26T19:01:00Z">
        <w:r w:rsidRPr="00071CF4">
          <w:rPr>
            <w:noProof/>
            <w:rPrChange w:id="548" w:author="Koft" w:date="2016-10-26T19:01:00Z">
              <w:rPr>
                <w:noProof/>
                <w:lang w:val="en-US"/>
              </w:rPr>
            </w:rPrChange>
          </w:rPr>
          <w:t xml:space="preserve"> </w:t>
        </w:r>
      </w:ins>
      <w:r w:rsidR="00EC39B1" w:rsidRPr="004F05A5">
        <w:rPr>
          <w:noProof/>
        </w:rPr>
        <w:t>&amp;</w:t>
      </w:r>
      <w:ins w:id="549" w:author="Koft" w:date="2016-10-26T19:01:00Z">
        <w:r w:rsidRPr="00071CF4">
          <w:rPr>
            <w:noProof/>
            <w:rPrChange w:id="550" w:author="Koft" w:date="2016-10-26T19:01:00Z">
              <w:rPr>
                <w:noProof/>
                <w:lang w:val="en-US"/>
              </w:rPr>
            </w:rPrChange>
          </w:rPr>
          <w:t xml:space="preserve"> </w:t>
        </w:r>
      </w:ins>
      <w:r w:rsidR="00EC39B1" w:rsidRPr="001743E9">
        <w:rPr>
          <w:noProof/>
          <w:lang w:val="en-US"/>
        </w:rPr>
        <w:t>Araujo</w:t>
      </w:r>
      <w:ins w:id="551" w:author="Koft" w:date="2016-10-26T19:00:00Z">
        <w:r w:rsidRPr="00071CF4">
          <w:rPr>
            <w:noProof/>
            <w:rPrChange w:id="552" w:author="Koft" w:date="2016-10-26T19:00:00Z">
              <w:rPr>
                <w:noProof/>
                <w:lang w:val="en-US"/>
              </w:rPr>
            </w:rPrChange>
          </w:rPr>
          <w:t xml:space="preserve"> </w:t>
        </w:r>
      </w:ins>
      <w:r w:rsidR="00EC39B1">
        <w:rPr>
          <w:noProof/>
        </w:rPr>
        <w:t>επανήλθαν</w:t>
      </w:r>
      <w:ins w:id="553" w:author="Koft" w:date="2016-10-26T19:00:00Z">
        <w:r w:rsidRPr="00071CF4">
          <w:rPr>
            <w:noProof/>
            <w:rPrChange w:id="554" w:author="Koft" w:date="2016-10-26T19:00:00Z">
              <w:rPr>
                <w:noProof/>
                <w:lang w:val="en-US"/>
              </w:rPr>
            </w:rPrChange>
          </w:rPr>
          <w:t xml:space="preserve"> </w:t>
        </w:r>
      </w:ins>
      <w:r w:rsidR="00EC39B1">
        <w:rPr>
          <w:noProof/>
        </w:rPr>
        <w:t>το</w:t>
      </w:r>
      <w:ins w:id="555" w:author="Koft" w:date="2016-10-26T19:00:00Z">
        <w:r w:rsidRPr="00071CF4">
          <w:rPr>
            <w:noProof/>
            <w:rPrChange w:id="556" w:author="Koft" w:date="2016-10-26T19:00:00Z">
              <w:rPr>
                <w:noProof/>
                <w:lang w:val="en-US"/>
              </w:rPr>
            </w:rPrChange>
          </w:rPr>
          <w:t xml:space="preserve"> </w:t>
        </w:r>
      </w:ins>
      <w:r w:rsidR="001743E9" w:rsidRPr="004F05A5">
        <w:rPr>
          <w:noProof/>
        </w:rPr>
        <w:t>2014</w:t>
      </w:r>
      <w:r>
        <w:fldChar w:fldCharType="end"/>
      </w:r>
      <w:ins w:id="557" w:author="Koft" w:date="2016-10-26T19:00:00Z">
        <w:r w:rsidRPr="00071CF4">
          <w:rPr>
            <w:rPrChange w:id="558" w:author="Koft" w:date="2016-10-26T19:00:00Z">
              <w:rPr>
                <w:lang w:val="en-US"/>
              </w:rPr>
            </w:rPrChange>
          </w:rPr>
          <w:t xml:space="preserve"> </w:t>
        </w:r>
      </w:ins>
      <w:r w:rsidR="00EC39B1">
        <w:t>επεκτείνοντας</w:t>
      </w:r>
      <w:ins w:id="559" w:author="Koft" w:date="2016-10-26T19:00:00Z">
        <w:r w:rsidRPr="00071CF4">
          <w:rPr>
            <w:rPrChange w:id="560" w:author="Koft" w:date="2016-10-26T19:00:00Z">
              <w:rPr>
                <w:lang w:val="en-US"/>
              </w:rPr>
            </w:rPrChange>
          </w:rPr>
          <w:t xml:space="preserve"> </w:t>
        </w:r>
      </w:ins>
      <w:r w:rsidR="00EC39B1">
        <w:t>τα</w:t>
      </w:r>
      <w:ins w:id="561" w:author="Koft" w:date="2016-10-26T19:00:00Z">
        <w:r w:rsidRPr="00071CF4">
          <w:rPr>
            <w:rPrChange w:id="562" w:author="Koft" w:date="2016-10-26T19:01:00Z">
              <w:rPr>
                <w:lang w:val="en-US"/>
              </w:rPr>
            </w:rPrChange>
          </w:rPr>
          <w:t xml:space="preserve"> </w:t>
        </w:r>
      </w:ins>
      <w:r w:rsidR="00EC39B1">
        <w:t>παραπάνω</w:t>
      </w:r>
      <w:ins w:id="563" w:author="Koft" w:date="2016-10-26T19:01:00Z">
        <w:r w:rsidRPr="00071CF4">
          <w:rPr>
            <w:rPrChange w:id="564" w:author="Koft" w:date="2016-10-26T19:01:00Z">
              <w:rPr>
                <w:lang w:val="en-US"/>
              </w:rPr>
            </w:rPrChange>
          </w:rPr>
          <w:t xml:space="preserve"> </w:t>
        </w:r>
      </w:ins>
      <w:r w:rsidR="00EC39B1">
        <w:t>αποτελέσματα</w:t>
      </w:r>
      <w:ins w:id="565" w:author="Koft" w:date="2016-10-26T19:02:00Z">
        <w:r w:rsidRPr="00071CF4">
          <w:rPr>
            <w:rPrChange w:id="566" w:author="Koft" w:date="2016-10-26T19:02:00Z">
              <w:rPr>
                <w:lang w:val="en-US"/>
              </w:rPr>
            </w:rPrChange>
          </w:rPr>
          <w:t xml:space="preserve"> </w:t>
        </w:r>
      </w:ins>
      <w:r>
        <w:fldChar w:fldCharType="begin" w:fldLock="1"/>
      </w:r>
      <w:r w:rsidR="00DD07AF">
        <w:instrText>ADDIN CSL_CITATION { "citationItems" : [ { "id" : "ITEM-1", "itemData" : { "ISBN" : "9781577356998", "author" : [ { "dropping-particle" : "", "family" : "Andersson", "given" : "V", "non-dropping-particle" : "", "parse-names" : false, "suffix" : "" }, { "dropping-particle" : "", "family" : "Araujo", "given" : "R", "non-dropping-particle" : "", "parse-names" : false, "suffix" : "" } ], "container-title" : "Twenty-Ninth AAAI Conference on Artificial Intelligence", "id" : "ITEM-1", "issue" : "JANUARY", "issued" : { "date-parts" : [ [ "2015" ] ] }, "page" : "425-431", "title" : "Person identification using anthropometric and gait data from kinect sensor", "type" : "article-journal" }, "uris" : [ "http://www.mendeley.com/documents/?uuid=a5d8aa5f-8309-47a9-9e04-d0ebc84204ad" ] } ], "mendeley" : { "formattedCitation" : "(V Andersson &amp; Araujo, 2015a)", "plainTextFormattedCitation" : "(V Andersson &amp; Araujo, 2015a)", "previouslyFormattedCitation" : "(V Andersson &amp; Araujo, 2015a)" }, "properties" : { "noteIndex" : 0 }, "schema" : "https://github.com/citation-style-language/schema/raw/master/csl-citation.json" }</w:instrText>
      </w:r>
      <w:r>
        <w:fldChar w:fldCharType="separate"/>
      </w:r>
      <w:r w:rsidR="009B293D" w:rsidRPr="009B293D">
        <w:rPr>
          <w:noProof/>
        </w:rPr>
        <w:t>(V Andersson &amp; Araujo, 2015a)</w:t>
      </w:r>
      <w:r>
        <w:fldChar w:fldCharType="end"/>
      </w:r>
      <w:ins w:id="567" w:author="Koft" w:date="2016-10-26T19:01:00Z">
        <w:r w:rsidRPr="00071CF4">
          <w:rPr>
            <w:rPrChange w:id="568" w:author="Koft" w:date="2016-10-26T19:01:00Z">
              <w:rPr>
                <w:lang w:val="en-US"/>
              </w:rPr>
            </w:rPrChange>
          </w:rPr>
          <w:t xml:space="preserve"> </w:t>
        </w:r>
      </w:ins>
      <w:r w:rsidR="00A13102">
        <w:rPr>
          <w:rFonts w:ascii="Calibri" w:hAnsi="Calibri" w:cs="Times New Roman"/>
          <w:noProof/>
          <w:szCs w:val="24"/>
        </w:rPr>
        <w:t>περιλαμβάνοντας</w:t>
      </w:r>
      <w:ins w:id="569" w:author="Koft" w:date="2016-10-26T19:01:00Z">
        <w:r w:rsidRPr="00071CF4">
          <w:rPr>
            <w:rFonts w:ascii="Calibri" w:hAnsi="Calibri" w:cs="Times New Roman"/>
            <w:noProof/>
            <w:szCs w:val="24"/>
            <w:rPrChange w:id="570" w:author="Koft" w:date="2016-10-26T19:01:00Z">
              <w:rPr>
                <w:rFonts w:ascii="Calibri" w:hAnsi="Calibri" w:cs="Times New Roman"/>
                <w:noProof/>
                <w:szCs w:val="24"/>
                <w:lang w:val="en-US"/>
              </w:rPr>
            </w:rPrChange>
          </w:rPr>
          <w:t xml:space="preserve"> </w:t>
        </w:r>
      </w:ins>
      <w:r w:rsidR="00A13102">
        <w:rPr>
          <w:rFonts w:ascii="Calibri" w:hAnsi="Calibri" w:cs="Times New Roman"/>
          <w:noProof/>
          <w:szCs w:val="24"/>
        </w:rPr>
        <w:t>δοκιμές</w:t>
      </w:r>
      <w:ins w:id="571" w:author="Koft" w:date="2016-10-26T19:01:00Z">
        <w:r w:rsidRPr="00071CF4">
          <w:rPr>
            <w:rFonts w:ascii="Calibri" w:hAnsi="Calibri" w:cs="Times New Roman"/>
            <w:noProof/>
            <w:szCs w:val="24"/>
            <w:rPrChange w:id="572" w:author="Koft" w:date="2016-10-26T19:01:00Z">
              <w:rPr>
                <w:rFonts w:ascii="Calibri" w:hAnsi="Calibri" w:cs="Times New Roman"/>
                <w:noProof/>
                <w:szCs w:val="24"/>
                <w:lang w:val="en-US"/>
              </w:rPr>
            </w:rPrChange>
          </w:rPr>
          <w:t xml:space="preserve"> </w:t>
        </w:r>
      </w:ins>
      <w:r w:rsidR="00A13102">
        <w:rPr>
          <w:rFonts w:ascii="Calibri" w:hAnsi="Calibri" w:cs="Times New Roman"/>
          <w:noProof/>
          <w:szCs w:val="24"/>
        </w:rPr>
        <w:t>με</w:t>
      </w:r>
      <w:ins w:id="573" w:author="Koft" w:date="2016-10-26T19:01:00Z">
        <w:r w:rsidRPr="00071CF4">
          <w:rPr>
            <w:rFonts w:ascii="Calibri" w:hAnsi="Calibri" w:cs="Times New Roman"/>
            <w:noProof/>
            <w:szCs w:val="24"/>
            <w:rPrChange w:id="574" w:author="Koft" w:date="2016-10-26T19:01:00Z">
              <w:rPr>
                <w:rFonts w:ascii="Calibri" w:hAnsi="Calibri" w:cs="Times New Roman"/>
                <w:noProof/>
                <w:szCs w:val="24"/>
                <w:lang w:val="en-US"/>
              </w:rPr>
            </w:rPrChange>
          </w:rPr>
          <w:t xml:space="preserve"> </w:t>
        </w:r>
      </w:ins>
      <w:r w:rsidR="00A13102">
        <w:t>χ</w:t>
      </w:r>
      <w:r w:rsidR="00F92B4D">
        <w:t>ρήση</w:t>
      </w:r>
      <w:ins w:id="575" w:author="Koft" w:date="2016-10-26T19:01:00Z">
        <w:r w:rsidRPr="00071CF4">
          <w:rPr>
            <w:rPrChange w:id="576" w:author="Koft" w:date="2016-10-26T19:01:00Z">
              <w:rPr>
                <w:lang w:val="en-US"/>
              </w:rPr>
            </w:rPrChange>
          </w:rPr>
          <w:t xml:space="preserve"> </w:t>
        </w:r>
      </w:ins>
      <w:r w:rsidR="00F92B4D">
        <w:t>τόσο</w:t>
      </w:r>
      <w:ins w:id="577" w:author="Koft" w:date="2016-10-26T19:01:00Z">
        <w:r w:rsidRPr="00071CF4">
          <w:rPr>
            <w:rPrChange w:id="578" w:author="Koft" w:date="2016-10-26T19:01:00Z">
              <w:rPr>
                <w:lang w:val="en-US"/>
              </w:rPr>
            </w:rPrChange>
          </w:rPr>
          <w:t xml:space="preserve"> </w:t>
        </w:r>
      </w:ins>
      <w:r w:rsidR="00F92B4D">
        <w:t>των</w:t>
      </w:r>
      <w:ins w:id="579" w:author="Koft" w:date="2016-10-26T19:01:00Z">
        <w:r w:rsidRPr="00071CF4">
          <w:rPr>
            <w:rPrChange w:id="580" w:author="Koft" w:date="2016-10-26T19:01:00Z">
              <w:rPr>
                <w:lang w:val="en-US"/>
              </w:rPr>
            </w:rPrChange>
          </w:rPr>
          <w:t xml:space="preserve"> </w:t>
        </w:r>
      </w:ins>
      <w:r w:rsidR="00F92B4D">
        <w:t>ανθρωπομετρικών</w:t>
      </w:r>
      <w:ins w:id="581" w:author="Koft" w:date="2016-10-26T19:01:00Z">
        <w:r w:rsidRPr="00071CF4">
          <w:rPr>
            <w:rPrChange w:id="582" w:author="Koft" w:date="2016-10-26T19:01:00Z">
              <w:rPr>
                <w:lang w:val="en-US"/>
              </w:rPr>
            </w:rPrChange>
          </w:rPr>
          <w:t xml:space="preserve"> </w:t>
        </w:r>
      </w:ins>
      <w:r w:rsidR="00F92B4D">
        <w:t>χαρακτηριστικών</w:t>
      </w:r>
      <w:r w:rsidR="00A13102" w:rsidRPr="004F05A5">
        <w:t>(</w:t>
      </w:r>
      <w:r w:rsidR="00A13102">
        <w:rPr>
          <w:lang w:val="en-US"/>
        </w:rPr>
        <w:t>biometric</w:t>
      </w:r>
      <w:ins w:id="583" w:author="Koft" w:date="2016-10-26T19:01:00Z">
        <w:r w:rsidRPr="00071CF4">
          <w:rPr>
            <w:rPrChange w:id="584" w:author="Koft" w:date="2016-10-26T19:01:00Z">
              <w:rPr>
                <w:lang w:val="en-US"/>
              </w:rPr>
            </w:rPrChange>
          </w:rPr>
          <w:t xml:space="preserve"> </w:t>
        </w:r>
      </w:ins>
      <w:r w:rsidR="00A13102">
        <w:rPr>
          <w:lang w:val="en-US"/>
        </w:rPr>
        <w:t>attributes</w:t>
      </w:r>
      <w:r w:rsidR="00A13102" w:rsidRPr="004F05A5">
        <w:t>)</w:t>
      </w:r>
      <w:ins w:id="585" w:author="Koft" w:date="2016-10-26T19:01:00Z">
        <w:r w:rsidRPr="00071CF4">
          <w:rPr>
            <w:rPrChange w:id="586" w:author="Koft" w:date="2016-10-26T19:01:00Z">
              <w:rPr>
                <w:lang w:val="en-US"/>
              </w:rPr>
            </w:rPrChange>
          </w:rPr>
          <w:t xml:space="preserve"> </w:t>
        </w:r>
      </w:ins>
      <w:r w:rsidR="00F92B4D">
        <w:t>όσο</w:t>
      </w:r>
      <w:ins w:id="587" w:author="Koft" w:date="2016-10-26T19:01:00Z">
        <w:r w:rsidRPr="00071CF4">
          <w:rPr>
            <w:rPrChange w:id="588" w:author="Koft" w:date="2016-10-26T19:01:00Z">
              <w:rPr>
                <w:lang w:val="en-US"/>
              </w:rPr>
            </w:rPrChange>
          </w:rPr>
          <w:t xml:space="preserve"> </w:t>
        </w:r>
      </w:ins>
      <w:r w:rsidR="00F92B4D">
        <w:t>και</w:t>
      </w:r>
      <w:ins w:id="589" w:author="Koft" w:date="2016-10-26T19:01:00Z">
        <w:r w:rsidRPr="00071CF4">
          <w:rPr>
            <w:rPrChange w:id="590" w:author="Koft" w:date="2016-10-26T19:01:00Z">
              <w:rPr>
                <w:lang w:val="en-US"/>
              </w:rPr>
            </w:rPrChange>
          </w:rPr>
          <w:t xml:space="preserve"> </w:t>
        </w:r>
      </w:ins>
      <w:r w:rsidR="00F92B4D">
        <w:t>των</w:t>
      </w:r>
      <w:ins w:id="591" w:author="Koft" w:date="2016-10-26T19:01:00Z">
        <w:r w:rsidRPr="00071CF4">
          <w:rPr>
            <w:rPrChange w:id="592" w:author="Koft" w:date="2016-10-26T19:01:00Z">
              <w:rPr>
                <w:lang w:val="en-US"/>
              </w:rPr>
            </w:rPrChange>
          </w:rPr>
          <w:t xml:space="preserve"> </w:t>
        </w:r>
      </w:ins>
      <w:r w:rsidR="00F92B4D">
        <w:t>χαρακτηριστικών</w:t>
      </w:r>
      <w:ins w:id="593" w:author="Koft" w:date="2016-10-26T19:01:00Z">
        <w:r w:rsidRPr="00071CF4">
          <w:rPr>
            <w:rPrChange w:id="594" w:author="Koft" w:date="2016-10-26T19:01:00Z">
              <w:rPr>
                <w:lang w:val="en-US"/>
              </w:rPr>
            </w:rPrChange>
          </w:rPr>
          <w:t xml:space="preserve"> </w:t>
        </w:r>
      </w:ins>
      <w:r w:rsidR="00F92B4D">
        <w:t>βηματισμού</w:t>
      </w:r>
      <w:r w:rsidR="00A13102" w:rsidRPr="004F05A5">
        <w:t>(</w:t>
      </w:r>
      <w:r w:rsidR="00A13102">
        <w:rPr>
          <w:lang w:val="en-US"/>
        </w:rPr>
        <w:t>gait</w:t>
      </w:r>
      <w:ins w:id="595" w:author="Koft" w:date="2016-10-26T19:01:00Z">
        <w:r w:rsidRPr="00071CF4">
          <w:rPr>
            <w:rPrChange w:id="596" w:author="Koft" w:date="2016-10-26T19:01:00Z">
              <w:rPr>
                <w:lang w:val="en-US"/>
              </w:rPr>
            </w:rPrChange>
          </w:rPr>
          <w:t xml:space="preserve"> </w:t>
        </w:r>
      </w:ins>
      <w:r w:rsidR="00A13102">
        <w:rPr>
          <w:lang w:val="en-US"/>
        </w:rPr>
        <w:t>attributes</w:t>
      </w:r>
      <w:r w:rsidR="00A13102" w:rsidRPr="004F05A5">
        <w:t>)</w:t>
      </w:r>
      <w:r w:rsidR="00F92B4D" w:rsidRPr="004F05A5">
        <w:t xml:space="preserve">. </w:t>
      </w:r>
      <w:r w:rsidR="00A13102">
        <w:t>Με δείγμα 140 ατόμων</w:t>
      </w:r>
      <w:ins w:id="597" w:author="Koft" w:date="2016-10-26T19:01:00Z">
        <w:r w:rsidRPr="00071CF4">
          <w:rPr>
            <w:rPrChange w:id="598" w:author="Koft" w:date="2016-10-26T19:02:00Z">
              <w:rPr>
                <w:lang w:val="en-US"/>
              </w:rPr>
            </w:rPrChange>
          </w:rPr>
          <w:t xml:space="preserve"> </w:t>
        </w:r>
      </w:ins>
      <w:r w:rsidR="00A13102">
        <w:t>που κινούνται μη προκαθορισμένα στο χώρο</w:t>
      </w:r>
      <w:r w:rsidR="00CB1A03" w:rsidRPr="00CB1A03">
        <w:t>,</w:t>
      </w:r>
      <w:r w:rsidR="00A13102">
        <w:t xml:space="preserve">τα </w:t>
      </w:r>
      <w:r w:rsidR="00CB1A03">
        <w:t xml:space="preserve">εργαστηριακά </w:t>
      </w:r>
      <w:r w:rsidR="00A13102">
        <w:t>αποτελέσματα είναι πολύ πιο κοντά στην πραγματικότητα.</w:t>
      </w:r>
      <w:ins w:id="599" w:author="Koft" w:date="2016-10-26T19:02:00Z">
        <w:r w:rsidRPr="00071CF4">
          <w:rPr>
            <w:rPrChange w:id="600" w:author="Koft" w:date="2016-10-26T19:02:00Z">
              <w:rPr>
                <w:lang w:val="en-US"/>
              </w:rPr>
            </w:rPrChange>
          </w:rPr>
          <w:t xml:space="preserve"> </w:t>
        </w:r>
      </w:ins>
      <w:r w:rsidR="00CB1A03">
        <w:t xml:space="preserve">Εφαρμόζοντας </w:t>
      </w:r>
      <w:r w:rsidR="00A13102" w:rsidRPr="00A13102">
        <w:t>10-</w:t>
      </w:r>
      <w:r w:rsidR="00A13102">
        <w:rPr>
          <w:lang w:val="en-US"/>
        </w:rPr>
        <w:t>fold</w:t>
      </w:r>
      <w:ins w:id="601" w:author="Koft" w:date="2016-10-26T19:02:00Z">
        <w:r w:rsidRPr="00071CF4">
          <w:rPr>
            <w:rPrChange w:id="602" w:author="Koft" w:date="2016-10-26T19:02:00Z">
              <w:rPr>
                <w:lang w:val="en-US"/>
              </w:rPr>
            </w:rPrChange>
          </w:rPr>
          <w:t xml:space="preserve"> </w:t>
        </w:r>
      </w:ins>
      <w:r w:rsidR="00A13102">
        <w:rPr>
          <w:lang w:val="en-US"/>
        </w:rPr>
        <w:t>cross</w:t>
      </w:r>
      <w:ins w:id="603" w:author="Koft" w:date="2016-10-26T19:02:00Z">
        <w:r w:rsidRPr="00071CF4">
          <w:rPr>
            <w:rPrChange w:id="604" w:author="Koft" w:date="2016-10-26T19:02:00Z">
              <w:rPr>
                <w:lang w:val="en-US"/>
              </w:rPr>
            </w:rPrChange>
          </w:rPr>
          <w:t xml:space="preserve"> </w:t>
        </w:r>
      </w:ins>
      <w:r w:rsidR="00A13102">
        <w:rPr>
          <w:lang w:val="en-US"/>
        </w:rPr>
        <w:t>validation</w:t>
      </w:r>
      <w:ins w:id="605" w:author="Koft" w:date="2016-10-26T19:02:00Z">
        <w:r w:rsidRPr="00071CF4">
          <w:rPr>
            <w:rPrChange w:id="606" w:author="Koft" w:date="2016-10-26T19:02:00Z">
              <w:rPr>
                <w:lang w:val="en-US"/>
              </w:rPr>
            </w:rPrChange>
          </w:rPr>
          <w:t xml:space="preserve"> </w:t>
        </w:r>
      </w:ins>
      <w:r w:rsidR="00A13102">
        <w:rPr>
          <w:lang w:val="en-US"/>
        </w:rPr>
        <w:t>tests</w:t>
      </w:r>
      <w:ins w:id="607" w:author="Koft" w:date="2016-10-26T19:02:00Z">
        <w:r w:rsidRPr="00071CF4">
          <w:rPr>
            <w:rPrChange w:id="608" w:author="Koft" w:date="2016-10-26T19:02:00Z">
              <w:rPr>
                <w:lang w:val="en-US"/>
              </w:rPr>
            </w:rPrChange>
          </w:rPr>
          <w:t xml:space="preserve"> </w:t>
        </w:r>
      </w:ins>
      <w:r w:rsidR="00E67E51">
        <w:t>καταδεικνύεται</w:t>
      </w:r>
      <w:r w:rsidR="00A13102">
        <w:t xml:space="preserve"> πως οι αλγόριθμοι που χρησιμοποιούν συνδυαστικά τόσο ανθρωπομετρικά όσο και κινησιολογικά χαρακτηριστικά αποφέρουν τα </w:t>
      </w:r>
      <w:r w:rsidR="00F92B4D">
        <w:t>καλύτερα αποτελέσματα, ενώ και μόνο η χρήση των ανθρωπομετρικών χαρακτηριστικών ρίχνει ελάχιστα τα ποσοστά επιτυχίας</w:t>
      </w:r>
      <w:r w:rsidR="00A13102">
        <w:t xml:space="preserve">, δίνοντας μεγάλο προβάδισμα στην ευκολία τόσο της </w:t>
      </w:r>
      <w:r w:rsidR="00BD3AE2">
        <w:t>σ</w:t>
      </w:r>
      <w:r w:rsidR="00A13102">
        <w:t>υλλογής δεδομένων όσο και τη</w:t>
      </w:r>
      <w:r w:rsidR="00BD3AE2">
        <w:t>ς</w:t>
      </w:r>
      <w:r w:rsidR="00852046">
        <w:t xml:space="preserve"> απλότητας του </w:t>
      </w:r>
      <w:r w:rsidR="00A13102">
        <w:t>αλγορίθμου</w:t>
      </w:r>
      <w:r w:rsidR="00F92B4D">
        <w:t xml:space="preserve">. </w:t>
      </w:r>
      <w:r w:rsidR="00CB1A03">
        <w:t>Οι ερευνητές εξέτασαν τους αλγόριθμους μάθησης</w:t>
      </w:r>
      <w:r w:rsidR="00CB1A03">
        <w:rPr>
          <w:lang w:val="en-US"/>
        </w:rPr>
        <w:t>K</w:t>
      </w:r>
      <w:r w:rsidR="00CB1A03" w:rsidRPr="00CB1A03">
        <w:t>-</w:t>
      </w:r>
      <w:r w:rsidR="00CB1A03">
        <w:rPr>
          <w:lang w:val="en-US"/>
        </w:rPr>
        <w:t>NearestNeighbors</w:t>
      </w:r>
      <w:r w:rsidR="00CB1A03" w:rsidRPr="00CB1A03">
        <w:t>(</w:t>
      </w:r>
      <w:r w:rsidR="00CB1A03">
        <w:rPr>
          <w:lang w:val="en-US"/>
        </w:rPr>
        <w:t>KNN</w:t>
      </w:r>
      <w:r w:rsidR="00CB1A03" w:rsidRPr="00CB1A03">
        <w:t xml:space="preserve">), </w:t>
      </w:r>
      <w:r w:rsidR="00CB1A03">
        <w:rPr>
          <w:lang w:val="en-US"/>
        </w:rPr>
        <w:t>SVM</w:t>
      </w:r>
      <w:r w:rsidR="00CB1A03">
        <w:t xml:space="preserve"> και </w:t>
      </w:r>
      <w:r w:rsidR="00CB1A03">
        <w:rPr>
          <w:lang w:val="en-US"/>
        </w:rPr>
        <w:t>MLP</w:t>
      </w:r>
      <w:r w:rsidR="00CB1A03">
        <w:t xml:space="preserve">, με τους δύο πρώτους </w:t>
      </w:r>
      <w:r w:rsidR="00D67F7B">
        <w:t xml:space="preserve">να </w:t>
      </w:r>
      <w:r w:rsidR="00CB1A03">
        <w:t>είναι με διαφορά οι πιο αποδοτικοί</w:t>
      </w:r>
      <w:r w:rsidR="00D67F7B">
        <w:t>. Πιο συγκεκριμένα ηδυαδική ταξινόμηση</w:t>
      </w:r>
      <w:r w:rsidR="00CB1A03">
        <w:t xml:space="preserve">αποδίδει καλύτερα στον </w:t>
      </w:r>
      <w:r w:rsidR="00CB1A03">
        <w:rPr>
          <w:lang w:val="en-US"/>
        </w:rPr>
        <w:t>SVM</w:t>
      </w:r>
      <w:r w:rsidR="00CB1A03">
        <w:t>ενώ η</w:t>
      </w:r>
      <w:r w:rsidR="00CB1A03">
        <w:rPr>
          <w:lang w:val="en-US"/>
        </w:rPr>
        <w:t>multi</w:t>
      </w:r>
      <w:r w:rsidR="00CB1A03" w:rsidRPr="00CB1A03">
        <w:t>-</w:t>
      </w:r>
      <w:r w:rsidR="00CB1A03">
        <w:rPr>
          <w:lang w:val="en-US"/>
        </w:rPr>
        <w:t>class</w:t>
      </w:r>
      <w:r w:rsidR="00CB1A03">
        <w:t>έχει καλύτερη επίδοση στον</w:t>
      </w:r>
      <w:ins w:id="609" w:author="Koft" w:date="2016-10-26T19:02:00Z">
        <w:r w:rsidRPr="00071CF4">
          <w:rPr>
            <w:rPrChange w:id="610" w:author="Koft" w:date="2016-10-26T19:02:00Z">
              <w:rPr>
                <w:lang w:val="en-US"/>
              </w:rPr>
            </w:rPrChange>
          </w:rPr>
          <w:t xml:space="preserve"> </w:t>
        </w:r>
      </w:ins>
      <w:r w:rsidR="00CB1A03">
        <w:rPr>
          <w:lang w:val="en-US"/>
        </w:rPr>
        <w:t>KNN</w:t>
      </w:r>
      <w:r w:rsidR="00CB1A03" w:rsidRPr="00CB1A03">
        <w:t>.</w:t>
      </w:r>
      <w:r w:rsidR="00CB1A03">
        <w:t xml:space="preserve">Στατιστικοί έλεγχοι συνάφειας και ανεξαρτησίας </w:t>
      </w:r>
      <w:r w:rsidR="00CB1A03">
        <w:lastRenderedPageBreak/>
        <w:t>δίνουν ως αποτέλεσμα τον ελάχιστο δυνατό αριθμό μετρήσεων που χρειάζεται για την αποτελεσματικότερη ταυτοποίηση των υποκειμένων.</w:t>
      </w:r>
    </w:p>
    <w:p w:rsidR="00F92B4D" w:rsidRDefault="00071CF4" w:rsidP="002E28AC">
      <w:pPr>
        <w:ind w:firstLine="720"/>
        <w:jc w:val="both"/>
      </w:pPr>
      <w:r>
        <w:fldChar w:fldCharType="begin" w:fldLock="1"/>
      </w:r>
      <w:r w:rsidR="006C36C9">
        <w:instrText>ADDIN CSL_CITATION { "citationItems" : [ { "id" : "ITEM-1", "itemData" : { "ISBN" : "9781612082509", "author" : [ { "dropping-particle" : "", "family" : "Sinha", "given" : "Aniruddha", "non-dropping-particle" : "", "parse-names" : false, "suffix" : "" }, { "dropping-particle" : "", "family" : "Chakravarty", "given" : "K", "non-dropping-particle" : "", "parse-names" : false, "suffix" : "" }, { "dropping-particle" : "", "family" : "Bhowmick", "given" : "B", "non-dropping-particle" : "", "parse-names" : false, "suffix" : "" } ], "container-title" : "ACHI 2013, The Sixth \u2026", "id" : "ITEM-1", "issue" : "c", "issued" : { "date-parts" : [ [ "2013" ] ] }, "page" : "101-108", "title" : "Person identification using skeleton information from kinect", "type" : "article-journal" }, "uris" : [ "http://www.mendeley.com/documents/?uuid=0331f8bd-9d4c-4ab8-a174-b17a61c06b02", "http://www.mendeley.com/documents/?uuid=58bb0604-c90e-45eb-bb3e-375749b7249b" ] } ], "mendeley" : { "formattedCitation" : "(Sinha, Chakravarty, &amp; Bhowmick, 2013)", "manualFormatting" : "\u039f\u03b9 Sinha, Chakravarty, &amp; Bhowmick \u03c4\u03bf 2013", "plainTextFormattedCitation" : "(Sinha, Chakravarty, &amp; Bhowmick, 2013)", "previouslyFormattedCitation" : "(Sinha, Chakravarty, &amp; Bhowmick, 2013)" }, "properties" : { "noteIndex" : 0 }, "schema" : "https://github.com/citation-style-language/schema/raw/master/csl-citation.json" }</w:instrText>
      </w:r>
      <w:r>
        <w:fldChar w:fldCharType="separate"/>
      </w:r>
      <w:r w:rsidR="00CB1A03">
        <w:rPr>
          <w:noProof/>
        </w:rPr>
        <w:t xml:space="preserve">Οι Sinha, Chakravarty, &amp; Bhowmick το </w:t>
      </w:r>
      <w:r w:rsidR="00CB1A03" w:rsidRPr="00CB1A03">
        <w:rPr>
          <w:noProof/>
        </w:rPr>
        <w:t>2013</w:t>
      </w:r>
      <w:r>
        <w:fldChar w:fldCharType="end"/>
      </w:r>
      <w:r w:rsidR="00715C61">
        <w:t xml:space="preserve"> έκαναν χρήση </w:t>
      </w:r>
      <w:r w:rsidR="00715C61">
        <w:rPr>
          <w:lang w:val="en-US"/>
        </w:rPr>
        <w:t>Adaptive</w:t>
      </w:r>
      <w:ins w:id="611" w:author="Koft" w:date="2016-10-26T19:02:00Z">
        <w:r w:rsidRPr="00071CF4">
          <w:rPr>
            <w:rPrChange w:id="612" w:author="Koft" w:date="2016-10-26T19:02:00Z">
              <w:rPr>
                <w:lang w:val="en-US"/>
              </w:rPr>
            </w:rPrChange>
          </w:rPr>
          <w:t xml:space="preserve"> </w:t>
        </w:r>
      </w:ins>
      <w:r w:rsidR="00715C61">
        <w:rPr>
          <w:lang w:val="en-US"/>
        </w:rPr>
        <w:t>Neutral</w:t>
      </w:r>
      <w:ins w:id="613" w:author="Koft" w:date="2016-10-26T19:02:00Z">
        <w:r w:rsidRPr="00071CF4">
          <w:rPr>
            <w:rPrChange w:id="614" w:author="Koft" w:date="2016-10-26T19:02:00Z">
              <w:rPr>
                <w:lang w:val="en-US"/>
              </w:rPr>
            </w:rPrChange>
          </w:rPr>
          <w:t xml:space="preserve"> </w:t>
        </w:r>
      </w:ins>
      <w:r w:rsidR="00715C61">
        <w:rPr>
          <w:lang w:val="en-US"/>
        </w:rPr>
        <w:t>Networks</w:t>
      </w:r>
      <w:r w:rsidR="00715C61">
        <w:t xml:space="preserve"> και </w:t>
      </w:r>
      <w:r w:rsidR="00715C61">
        <w:rPr>
          <w:lang w:val="en-US"/>
        </w:rPr>
        <w:t>MLP</w:t>
      </w:r>
      <w:r w:rsidR="00715C61">
        <w:t xml:space="preserve">, εστιάζοντας όμως στα </w:t>
      </w:r>
      <w:r w:rsidR="00715C61">
        <w:rPr>
          <w:lang w:val="en-US"/>
        </w:rPr>
        <w:t>Gait</w:t>
      </w:r>
      <w:ins w:id="615" w:author="Koft" w:date="2016-10-26T19:02:00Z">
        <w:r w:rsidRPr="00071CF4">
          <w:rPr>
            <w:rPrChange w:id="616" w:author="Koft" w:date="2016-10-26T19:03:00Z">
              <w:rPr>
                <w:lang w:val="en-US"/>
              </w:rPr>
            </w:rPrChange>
          </w:rPr>
          <w:t xml:space="preserve"> </w:t>
        </w:r>
      </w:ins>
      <w:r w:rsidR="00715C61">
        <w:rPr>
          <w:lang w:val="en-US"/>
        </w:rPr>
        <w:t>Attributes</w:t>
      </w:r>
      <w:r w:rsidR="00715C61">
        <w:t xml:space="preserve"> του δείγματος και </w:t>
      </w:r>
      <w:r w:rsidR="00E67E51">
        <w:t>επιδιώκοντας</w:t>
      </w:r>
      <w:r w:rsidR="00715C61">
        <w:t xml:space="preserve"> την ταυτοποίηση του κάθε υποκειμένου με βάση τον προσωπικό του βηματικό μοτίβο.</w:t>
      </w:r>
      <w:r w:rsidR="00AB624E">
        <w:t xml:space="preserve"> Η</w:t>
      </w:r>
      <w:r>
        <w:fldChar w:fldCharType="begin" w:fldLock="1"/>
      </w:r>
      <w:r w:rsidR="009B293D">
        <w:instrText>ADDIN CSL_CITATION { "citationItems" : [ { "id" : "ITEM-1", "itemData" : { "ISBN" : "9781612082509", "author" : [ { "dropping-particle" : "", "family" : "Sinha", "given" : "Aniruddha", "non-dropping-particle" : "", "parse-names" : false, "suffix" : "" }, { "dropping-particle" : "", "family" : "Chakravarty", "given" : "K", "non-dropping-particle" : "", "parse-names" : false, "suffix" : "" }, { "dropping-particle" : "", "family" : "Bhowmick", "given" : "B", "non-dropping-particle" : "", "parse-names" : false, "suffix" : "" } ], "container-title" : "ACHI 2013, The Sixth \u2026", "id" : "ITEM-1", "issue" : "c", "issued" : { "date-parts" : [ [ "2013" ] ] }, "page" : "101-108", "title" : "Person identification using skeleton information from kinect", "type" : "article-journal" }, "uris" : [ "http://www.mendeley.com/documents/?uuid=0331f8bd-9d4c-4ab8-a174-b17a61c06b02" ] } ], "mendeley" : { "formattedCitation" : "(Sinha et al., 2013)", "plainTextFormattedCitation" : "(Sinha et al., 2013)", "previouslyFormattedCitation" : "(Sinha et al., 2013)" }, "properties" : { "noteIndex" : 0 }, "schema" : "https://github.com/citation-style-language/schema/raw/master/csl-citation.json" }</w:instrText>
      </w:r>
      <w:r>
        <w:fldChar w:fldCharType="separate"/>
      </w:r>
      <w:r w:rsidR="008F5231" w:rsidRPr="008F5231">
        <w:rPr>
          <w:noProof/>
        </w:rPr>
        <w:t>(Sinha et al., 2013)</w:t>
      </w:r>
      <w:r>
        <w:fldChar w:fldCharType="end"/>
      </w:r>
      <w:ins w:id="617" w:author="Koft" w:date="2016-10-26T19:03:00Z">
        <w:r w:rsidRPr="00071CF4">
          <w:rPr>
            <w:rPrChange w:id="618" w:author="Koft" w:date="2016-10-26T19:03:00Z">
              <w:rPr>
                <w:lang w:val="en-US"/>
              </w:rPr>
            </w:rPrChange>
          </w:rPr>
          <w:t xml:space="preserve"> </w:t>
        </w:r>
      </w:ins>
      <w:r w:rsidR="0082791D">
        <w:t>δουλειά τους απέδειξε</w:t>
      </w:r>
      <w:ins w:id="619" w:author="Koft" w:date="2016-10-26T19:03:00Z">
        <w:r w:rsidRPr="00071CF4">
          <w:rPr>
            <w:rPrChange w:id="620" w:author="Koft" w:date="2016-10-26T19:03:00Z">
              <w:rPr>
                <w:lang w:val="en-US"/>
              </w:rPr>
            </w:rPrChange>
          </w:rPr>
          <w:t xml:space="preserve"> </w:t>
        </w:r>
      </w:ins>
      <w:r w:rsidR="00715C61">
        <w:t>μαθηματικά</w:t>
      </w:r>
      <w:ins w:id="621" w:author="Koft" w:date="2016-10-26T19:03:00Z">
        <w:r w:rsidRPr="00071CF4">
          <w:rPr>
            <w:rPrChange w:id="622" w:author="Koft" w:date="2016-10-26T19:03:00Z">
              <w:rPr>
                <w:lang w:val="en-US"/>
              </w:rPr>
            </w:rPrChange>
          </w:rPr>
          <w:t xml:space="preserve"> </w:t>
        </w:r>
      </w:ins>
      <w:r w:rsidR="00715C61">
        <w:t>μέσα</w:t>
      </w:r>
      <w:ins w:id="623" w:author="Koft" w:date="2016-10-26T19:03:00Z">
        <w:r w:rsidRPr="00071CF4">
          <w:rPr>
            <w:rPrChange w:id="624" w:author="Koft" w:date="2016-10-26T19:03:00Z">
              <w:rPr>
                <w:lang w:val="en-US"/>
              </w:rPr>
            </w:rPrChange>
          </w:rPr>
          <w:t xml:space="preserve"> </w:t>
        </w:r>
      </w:ins>
      <w:r w:rsidR="00715C61">
        <w:t>από</w:t>
      </w:r>
      <w:ins w:id="625" w:author="Koft" w:date="2016-10-26T19:03:00Z">
        <w:r w:rsidRPr="00071CF4">
          <w:rPr>
            <w:rPrChange w:id="626" w:author="Koft" w:date="2016-10-26T19:03:00Z">
              <w:rPr>
                <w:lang w:val="en-US"/>
              </w:rPr>
            </w:rPrChange>
          </w:rPr>
          <w:t xml:space="preserve"> </w:t>
        </w:r>
      </w:ins>
      <w:r w:rsidR="00715C61">
        <w:t>στατιστικούς</w:t>
      </w:r>
      <w:ins w:id="627" w:author="Koft" w:date="2016-10-26T19:03:00Z">
        <w:r w:rsidRPr="00071CF4">
          <w:rPr>
            <w:rPrChange w:id="628" w:author="Koft" w:date="2016-10-26T19:03:00Z">
              <w:rPr>
                <w:lang w:val="en-US"/>
              </w:rPr>
            </w:rPrChange>
          </w:rPr>
          <w:t xml:space="preserve"> </w:t>
        </w:r>
      </w:ins>
      <w:r w:rsidR="00715C61">
        <w:t>ελέγχους και 10-</w:t>
      </w:r>
      <w:r w:rsidR="00715C61">
        <w:rPr>
          <w:lang w:val="en-US"/>
        </w:rPr>
        <w:t>fold</w:t>
      </w:r>
      <w:ins w:id="629" w:author="Koft" w:date="2016-10-26T19:03:00Z">
        <w:r w:rsidRPr="00071CF4">
          <w:rPr>
            <w:rPrChange w:id="630" w:author="Koft" w:date="2016-10-26T19:03:00Z">
              <w:rPr>
                <w:lang w:val="en-US"/>
              </w:rPr>
            </w:rPrChange>
          </w:rPr>
          <w:t xml:space="preserve"> </w:t>
        </w:r>
      </w:ins>
      <w:r w:rsidR="00715C61">
        <w:rPr>
          <w:lang w:val="en-US"/>
        </w:rPr>
        <w:t>cross</w:t>
      </w:r>
      <w:ins w:id="631" w:author="Koft" w:date="2016-10-26T19:03:00Z">
        <w:r w:rsidRPr="00071CF4">
          <w:rPr>
            <w:rPrChange w:id="632" w:author="Koft" w:date="2016-10-26T19:03:00Z">
              <w:rPr>
                <w:lang w:val="en-US"/>
              </w:rPr>
            </w:rPrChange>
          </w:rPr>
          <w:t xml:space="preserve"> </w:t>
        </w:r>
      </w:ins>
      <w:r w:rsidR="00715C61">
        <w:rPr>
          <w:lang w:val="en-US"/>
        </w:rPr>
        <w:t>validation</w:t>
      </w:r>
      <w:ins w:id="633" w:author="Koft" w:date="2016-10-26T19:03:00Z">
        <w:r w:rsidRPr="00071CF4">
          <w:rPr>
            <w:rPrChange w:id="634" w:author="Koft" w:date="2016-10-26T19:03:00Z">
              <w:rPr>
                <w:lang w:val="en-US"/>
              </w:rPr>
            </w:rPrChange>
          </w:rPr>
          <w:t xml:space="preserve"> </w:t>
        </w:r>
      </w:ins>
      <w:r w:rsidR="00715C61">
        <w:t>πως στο σύνολο των υπολογισθέντων χαρακτηριστικών, υπάρχουν 5 βιομετρικές μετρήσεις που αποδεικνύονται μοναδικές για κάθε άνθρωπο και διαμορφώνουν το κλειδί της ανάπτυξης ενός αλγορίθμου αναγνώρισης του ατόμου μέσα από το σκελετό του.</w:t>
      </w:r>
    </w:p>
    <w:p w:rsidR="00377739" w:rsidRPr="003C3612" w:rsidRDefault="0082791D" w:rsidP="002E28AC">
      <w:pPr>
        <w:ind w:firstLine="720"/>
        <w:jc w:val="both"/>
      </w:pPr>
      <w:r>
        <w:t>Μια</w:t>
      </w:r>
      <w:r w:rsidR="00377739">
        <w:t xml:space="preserve"> πιο ριζοσπαστική προσέγγιση του θέματος ήταν αυτή των </w:t>
      </w:r>
      <w:r w:rsidR="00071CF4">
        <w:fldChar w:fldCharType="begin" w:fldLock="1"/>
      </w:r>
      <w:r w:rsidR="009B293D">
        <w:instrText>ADDIN CSL_CITATION { "citationItems" : [ { "id" : "ITEM-1", "itemData" : { "DOI" : "10.1109/TBME.2013.2266341", "ISBN" : "1558-2531 (Electronic)\\r0018-9294 (Linking)", "ISSN" : "00189294", "PMID" : "23744661", "abstract" : "A system for capturing habitual, in-home gait measurements using an environmentally mounted depth camera, the Microsoft Kinect, is presented. Previous work evaluating the use of the Kinect sensor for in-home gait measurement in a lab setting has shown the potential of this approach. In this paper, a single Kinect sensor and computer were deployed in the apartments of older adults in an independent living facility for the purpose of continuous, in-home gait measurement. In addition, a monthly fall risk assessment protocol was conducted for each resident by a clinician, which included traditional tools such as the timed up a go and habitual gait speed tests. A probabilistic methodology for generating automated gait estimates over time for the residents of the apartments from the Kinect data is described, along with results from the apartments as compared to two of the traditionally measured fall risk assessment tools. Potential applications and future work are discussed.", "author" : [ { "dropping-particle" : "", "family" : "Stone", "given" : "Erik E.", "non-dropping-particle" : "", "parse-names" : false, "suffix" : "" }, { "dropping-particle" : "", "family" : "Skubic", "given" : "Marjorie", "non-dropping-particle" : "", "parse-names" : false, "suffix" : "" } ], "container-title" : "IEEE Transactions on Biomedical Engineering", "id" : "ITEM-1", "issue" : "10", "issued" : { "date-parts" : [ [ "2013" ] ] }, "page" : "2925-2932", "title" : "Unobtrusive, continuous, in-home gait measurement using the microsoft kinect", "type" : "article-journal", "volume" : "60" }, "uris" : [ "http://www.mendeley.com/documents/?uuid=d2f640ee-ec5a-4b81-ad67-9170ae651448" ] } ], "mendeley" : { "formattedCitation" : "(Stone &amp; Skubic, 2013)", "manualFormatting" : "Stone &amp; Skubic,", "plainTextFormattedCitation" : "(Stone &amp; Skubic, 2013)", "previouslyFormattedCitation" : "(Stone &amp; Skubic, 2013)" }, "properties" : { "noteIndex" : 0 }, "schema" : "https://github.com/citation-style-language/schema/raw/master/csl-citation.json" }</w:instrText>
      </w:r>
      <w:r w:rsidR="00071CF4">
        <w:fldChar w:fldCharType="separate"/>
      </w:r>
      <w:r w:rsidR="00377739" w:rsidRPr="00377739">
        <w:rPr>
          <w:noProof/>
        </w:rPr>
        <w:t>Stone &amp; Skubic</w:t>
      </w:r>
      <w:r w:rsidR="00377739">
        <w:rPr>
          <w:noProof/>
        </w:rPr>
        <w:t>,</w:t>
      </w:r>
      <w:r w:rsidR="00071CF4">
        <w:fldChar w:fldCharType="end"/>
      </w:r>
      <w:r w:rsidR="00377739">
        <w:t>το 2013</w:t>
      </w:r>
      <w:r w:rsidR="00071CF4">
        <w:fldChar w:fldCharType="begin" w:fldLock="1"/>
      </w:r>
      <w:r w:rsidR="009B293D">
        <w:instrText>ADDIN CSL_CITATION { "citationItems" : [ { "id" : "ITEM-1", "itemData" : { "DOI" : "10.1109/TBME.2013.2266341", "ISBN" : "1558-2531 (Electronic)\\r0018-9294 (Linking)", "ISSN" : "00189294", "PMID" : "23744661", "abstract" : "A system for capturing habitual, in-home gait measurements using an environmentally mounted depth camera, the Microsoft Kinect, is presented. Previous work evaluating the use of the Kinect sensor for in-home gait measurement in a lab setting has shown the potential of this approach. In this paper, a single Kinect sensor and computer were deployed in the apartments of older adults in an independent living facility for the purpose of continuous, in-home gait measurement. In addition, a monthly fall risk assessment protocol was conducted for each resident by a clinician, which included traditional tools such as the timed up a go and habitual gait speed tests. A probabilistic methodology for generating automated gait estimates over time for the residents of the apartments from the Kinect data is described, along with results from the apartments as compared to two of the traditionally measured fall risk assessment tools. Potential applications and future work are discussed.", "author" : [ { "dropping-particle" : "", "family" : "Stone", "given" : "Erik E.", "non-dropping-particle" : "", "parse-names" : false, "suffix" : "" }, { "dropping-particle" : "", "family" : "Skubic", "given" : "Marjorie", "non-dropping-particle" : "", "parse-names" : false, "suffix" : "" } ], "container-title" : "IEEE Transactions on Biomedical Engineering", "id" : "ITEM-1", "issue" : "10", "issued" : { "date-parts" : [ [ "2013" ] ] }, "page" : "2925-2932", "title" : "Unobtrusive, continuous, in-home gait measurement using the microsoft kinect", "type" : "article-journal", "volume" : "60" }, "uris" : [ "http://www.mendeley.com/documents/?uuid=d2f640ee-ec5a-4b81-ad67-9170ae651448" ] } ], "mendeley" : { "formattedCitation" : "(Stone &amp; Skubic, 2013)", "plainTextFormattedCitation" : "(Stone &amp; Skubic, 2013)", "previouslyFormattedCitation" : "(Stone &amp; Skubic, 2013)" }, "properties" : { "noteIndex" : 0 }, "schema" : "https://github.com/citation-style-language/schema/raw/master/csl-citation.json" }</w:instrText>
      </w:r>
      <w:r w:rsidR="00071CF4">
        <w:fldChar w:fldCharType="separate"/>
      </w:r>
      <w:r w:rsidR="008F5231" w:rsidRPr="008F5231">
        <w:rPr>
          <w:noProof/>
        </w:rPr>
        <w:t>(Stone &amp; Skubic, 2013)</w:t>
      </w:r>
      <w:r w:rsidR="00071CF4">
        <w:fldChar w:fldCharType="end"/>
      </w:r>
      <w:r>
        <w:rPr>
          <w:rFonts w:ascii="Calibri" w:hAnsi="Calibri" w:cs="Times New Roman"/>
          <w:noProof/>
          <w:szCs w:val="24"/>
        </w:rPr>
        <w:t xml:space="preserve"> με </w:t>
      </w:r>
      <w:r w:rsidR="003C3612">
        <w:rPr>
          <w:rFonts w:ascii="Calibri" w:hAnsi="Calibri" w:cs="Times New Roman"/>
          <w:noProof/>
          <w:szCs w:val="24"/>
        </w:rPr>
        <w:t>ανάλυση</w:t>
      </w:r>
      <w:r w:rsidR="003C3612" w:rsidRPr="003C3612">
        <w:rPr>
          <w:rFonts w:ascii="Calibri" w:hAnsi="Calibri" w:cs="Times New Roman"/>
          <w:noProof/>
          <w:szCs w:val="24"/>
        </w:rPr>
        <w:t xml:space="preserve"> 3</w:t>
      </w:r>
      <w:r w:rsidR="003C3612">
        <w:rPr>
          <w:rFonts w:ascii="Calibri" w:hAnsi="Calibri" w:cs="Times New Roman"/>
          <w:noProof/>
          <w:szCs w:val="24"/>
          <w:lang w:val="en-US"/>
        </w:rPr>
        <w:t>D</w:t>
      </w:r>
      <w:ins w:id="635" w:author="Koft" w:date="2016-10-26T19:03:00Z">
        <w:r w:rsidR="00071CF4" w:rsidRPr="00071CF4">
          <w:rPr>
            <w:rFonts w:ascii="Calibri" w:hAnsi="Calibri" w:cs="Times New Roman"/>
            <w:noProof/>
            <w:szCs w:val="24"/>
            <w:rPrChange w:id="636" w:author="Koft" w:date="2016-10-26T19:03:00Z">
              <w:rPr>
                <w:rFonts w:ascii="Calibri" w:hAnsi="Calibri" w:cs="Times New Roman"/>
                <w:noProof/>
                <w:szCs w:val="24"/>
                <w:lang w:val="en-US"/>
              </w:rPr>
            </w:rPrChange>
          </w:rPr>
          <w:t xml:space="preserve"> </w:t>
        </w:r>
      </w:ins>
      <w:r w:rsidR="003C3612">
        <w:rPr>
          <w:rFonts w:ascii="Calibri" w:hAnsi="Calibri" w:cs="Times New Roman"/>
          <w:noProof/>
          <w:szCs w:val="24"/>
        </w:rPr>
        <w:t xml:space="preserve">φιγούρων που συλλέγονται μέσω </w:t>
      </w:r>
      <w:r w:rsidR="003C3612">
        <w:rPr>
          <w:rFonts w:ascii="Calibri" w:hAnsi="Calibri" w:cs="Times New Roman"/>
          <w:noProof/>
          <w:szCs w:val="24"/>
          <w:lang w:val="en-US"/>
        </w:rPr>
        <w:t>Kinect</w:t>
      </w:r>
      <w:r>
        <w:rPr>
          <w:rFonts w:ascii="Calibri" w:hAnsi="Calibri" w:cs="Times New Roman"/>
          <w:noProof/>
          <w:szCs w:val="24"/>
        </w:rPr>
        <w:t xml:space="preserve"> εφαρμόζοντας</w:t>
      </w:r>
      <w:r w:rsidR="003C3612">
        <w:rPr>
          <w:rFonts w:ascii="Calibri" w:hAnsi="Calibri" w:cs="Times New Roman"/>
          <w:noProof/>
          <w:szCs w:val="24"/>
        </w:rPr>
        <w:t xml:space="preserve"> το </w:t>
      </w:r>
      <w:r w:rsidR="003C3612">
        <w:rPr>
          <w:rFonts w:ascii="Calibri" w:hAnsi="Calibri" w:cs="Times New Roman"/>
          <w:noProof/>
          <w:szCs w:val="24"/>
          <w:lang w:val="en-US"/>
        </w:rPr>
        <w:t>Resident</w:t>
      </w:r>
      <w:ins w:id="637" w:author="Koft" w:date="2016-10-26T19:03:00Z">
        <w:r w:rsidR="00071CF4" w:rsidRPr="00071CF4">
          <w:rPr>
            <w:rFonts w:ascii="Calibri" w:hAnsi="Calibri" w:cs="Times New Roman"/>
            <w:noProof/>
            <w:szCs w:val="24"/>
            <w:rPrChange w:id="638" w:author="Koft" w:date="2016-10-26T19:03:00Z">
              <w:rPr>
                <w:rFonts w:ascii="Calibri" w:hAnsi="Calibri" w:cs="Times New Roman"/>
                <w:noProof/>
                <w:szCs w:val="24"/>
                <w:lang w:val="en-US"/>
              </w:rPr>
            </w:rPrChange>
          </w:rPr>
          <w:t xml:space="preserve"> </w:t>
        </w:r>
      </w:ins>
      <w:r w:rsidR="003C3612">
        <w:rPr>
          <w:rFonts w:ascii="Calibri" w:hAnsi="Calibri" w:cs="Times New Roman"/>
          <w:noProof/>
          <w:szCs w:val="24"/>
          <w:lang w:val="en-US"/>
        </w:rPr>
        <w:t>Model</w:t>
      </w:r>
      <w:ins w:id="639" w:author="Koft" w:date="2016-10-26T19:03:00Z">
        <w:r w:rsidR="00071CF4" w:rsidRPr="00071CF4">
          <w:rPr>
            <w:rFonts w:ascii="Calibri" w:hAnsi="Calibri" w:cs="Times New Roman"/>
            <w:noProof/>
            <w:szCs w:val="24"/>
            <w:rPrChange w:id="640" w:author="Koft" w:date="2016-10-26T19:03:00Z">
              <w:rPr>
                <w:rFonts w:ascii="Calibri" w:hAnsi="Calibri" w:cs="Times New Roman"/>
                <w:noProof/>
                <w:szCs w:val="24"/>
                <w:lang w:val="en-US"/>
              </w:rPr>
            </w:rPrChange>
          </w:rPr>
          <w:t xml:space="preserve"> </w:t>
        </w:r>
      </w:ins>
      <w:r w:rsidR="003C3612">
        <w:rPr>
          <w:rFonts w:ascii="Calibri" w:hAnsi="Calibri" w:cs="Times New Roman"/>
          <w:noProof/>
          <w:szCs w:val="24"/>
          <w:lang w:val="en-US"/>
        </w:rPr>
        <w:t>Estimation</w:t>
      </w:r>
      <w:r w:rsidR="003C3612" w:rsidRPr="003C3612">
        <w:rPr>
          <w:rFonts w:ascii="Calibri" w:hAnsi="Calibri" w:cs="Times New Roman"/>
          <w:noProof/>
          <w:szCs w:val="24"/>
        </w:rPr>
        <w:t xml:space="preserve"> (</w:t>
      </w:r>
      <w:r w:rsidR="003C3612">
        <w:rPr>
          <w:rFonts w:ascii="Calibri" w:hAnsi="Calibri" w:cs="Times New Roman"/>
          <w:noProof/>
          <w:szCs w:val="24"/>
          <w:lang w:val="en-US"/>
        </w:rPr>
        <w:t>RME</w:t>
      </w:r>
      <w:r w:rsidR="003C3612" w:rsidRPr="003C3612">
        <w:rPr>
          <w:rFonts w:ascii="Calibri" w:hAnsi="Calibri" w:cs="Times New Roman"/>
          <w:noProof/>
          <w:szCs w:val="24"/>
        </w:rPr>
        <w:t xml:space="preserve">) </w:t>
      </w:r>
      <w:r w:rsidR="003C3612">
        <w:rPr>
          <w:rFonts w:ascii="Calibri" w:hAnsi="Calibri" w:cs="Times New Roman"/>
          <w:noProof/>
          <w:szCs w:val="24"/>
        </w:rPr>
        <w:t>σε μια διαδικασία που θα μπορούσε να τροποποιηθεί και να εφαρμοσθεί και για αναγνώριση σκελετών. Πιο συγκεκριμένα, η προσέγγιση αυτή θεωρεί κάθε υποκείμενο παρατήρησης ως δημιουργό μιας κλάσης στο σύνολο δεδομένων, και κάθε κλάση θα διαμορφώνεται ως μια Γκαουσιανή Κατανομή σε ένα επίπεδο Ν+1 διαστάσεων, όπου Ν ο αριθμός των χαρακτηριστικών του σκελετού που χρησιμοποιούνται για την ταυτοποίηση. Ωστόσο, παρά το ότι η προσέγγιση αυτή φαίρεται η πιο ακριβής και ενδιαφέρουσα, η πολυπλοκότητα των μαθηματικών αλγορίθμων αποτελεί τροχοπέδη για την ανάπτυξη ενός μοντέλου που να ταιριάζει στις ανάγκες της έρευνας μας.</w:t>
      </w:r>
    </w:p>
    <w:p w:rsidR="00F92B4D" w:rsidRPr="003C3612" w:rsidRDefault="00F92B4D" w:rsidP="002E28AC">
      <w:pPr>
        <w:jc w:val="both"/>
      </w:pPr>
    </w:p>
    <w:p w:rsidR="004D43FE" w:rsidRPr="005C0A8D" w:rsidRDefault="00A642BA" w:rsidP="004D43FE">
      <w:pPr>
        <w:rPr>
          <w:rStyle w:val="IntenseReference"/>
          <w:b w:val="0"/>
          <w:bCs w:val="0"/>
          <w:smallCaps w:val="0"/>
          <w:color w:val="auto"/>
          <w:spacing w:val="0"/>
          <w:u w:val="none"/>
        </w:rPr>
      </w:pPr>
      <w:r>
        <w:br w:type="page"/>
      </w:r>
    </w:p>
    <w:p w:rsidR="00C64A9F" w:rsidRPr="009151EA" w:rsidRDefault="00446BE2" w:rsidP="00B0602F">
      <w:pPr>
        <w:pStyle w:val="Heading2"/>
        <w:rPr>
          <w:rStyle w:val="IntenseReference"/>
        </w:rPr>
      </w:pPr>
      <w:bookmarkStart w:id="641" w:name="_Toc462922471"/>
      <w:r>
        <w:rPr>
          <w:rStyle w:val="IntenseReference"/>
        </w:rPr>
        <w:lastRenderedPageBreak/>
        <w:t>δημιουργιαδεδομενων</w:t>
      </w:r>
      <w:bookmarkEnd w:id="641"/>
    </w:p>
    <w:p w:rsidR="00E01EB1" w:rsidRDefault="00E01EB1" w:rsidP="003700E8">
      <w:pPr>
        <w:ind w:firstLine="720"/>
        <w:jc w:val="both"/>
      </w:pPr>
      <w:r>
        <w:t>Για τη συλλογή του συνόλου δεδομένων (</w:t>
      </w:r>
      <w:r>
        <w:rPr>
          <w:lang w:val="en-US"/>
        </w:rPr>
        <w:t>dataset</w:t>
      </w:r>
      <w:r w:rsidRPr="00657FA7">
        <w:t xml:space="preserve">) </w:t>
      </w:r>
      <w:r>
        <w:t xml:space="preserve">για την ανάπτυξη, εφαρμογή και εκπαίδευση των αλγορίθμων που επιλέχθηκαν να εξεταστούν, συλλέχθηκε δείγμα από 5 ενήλικες και των δύο φύλλων, με διαβάθμιση στο ύψος και στην ηλικία. Τα άτομα </w:t>
      </w:r>
      <w:r w:rsidR="00BF5F00">
        <w:t xml:space="preserve">καταγράφηκαν </w:t>
      </w:r>
      <w:r>
        <w:t xml:space="preserve">τόσο μόνα τους, όσο και σε ζευγάρια ώστε να ληφθούν υπ’όψιν και δυνατές επικαλύψεις ή αλλοιώσεις. </w:t>
      </w:r>
      <w:r w:rsidR="00BF5F00">
        <w:t xml:space="preserve">Οι καταγραφές έγιναν στο ζωντανό εργαστήριο </w:t>
      </w:r>
      <w:r w:rsidR="00BF5F00">
        <w:rPr>
          <w:lang w:val="en-US"/>
        </w:rPr>
        <w:t>ThessalonikiActiveandHealthyAgeingLivingLab</w:t>
      </w:r>
      <w:r w:rsidR="00CF4C39" w:rsidRPr="00CC3D33">
        <w:t xml:space="preserve"> (</w:t>
      </w:r>
      <w:r w:rsidR="00BF5F00">
        <w:rPr>
          <w:lang w:val="en-US"/>
        </w:rPr>
        <w:t>Thess</w:t>
      </w:r>
      <w:r w:rsidR="00CF4C39" w:rsidRPr="00CC3D33">
        <w:t>-</w:t>
      </w:r>
      <w:r w:rsidR="00BF5F00">
        <w:rPr>
          <w:lang w:val="en-US"/>
        </w:rPr>
        <w:t>AHALL</w:t>
      </w:r>
      <w:r w:rsidR="00CF4C39" w:rsidRPr="00CC3D33">
        <w:t>)</w:t>
      </w:r>
      <w:r w:rsidR="00071CF4">
        <w:rPr>
          <w:lang w:val="en-US"/>
        </w:rPr>
        <w:fldChar w:fldCharType="begin" w:fldLock="1"/>
      </w:r>
      <w:r w:rsidR="00DD07AF">
        <w:rPr>
          <w:lang w:val="en-US"/>
        </w:rPr>
        <w:instrText>ADDINCSL</w:instrText>
      </w:r>
      <w:r w:rsidR="00DD07AF" w:rsidRPr="00203BE7">
        <w:instrText>_</w:instrText>
      </w:r>
      <w:r w:rsidR="00DD07AF">
        <w:rPr>
          <w:lang w:val="en-US"/>
        </w:rPr>
        <w:instrText>CITATION</w:instrText>
      </w:r>
      <w:r w:rsidR="00DD07AF" w:rsidRPr="00203BE7">
        <w:instrText xml:space="preserve"> { "</w:instrText>
      </w:r>
      <w:r w:rsidR="00DD07AF">
        <w:rPr>
          <w:lang w:val="en-US"/>
        </w:rPr>
        <w:instrText>citationItems</w:instrText>
      </w:r>
      <w:r w:rsidR="00DD07AF" w:rsidRPr="00203BE7">
        <w:instrText>" : [ { "</w:instrText>
      </w:r>
      <w:r w:rsidR="00DD07AF">
        <w:rPr>
          <w:lang w:val="en-US"/>
        </w:rPr>
        <w:instrText>id</w:instrText>
      </w:r>
      <w:r w:rsidR="00DD07AF" w:rsidRPr="00203BE7">
        <w:instrText>" : "</w:instrText>
      </w:r>
      <w:r w:rsidR="00DD07AF">
        <w:rPr>
          <w:lang w:val="en-US"/>
        </w:rPr>
        <w:instrText>ITEM</w:instrText>
      </w:r>
      <w:r w:rsidR="00DD07AF" w:rsidRPr="00203BE7">
        <w:instrText>-1", "</w:instrText>
      </w:r>
      <w:r w:rsidR="00DD07AF">
        <w:rPr>
          <w:lang w:val="en-US"/>
        </w:rPr>
        <w:instrText>itemData</w:instrText>
      </w:r>
      <w:r w:rsidR="00DD07AF" w:rsidRPr="00203BE7">
        <w:instrText>" : { "</w:instrText>
      </w:r>
      <w:r w:rsidR="00DD07AF">
        <w:rPr>
          <w:lang w:val="en-US"/>
        </w:rPr>
        <w:instrText>DOI</w:instrText>
      </w:r>
      <w:r w:rsidR="00DD07AF" w:rsidRPr="00203BE7">
        <w:instrText>" : "10.1145/2910674.2935846", "</w:instrText>
      </w:r>
      <w:r w:rsidR="00DD07AF">
        <w:rPr>
          <w:lang w:val="en-US"/>
        </w:rPr>
        <w:instrText>author</w:instrText>
      </w:r>
      <w:r w:rsidR="00DD07AF" w:rsidRPr="00203BE7">
        <w:instrText>" : [ { "</w:instrText>
      </w:r>
      <w:r w:rsidR="00DD07AF">
        <w:rPr>
          <w:lang w:val="en-US"/>
        </w:rPr>
        <w:instrText>dropping</w:instrText>
      </w:r>
      <w:r w:rsidR="00DD07AF" w:rsidRPr="00203BE7">
        <w:instrText>-</w:instrText>
      </w:r>
      <w:r w:rsidR="00DD07AF">
        <w:rPr>
          <w:lang w:val="en-US"/>
        </w:rPr>
        <w:instrText>particle</w:instrText>
      </w:r>
      <w:r w:rsidR="00DD07AF" w:rsidRPr="00203BE7">
        <w:instrText>" : "", "</w:instrText>
      </w:r>
      <w:r w:rsidR="00DD07AF">
        <w:rPr>
          <w:lang w:val="en-US"/>
        </w:rPr>
        <w:instrText>family</w:instrText>
      </w:r>
      <w:r w:rsidR="00DD07AF" w:rsidRPr="00203BE7">
        <w:instrText>" : "</w:instrText>
      </w:r>
      <w:r w:rsidR="00DD07AF">
        <w:rPr>
          <w:lang w:val="en-US"/>
        </w:rPr>
        <w:instrText>Konstantinidis</w:instrText>
      </w:r>
      <w:r w:rsidR="00DD07AF" w:rsidRPr="00203BE7">
        <w:instrText>", "</w:instrText>
      </w:r>
      <w:r w:rsidR="00DD07AF">
        <w:rPr>
          <w:lang w:val="en-US"/>
        </w:rPr>
        <w:instrText>given</w:instrText>
      </w:r>
      <w:r w:rsidR="00DD07AF" w:rsidRPr="00203BE7">
        <w:instrText>" : "</w:instrText>
      </w:r>
      <w:r w:rsidR="00DD07AF">
        <w:rPr>
          <w:lang w:val="en-US"/>
        </w:rPr>
        <w:instrText>EvdokimosI</w:instrText>
      </w:r>
      <w:r w:rsidR="00DD07AF" w:rsidRPr="00203BE7">
        <w:instrText>", "</w:instrText>
      </w:r>
      <w:r w:rsidR="00DD07AF">
        <w:rPr>
          <w:lang w:val="en-US"/>
        </w:rPr>
        <w:instrText>non</w:instrText>
      </w:r>
      <w:r w:rsidR="00DD07AF" w:rsidRPr="00203BE7">
        <w:instrText>-</w:instrText>
      </w:r>
      <w:r w:rsidR="00DD07AF">
        <w:rPr>
          <w:lang w:val="en-US"/>
        </w:rPr>
        <w:instrText>dropping</w:instrText>
      </w:r>
      <w:r w:rsidR="00DD07AF" w:rsidRPr="00203BE7">
        <w:instrText>-</w:instrText>
      </w:r>
      <w:r w:rsidR="00DD07AF">
        <w:rPr>
          <w:lang w:val="en-US"/>
        </w:rPr>
        <w:instrText>particle</w:instrText>
      </w:r>
      <w:r w:rsidR="00DD07AF" w:rsidRPr="00203BE7">
        <w:instrText>" : "", "</w:instrText>
      </w:r>
      <w:r w:rsidR="00DD07AF">
        <w:rPr>
          <w:lang w:val="en-US"/>
        </w:rPr>
        <w:instrText>parse</w:instrText>
      </w:r>
      <w:r w:rsidR="00DD07AF" w:rsidRPr="00203BE7">
        <w:instrText>-</w:instrText>
      </w:r>
      <w:r w:rsidR="00DD07AF">
        <w:rPr>
          <w:lang w:val="en-US"/>
        </w:rPr>
        <w:instrText>names</w:instrText>
      </w:r>
      <w:r w:rsidR="00DD07AF" w:rsidRPr="00203BE7">
        <w:instrText xml:space="preserve">" : </w:instrText>
      </w:r>
      <w:r w:rsidR="00DD07AF">
        <w:rPr>
          <w:lang w:val="en-US"/>
        </w:rPr>
        <w:instrText>false</w:instrText>
      </w:r>
      <w:r w:rsidR="00DD07AF" w:rsidRPr="00203BE7">
        <w:instrText>, "</w:instrText>
      </w:r>
      <w:r w:rsidR="00DD07AF">
        <w:rPr>
          <w:lang w:val="en-US"/>
        </w:rPr>
        <w:instrText>suffix</w:instrText>
      </w:r>
      <w:r w:rsidR="00DD07AF" w:rsidRPr="00203BE7">
        <w:instrText>" : "" }, { "</w:instrText>
      </w:r>
      <w:r w:rsidR="00DD07AF">
        <w:rPr>
          <w:lang w:val="en-US"/>
        </w:rPr>
        <w:instrText>dropping</w:instrText>
      </w:r>
      <w:r w:rsidR="00DD07AF" w:rsidRPr="00203BE7">
        <w:instrText>-</w:instrText>
      </w:r>
      <w:r w:rsidR="00DD07AF">
        <w:rPr>
          <w:lang w:val="en-US"/>
        </w:rPr>
        <w:instrText>particle</w:instrText>
      </w:r>
      <w:r w:rsidR="00DD07AF" w:rsidRPr="00203BE7">
        <w:instrText>" : "", "</w:instrText>
      </w:r>
      <w:r w:rsidR="00DD07AF">
        <w:rPr>
          <w:lang w:val="en-US"/>
        </w:rPr>
        <w:instrText>family</w:instrText>
      </w:r>
      <w:r w:rsidR="00DD07AF" w:rsidRPr="00203BE7">
        <w:instrText>" : "</w:instrText>
      </w:r>
      <w:r w:rsidR="00DD07AF">
        <w:rPr>
          <w:lang w:val="en-US"/>
        </w:rPr>
        <w:instrText>Billis</w:instrText>
      </w:r>
      <w:r w:rsidR="00DD07AF" w:rsidRPr="00203BE7">
        <w:instrText>", "</w:instrText>
      </w:r>
      <w:r w:rsidR="00DD07AF">
        <w:rPr>
          <w:lang w:val="en-US"/>
        </w:rPr>
        <w:instrText>given</w:instrText>
      </w:r>
      <w:r w:rsidR="00DD07AF" w:rsidRPr="00203BE7">
        <w:instrText>" : "</w:instrText>
      </w:r>
      <w:r w:rsidR="00DD07AF">
        <w:rPr>
          <w:lang w:val="en-US"/>
        </w:rPr>
        <w:instrText>AntonisS</w:instrText>
      </w:r>
      <w:r w:rsidR="00DD07AF" w:rsidRPr="00203BE7">
        <w:instrText>", "</w:instrText>
      </w:r>
      <w:r w:rsidR="00DD07AF">
        <w:rPr>
          <w:lang w:val="en-US"/>
        </w:rPr>
        <w:instrText>non</w:instrText>
      </w:r>
      <w:r w:rsidR="00DD07AF" w:rsidRPr="00203BE7">
        <w:instrText>-</w:instrText>
      </w:r>
      <w:r w:rsidR="00DD07AF">
        <w:rPr>
          <w:lang w:val="en-US"/>
        </w:rPr>
        <w:instrText>dropping</w:instrText>
      </w:r>
      <w:r w:rsidR="00DD07AF" w:rsidRPr="00203BE7">
        <w:instrText>-</w:instrText>
      </w:r>
      <w:r w:rsidR="00DD07AF">
        <w:rPr>
          <w:lang w:val="en-US"/>
        </w:rPr>
        <w:instrText>particle</w:instrText>
      </w:r>
      <w:r w:rsidR="00DD07AF" w:rsidRPr="00203BE7">
        <w:instrText>" : "", "</w:instrText>
      </w:r>
      <w:r w:rsidR="00DD07AF">
        <w:rPr>
          <w:lang w:val="en-US"/>
        </w:rPr>
        <w:instrText>parse</w:instrText>
      </w:r>
      <w:r w:rsidR="00DD07AF" w:rsidRPr="00203BE7">
        <w:instrText>-</w:instrText>
      </w:r>
      <w:r w:rsidR="00DD07AF">
        <w:rPr>
          <w:lang w:val="en-US"/>
        </w:rPr>
        <w:instrText>names</w:instrText>
      </w:r>
      <w:r w:rsidR="00DD07AF" w:rsidRPr="00203BE7">
        <w:instrText xml:space="preserve">" : </w:instrText>
      </w:r>
      <w:r w:rsidR="00DD07AF">
        <w:rPr>
          <w:lang w:val="en-US"/>
        </w:rPr>
        <w:instrText>false</w:instrText>
      </w:r>
      <w:r w:rsidR="00DD07AF" w:rsidRPr="00203BE7">
        <w:instrText>, "</w:instrText>
      </w:r>
      <w:r w:rsidR="00DD07AF">
        <w:rPr>
          <w:lang w:val="en-US"/>
        </w:rPr>
        <w:instrText>suffix</w:instrText>
      </w:r>
      <w:r w:rsidR="00DD07AF" w:rsidRPr="00203BE7">
        <w:instrText>" : "" }, { "</w:instrText>
      </w:r>
      <w:r w:rsidR="00DD07AF">
        <w:rPr>
          <w:lang w:val="en-US"/>
        </w:rPr>
        <w:instrText>dropping</w:instrText>
      </w:r>
      <w:r w:rsidR="00DD07AF" w:rsidRPr="00203BE7">
        <w:instrText>-</w:instrText>
      </w:r>
      <w:r w:rsidR="00DD07AF">
        <w:rPr>
          <w:lang w:val="en-US"/>
        </w:rPr>
        <w:instrText>particle</w:instrText>
      </w:r>
      <w:r w:rsidR="00DD07AF" w:rsidRPr="00203BE7">
        <w:instrText>" : "", "</w:instrText>
      </w:r>
      <w:r w:rsidR="00DD07AF">
        <w:rPr>
          <w:lang w:val="en-US"/>
        </w:rPr>
        <w:instrText>family</w:instrText>
      </w:r>
      <w:r w:rsidR="00DD07AF" w:rsidRPr="00203BE7">
        <w:instrText>" : "</w:instrText>
      </w:r>
      <w:r w:rsidR="00DD07AF">
        <w:rPr>
          <w:lang w:val="en-US"/>
        </w:rPr>
        <w:instrText>Bratsas</w:instrText>
      </w:r>
      <w:r w:rsidR="00DD07AF" w:rsidRPr="00203BE7">
        <w:instrText>", "</w:instrText>
      </w:r>
      <w:r w:rsidR="00DD07AF">
        <w:rPr>
          <w:lang w:val="en-US"/>
        </w:rPr>
        <w:instrText>given</w:instrText>
      </w:r>
      <w:r w:rsidR="00DD07AF" w:rsidRPr="00203BE7">
        <w:instrText>" : "</w:instrText>
      </w:r>
      <w:r w:rsidR="00DD07AF">
        <w:rPr>
          <w:lang w:val="en-US"/>
        </w:rPr>
        <w:instrText>Charalampos</w:instrText>
      </w:r>
      <w:r w:rsidR="00DD07AF" w:rsidRPr="00203BE7">
        <w:instrText>", "</w:instrText>
      </w:r>
      <w:r w:rsidR="00DD07AF">
        <w:rPr>
          <w:lang w:val="en-US"/>
        </w:rPr>
        <w:instrText>non</w:instrText>
      </w:r>
      <w:r w:rsidR="00DD07AF" w:rsidRPr="00203BE7">
        <w:instrText>-</w:instrText>
      </w:r>
      <w:r w:rsidR="00DD07AF">
        <w:rPr>
          <w:lang w:val="en-US"/>
        </w:rPr>
        <w:instrText>dropping</w:instrText>
      </w:r>
      <w:r w:rsidR="00DD07AF" w:rsidRPr="00203BE7">
        <w:instrText>-</w:instrText>
      </w:r>
      <w:r w:rsidR="00DD07AF">
        <w:rPr>
          <w:lang w:val="en-US"/>
        </w:rPr>
        <w:instrText>particle</w:instrText>
      </w:r>
      <w:r w:rsidR="00DD07AF" w:rsidRPr="00203BE7">
        <w:instrText>" : "", "</w:instrText>
      </w:r>
      <w:r w:rsidR="00DD07AF">
        <w:rPr>
          <w:lang w:val="en-US"/>
        </w:rPr>
        <w:instrText>parse</w:instrText>
      </w:r>
      <w:r w:rsidR="00DD07AF" w:rsidRPr="00203BE7">
        <w:instrText>-</w:instrText>
      </w:r>
      <w:r w:rsidR="00DD07AF">
        <w:rPr>
          <w:lang w:val="en-US"/>
        </w:rPr>
        <w:instrText>names</w:instrText>
      </w:r>
      <w:r w:rsidR="00DD07AF" w:rsidRPr="00203BE7">
        <w:instrText xml:space="preserve">" : </w:instrText>
      </w:r>
      <w:r w:rsidR="00DD07AF">
        <w:rPr>
          <w:lang w:val="en-US"/>
        </w:rPr>
        <w:instrText>false</w:instrText>
      </w:r>
      <w:r w:rsidR="00DD07AF" w:rsidRPr="00203BE7">
        <w:instrText>, "</w:instrText>
      </w:r>
      <w:r w:rsidR="00DD07AF">
        <w:rPr>
          <w:lang w:val="en-US"/>
        </w:rPr>
        <w:instrText>suffix</w:instrText>
      </w:r>
      <w:r w:rsidR="00DD07AF" w:rsidRPr="00203BE7">
        <w:instrText>" : "" }, { "</w:instrText>
      </w:r>
      <w:r w:rsidR="00DD07AF">
        <w:rPr>
          <w:lang w:val="en-US"/>
        </w:rPr>
        <w:instrText>dropping</w:instrText>
      </w:r>
      <w:r w:rsidR="00DD07AF" w:rsidRPr="00203BE7">
        <w:instrText>-</w:instrText>
      </w:r>
      <w:r w:rsidR="00DD07AF">
        <w:rPr>
          <w:lang w:val="en-US"/>
        </w:rPr>
        <w:instrText>particle</w:instrText>
      </w:r>
      <w:r w:rsidR="00DD07AF" w:rsidRPr="00203BE7">
        <w:instrText>" : "", "</w:instrText>
      </w:r>
      <w:r w:rsidR="00DD07AF">
        <w:rPr>
          <w:lang w:val="en-US"/>
        </w:rPr>
        <w:instrText>family</w:instrText>
      </w:r>
      <w:r w:rsidR="00DD07AF" w:rsidRPr="00203BE7">
        <w:instrText>" : "</w:instrText>
      </w:r>
      <w:r w:rsidR="00DD07AF">
        <w:rPr>
          <w:lang w:val="en-US"/>
        </w:rPr>
        <w:instrText>Siountas</w:instrText>
      </w:r>
      <w:r w:rsidR="00DD07AF" w:rsidRPr="00203BE7">
        <w:instrText>", "</w:instrText>
      </w:r>
      <w:r w:rsidR="00DD07AF">
        <w:rPr>
          <w:lang w:val="en-US"/>
        </w:rPr>
        <w:instrText>given</w:instrText>
      </w:r>
      <w:r w:rsidR="00DD07AF" w:rsidRPr="00203BE7">
        <w:instrText>" : "</w:instrText>
      </w:r>
      <w:r w:rsidR="00DD07AF">
        <w:rPr>
          <w:lang w:val="en-US"/>
        </w:rPr>
        <w:instrText>Anastasios</w:instrText>
      </w:r>
      <w:r w:rsidR="00DD07AF" w:rsidRPr="00203BE7">
        <w:instrText>", "</w:instrText>
      </w:r>
      <w:r w:rsidR="00DD07AF">
        <w:rPr>
          <w:lang w:val="en-US"/>
        </w:rPr>
        <w:instrText>non</w:instrText>
      </w:r>
      <w:r w:rsidR="00DD07AF" w:rsidRPr="00203BE7">
        <w:instrText>-</w:instrText>
      </w:r>
      <w:r w:rsidR="00DD07AF">
        <w:rPr>
          <w:lang w:val="en-US"/>
        </w:rPr>
        <w:instrText>dropping</w:instrText>
      </w:r>
      <w:r w:rsidR="00DD07AF" w:rsidRPr="00203BE7">
        <w:instrText>-</w:instrText>
      </w:r>
      <w:r w:rsidR="00DD07AF">
        <w:rPr>
          <w:lang w:val="en-US"/>
        </w:rPr>
        <w:instrText>particle</w:instrText>
      </w:r>
      <w:r w:rsidR="00DD07AF" w:rsidRPr="00203BE7">
        <w:instrText>" : "", "</w:instrText>
      </w:r>
      <w:r w:rsidR="00DD07AF">
        <w:rPr>
          <w:lang w:val="en-US"/>
        </w:rPr>
        <w:instrText>parse</w:instrText>
      </w:r>
      <w:r w:rsidR="00DD07AF" w:rsidRPr="00203BE7">
        <w:instrText>-</w:instrText>
      </w:r>
      <w:r w:rsidR="00DD07AF">
        <w:rPr>
          <w:lang w:val="en-US"/>
        </w:rPr>
        <w:instrText>names</w:instrText>
      </w:r>
      <w:r w:rsidR="00DD07AF" w:rsidRPr="00203BE7">
        <w:instrText xml:space="preserve">" : </w:instrText>
      </w:r>
      <w:r w:rsidR="00DD07AF">
        <w:rPr>
          <w:lang w:val="en-US"/>
        </w:rPr>
        <w:instrText>false</w:instrText>
      </w:r>
      <w:r w:rsidR="00DD07AF" w:rsidRPr="00203BE7">
        <w:instrText>, "</w:instrText>
      </w:r>
      <w:r w:rsidR="00DD07AF">
        <w:rPr>
          <w:lang w:val="en-US"/>
        </w:rPr>
        <w:instrText>suffix</w:instrText>
      </w:r>
      <w:r w:rsidR="00DD07AF" w:rsidRPr="00203BE7">
        <w:instrText>" : "" }, { "</w:instrText>
      </w:r>
      <w:r w:rsidR="00DD07AF">
        <w:rPr>
          <w:lang w:val="en-US"/>
        </w:rPr>
        <w:instrText>dropping</w:instrText>
      </w:r>
      <w:r w:rsidR="00DD07AF" w:rsidRPr="00203BE7">
        <w:instrText>-</w:instrText>
      </w:r>
      <w:r w:rsidR="00DD07AF">
        <w:rPr>
          <w:lang w:val="en-US"/>
        </w:rPr>
        <w:instrText>particle</w:instrText>
      </w:r>
      <w:r w:rsidR="00DD07AF" w:rsidRPr="00203BE7">
        <w:instrText>" : "", "</w:instrText>
      </w:r>
      <w:r w:rsidR="00DD07AF">
        <w:rPr>
          <w:lang w:val="en-US"/>
        </w:rPr>
        <w:instrText>family</w:instrText>
      </w:r>
      <w:r w:rsidR="00DD07AF" w:rsidRPr="00203BE7">
        <w:instrText>" : "</w:instrText>
      </w:r>
      <w:r w:rsidR="00DD07AF">
        <w:rPr>
          <w:lang w:val="en-US"/>
        </w:rPr>
        <w:instrText>Bamidis</w:instrText>
      </w:r>
      <w:r w:rsidR="00DD07AF" w:rsidRPr="00203BE7">
        <w:instrText>", "</w:instrText>
      </w:r>
      <w:r w:rsidR="00DD07AF">
        <w:rPr>
          <w:lang w:val="en-US"/>
        </w:rPr>
        <w:instrText>given</w:instrText>
      </w:r>
      <w:r w:rsidR="00DD07AF" w:rsidRPr="00203BE7">
        <w:instrText>" : "</w:instrText>
      </w:r>
      <w:r w:rsidR="00DD07AF">
        <w:rPr>
          <w:lang w:val="en-US"/>
        </w:rPr>
        <w:instrText>PanagiotisD</w:instrText>
      </w:r>
      <w:r w:rsidR="00DD07AF" w:rsidRPr="00203BE7">
        <w:instrText>", "</w:instrText>
      </w:r>
      <w:r w:rsidR="00DD07AF">
        <w:rPr>
          <w:lang w:val="en-US"/>
        </w:rPr>
        <w:instrText>non</w:instrText>
      </w:r>
      <w:r w:rsidR="00DD07AF" w:rsidRPr="00203BE7">
        <w:instrText>-</w:instrText>
      </w:r>
      <w:r w:rsidR="00DD07AF">
        <w:rPr>
          <w:lang w:val="en-US"/>
        </w:rPr>
        <w:instrText>dropping</w:instrText>
      </w:r>
      <w:r w:rsidR="00DD07AF" w:rsidRPr="00203BE7">
        <w:instrText>-</w:instrText>
      </w:r>
      <w:r w:rsidR="00DD07AF">
        <w:rPr>
          <w:lang w:val="en-US"/>
        </w:rPr>
        <w:instrText>particle</w:instrText>
      </w:r>
      <w:r w:rsidR="00DD07AF" w:rsidRPr="00203BE7">
        <w:instrText>" : "", "</w:instrText>
      </w:r>
      <w:r w:rsidR="00DD07AF">
        <w:rPr>
          <w:lang w:val="en-US"/>
        </w:rPr>
        <w:instrText>parse</w:instrText>
      </w:r>
      <w:r w:rsidR="00DD07AF" w:rsidRPr="00203BE7">
        <w:instrText>-</w:instrText>
      </w:r>
      <w:r w:rsidR="00DD07AF">
        <w:rPr>
          <w:lang w:val="en-US"/>
        </w:rPr>
        <w:instrText>names</w:instrText>
      </w:r>
      <w:r w:rsidR="00DD07AF" w:rsidRPr="00203BE7">
        <w:instrText xml:space="preserve">" : </w:instrText>
      </w:r>
      <w:r w:rsidR="00DD07AF">
        <w:rPr>
          <w:lang w:val="en-US"/>
        </w:rPr>
        <w:instrText>false</w:instrText>
      </w:r>
      <w:r w:rsidR="00DD07AF" w:rsidRPr="00203BE7">
        <w:instrText>, "</w:instrText>
      </w:r>
      <w:r w:rsidR="00DD07AF">
        <w:rPr>
          <w:lang w:val="en-US"/>
        </w:rPr>
        <w:instrText>suffix</w:instrText>
      </w:r>
      <w:r w:rsidR="00DD07AF" w:rsidRPr="00203BE7">
        <w:instrText>" : "" } ], "</w:instrText>
      </w:r>
      <w:r w:rsidR="00DD07AF">
        <w:rPr>
          <w:lang w:val="en-US"/>
        </w:rPr>
        <w:instrText>container</w:instrText>
      </w:r>
      <w:r w:rsidR="00DD07AF" w:rsidRPr="00203BE7">
        <w:instrText>-</w:instrText>
      </w:r>
      <w:r w:rsidR="00DD07AF">
        <w:rPr>
          <w:lang w:val="en-US"/>
        </w:rPr>
        <w:instrText>title</w:instrText>
      </w:r>
      <w:r w:rsidR="00DD07AF" w:rsidRPr="00203BE7">
        <w:instrText>" : "9</w:instrText>
      </w:r>
      <w:r w:rsidR="00DD07AF">
        <w:rPr>
          <w:lang w:val="en-US"/>
        </w:rPr>
        <w:instrText>thInternationalConferencePErvasiveTechnologiesRelatedtoAssistiveEnvironments</w:instrText>
      </w:r>
      <w:r w:rsidR="00DD07AF" w:rsidRPr="00203BE7">
        <w:instrText xml:space="preserve"> (</w:instrText>
      </w:r>
      <w:r w:rsidR="00DD07AF">
        <w:rPr>
          <w:lang w:val="en-US"/>
        </w:rPr>
        <w:instrText>PETRA</w:instrText>
      </w:r>
      <w:r w:rsidR="00DD07AF" w:rsidRPr="00203BE7">
        <w:instrText>)", "</w:instrText>
      </w:r>
      <w:r w:rsidR="00DD07AF">
        <w:rPr>
          <w:lang w:val="en-US"/>
        </w:rPr>
        <w:instrText>id</w:instrText>
      </w:r>
      <w:r w:rsidR="00DD07AF" w:rsidRPr="00203BE7">
        <w:instrText>" : "</w:instrText>
      </w:r>
      <w:r w:rsidR="00DD07AF">
        <w:rPr>
          <w:lang w:val="en-US"/>
        </w:rPr>
        <w:instrText>ITEM</w:instrText>
      </w:r>
      <w:r w:rsidR="00DD07AF" w:rsidRPr="00203BE7">
        <w:instrText>-1", "</w:instrText>
      </w:r>
      <w:r w:rsidR="00DD07AF">
        <w:rPr>
          <w:lang w:val="en-US"/>
        </w:rPr>
        <w:instrText>issued</w:instrText>
      </w:r>
      <w:r w:rsidR="00DD07AF" w:rsidRPr="00203BE7">
        <w:instrText>" : { "</w:instrText>
      </w:r>
      <w:r w:rsidR="00DD07AF">
        <w:rPr>
          <w:lang w:val="en-US"/>
        </w:rPr>
        <w:instrText>date</w:instrText>
      </w:r>
      <w:r w:rsidR="00DD07AF" w:rsidRPr="00203BE7">
        <w:instrText>-</w:instrText>
      </w:r>
      <w:r w:rsidR="00DD07AF">
        <w:rPr>
          <w:lang w:val="en-US"/>
        </w:rPr>
        <w:instrText>parts</w:instrText>
      </w:r>
      <w:r w:rsidR="00DD07AF" w:rsidRPr="00203BE7">
        <w:instrText>" : [ [ "2016" ] ] }, "</w:instrText>
      </w:r>
      <w:r w:rsidR="00DD07AF">
        <w:rPr>
          <w:lang w:val="en-US"/>
        </w:rPr>
        <w:instrText>title</w:instrText>
      </w:r>
      <w:r w:rsidR="00DD07AF" w:rsidRPr="00203BE7">
        <w:instrText>" : "</w:instrText>
      </w:r>
      <w:r w:rsidR="00DD07AF">
        <w:rPr>
          <w:lang w:val="en-US"/>
        </w:rPr>
        <w:instrText>ThessalonikiActiveandHealthyAgeingLivingLab</w:instrText>
      </w:r>
      <w:r w:rsidR="00DD07AF" w:rsidRPr="00203BE7">
        <w:instrText xml:space="preserve">: </w:instrText>
      </w:r>
      <w:r w:rsidR="00DD07AF">
        <w:rPr>
          <w:lang w:val="en-US"/>
        </w:rPr>
        <w:instrText>theroadmapfromaspecificprojecttoalivinglabtowardsopenness</w:instrText>
      </w:r>
      <w:r w:rsidR="00DD07AF" w:rsidRPr="00203BE7">
        <w:instrText>", "</w:instrText>
      </w:r>
      <w:r w:rsidR="00DD07AF">
        <w:rPr>
          <w:lang w:val="en-US"/>
        </w:rPr>
        <w:instrText>type</w:instrText>
      </w:r>
      <w:r w:rsidR="00DD07AF" w:rsidRPr="00203BE7">
        <w:instrText>" : "</w:instrText>
      </w:r>
      <w:r w:rsidR="00DD07AF">
        <w:rPr>
          <w:lang w:val="en-US"/>
        </w:rPr>
        <w:instrText>paper</w:instrText>
      </w:r>
      <w:r w:rsidR="00DD07AF" w:rsidRPr="00203BE7">
        <w:instrText>-</w:instrText>
      </w:r>
      <w:r w:rsidR="00DD07AF">
        <w:rPr>
          <w:lang w:val="en-US"/>
        </w:rPr>
        <w:instrText>conference</w:instrText>
      </w:r>
      <w:r w:rsidR="00DD07AF" w:rsidRPr="00203BE7">
        <w:instrText>" }, "</w:instrText>
      </w:r>
      <w:r w:rsidR="00DD07AF">
        <w:rPr>
          <w:lang w:val="en-US"/>
        </w:rPr>
        <w:instrText>uris</w:instrText>
      </w:r>
      <w:r w:rsidR="00DD07AF" w:rsidRPr="00203BE7">
        <w:instrText>" : [ "</w:instrText>
      </w:r>
      <w:r w:rsidR="00DD07AF">
        <w:rPr>
          <w:lang w:val="en-US"/>
        </w:rPr>
        <w:instrText>http</w:instrText>
      </w:r>
      <w:r w:rsidR="00DD07AF" w:rsidRPr="00203BE7">
        <w:instrText>://</w:instrText>
      </w:r>
      <w:r w:rsidR="00DD07AF">
        <w:rPr>
          <w:lang w:val="en-US"/>
        </w:rPr>
        <w:instrText>www</w:instrText>
      </w:r>
      <w:r w:rsidR="00DD07AF" w:rsidRPr="00203BE7">
        <w:instrText>.</w:instrText>
      </w:r>
      <w:r w:rsidR="00DD07AF">
        <w:rPr>
          <w:lang w:val="en-US"/>
        </w:rPr>
        <w:instrText>mendeley</w:instrText>
      </w:r>
      <w:r w:rsidR="00DD07AF" w:rsidRPr="00203BE7">
        <w:instrText>.</w:instrText>
      </w:r>
      <w:r w:rsidR="00DD07AF">
        <w:rPr>
          <w:lang w:val="en-US"/>
        </w:rPr>
        <w:instrText>com</w:instrText>
      </w:r>
      <w:r w:rsidR="00DD07AF" w:rsidRPr="00203BE7">
        <w:instrText>/</w:instrText>
      </w:r>
      <w:r w:rsidR="00DD07AF">
        <w:rPr>
          <w:lang w:val="en-US"/>
        </w:rPr>
        <w:instrText>documents</w:instrText>
      </w:r>
      <w:r w:rsidR="00DD07AF" w:rsidRPr="00203BE7">
        <w:instrText>/?</w:instrText>
      </w:r>
      <w:r w:rsidR="00DD07AF">
        <w:rPr>
          <w:lang w:val="en-US"/>
        </w:rPr>
        <w:instrText>uuid</w:instrText>
      </w:r>
      <w:r w:rsidR="00DD07AF" w:rsidRPr="00203BE7">
        <w:instrText>=</w:instrText>
      </w:r>
      <w:r w:rsidR="00DD07AF">
        <w:rPr>
          <w:lang w:val="en-US"/>
        </w:rPr>
        <w:instrText>a</w:instrText>
      </w:r>
      <w:r w:rsidR="00DD07AF" w:rsidRPr="00203BE7">
        <w:instrText>48</w:instrText>
      </w:r>
      <w:r w:rsidR="00DD07AF">
        <w:rPr>
          <w:lang w:val="en-US"/>
        </w:rPr>
        <w:instrText>e</w:instrText>
      </w:r>
      <w:r w:rsidR="00DD07AF" w:rsidRPr="00203BE7">
        <w:instrText>5005-0</w:instrText>
      </w:r>
      <w:r w:rsidR="00DD07AF">
        <w:rPr>
          <w:lang w:val="en-US"/>
        </w:rPr>
        <w:instrText>e</w:instrText>
      </w:r>
      <w:r w:rsidR="00DD07AF" w:rsidRPr="00203BE7">
        <w:instrText>18-4</w:instrText>
      </w:r>
      <w:r w:rsidR="00DD07AF">
        <w:rPr>
          <w:lang w:val="en-US"/>
        </w:rPr>
        <w:instrText>d</w:instrText>
      </w:r>
      <w:r w:rsidR="00DD07AF" w:rsidRPr="00203BE7">
        <w:instrText>17-8</w:instrText>
      </w:r>
      <w:r w:rsidR="00DD07AF">
        <w:rPr>
          <w:lang w:val="en-US"/>
        </w:rPr>
        <w:instrText>a</w:instrText>
      </w:r>
      <w:r w:rsidR="00DD07AF" w:rsidRPr="00203BE7">
        <w:instrText>06-</w:instrText>
      </w:r>
      <w:r w:rsidR="00DD07AF">
        <w:rPr>
          <w:lang w:val="en-US"/>
        </w:rPr>
        <w:instrText>e</w:instrText>
      </w:r>
      <w:r w:rsidR="00DD07AF" w:rsidRPr="00203BE7">
        <w:instrText>434</w:instrText>
      </w:r>
      <w:r w:rsidR="00DD07AF">
        <w:rPr>
          <w:lang w:val="en-US"/>
        </w:rPr>
        <w:instrText>b</w:instrText>
      </w:r>
      <w:r w:rsidR="00DD07AF" w:rsidRPr="00203BE7">
        <w:instrText>4375</w:instrText>
      </w:r>
      <w:r w:rsidR="00DD07AF">
        <w:rPr>
          <w:lang w:val="en-US"/>
        </w:rPr>
        <w:instrText>ad</w:instrText>
      </w:r>
      <w:r w:rsidR="00DD07AF" w:rsidRPr="00203BE7">
        <w:instrText>2", "</w:instrText>
      </w:r>
      <w:r w:rsidR="00DD07AF">
        <w:rPr>
          <w:lang w:val="en-US"/>
        </w:rPr>
        <w:instrText>http</w:instrText>
      </w:r>
      <w:r w:rsidR="00DD07AF" w:rsidRPr="00203BE7">
        <w:instrText>://</w:instrText>
      </w:r>
      <w:r w:rsidR="00DD07AF">
        <w:rPr>
          <w:lang w:val="en-US"/>
        </w:rPr>
        <w:instrText>www</w:instrText>
      </w:r>
      <w:r w:rsidR="00DD07AF" w:rsidRPr="00203BE7">
        <w:instrText>.</w:instrText>
      </w:r>
      <w:r w:rsidR="00DD07AF">
        <w:rPr>
          <w:lang w:val="en-US"/>
        </w:rPr>
        <w:instrText>mendeley</w:instrText>
      </w:r>
      <w:r w:rsidR="00DD07AF" w:rsidRPr="00203BE7">
        <w:instrText>.</w:instrText>
      </w:r>
      <w:r w:rsidR="00DD07AF">
        <w:rPr>
          <w:lang w:val="en-US"/>
        </w:rPr>
        <w:instrText>com</w:instrText>
      </w:r>
      <w:r w:rsidR="00DD07AF" w:rsidRPr="00203BE7">
        <w:instrText>/</w:instrText>
      </w:r>
      <w:r w:rsidR="00DD07AF">
        <w:rPr>
          <w:lang w:val="en-US"/>
        </w:rPr>
        <w:instrText>documents</w:instrText>
      </w:r>
      <w:r w:rsidR="00DD07AF" w:rsidRPr="00203BE7">
        <w:instrText>/?</w:instrText>
      </w:r>
      <w:r w:rsidR="00DD07AF">
        <w:rPr>
          <w:lang w:val="en-US"/>
        </w:rPr>
        <w:instrText>uuid</w:instrText>
      </w:r>
      <w:r w:rsidR="00DD07AF" w:rsidRPr="00203BE7">
        <w:instrText>=6178</w:instrText>
      </w:r>
      <w:r w:rsidR="00DD07AF">
        <w:rPr>
          <w:lang w:val="en-US"/>
        </w:rPr>
        <w:instrText>c</w:instrText>
      </w:r>
      <w:r w:rsidR="00DD07AF" w:rsidRPr="00203BE7">
        <w:instrText>78</w:instrText>
      </w:r>
      <w:r w:rsidR="00DD07AF">
        <w:rPr>
          <w:lang w:val="en-US"/>
        </w:rPr>
        <w:instrText>d</w:instrText>
      </w:r>
      <w:r w:rsidR="00DD07AF" w:rsidRPr="00203BE7">
        <w:instrText>-30</w:instrText>
      </w:r>
      <w:r w:rsidR="00DD07AF">
        <w:rPr>
          <w:lang w:val="en-US"/>
        </w:rPr>
        <w:instrText>e</w:instrText>
      </w:r>
      <w:r w:rsidR="00DD07AF" w:rsidRPr="00203BE7">
        <w:instrText>0-43</w:instrText>
      </w:r>
      <w:r w:rsidR="00DD07AF">
        <w:rPr>
          <w:lang w:val="en-US"/>
        </w:rPr>
        <w:instrText>aa</w:instrText>
      </w:r>
      <w:r w:rsidR="00DD07AF" w:rsidRPr="00203BE7">
        <w:instrText>-9</w:instrText>
      </w:r>
      <w:r w:rsidR="00DD07AF">
        <w:rPr>
          <w:lang w:val="en-US"/>
        </w:rPr>
        <w:instrText>e</w:instrText>
      </w:r>
      <w:r w:rsidR="00DD07AF" w:rsidRPr="00203BE7">
        <w:instrText>01-5</w:instrText>
      </w:r>
      <w:r w:rsidR="00DD07AF">
        <w:rPr>
          <w:lang w:val="en-US"/>
        </w:rPr>
        <w:instrText>b</w:instrText>
      </w:r>
      <w:r w:rsidR="00DD07AF" w:rsidRPr="00203BE7">
        <w:instrText>7</w:instrText>
      </w:r>
      <w:r w:rsidR="00DD07AF">
        <w:rPr>
          <w:lang w:val="en-US"/>
        </w:rPr>
        <w:instrText>a</w:instrText>
      </w:r>
      <w:r w:rsidR="00DD07AF" w:rsidRPr="00203BE7">
        <w:instrText>9</w:instrText>
      </w:r>
      <w:r w:rsidR="00DD07AF">
        <w:rPr>
          <w:lang w:val="en-US"/>
        </w:rPr>
        <w:instrText>f</w:instrText>
      </w:r>
      <w:r w:rsidR="00DD07AF" w:rsidRPr="00203BE7">
        <w:instrText>2633</w:instrText>
      </w:r>
      <w:r w:rsidR="00DD07AF">
        <w:rPr>
          <w:lang w:val="en-US"/>
        </w:rPr>
        <w:instrText>fa</w:instrText>
      </w:r>
      <w:r w:rsidR="00DD07AF" w:rsidRPr="00203BE7">
        <w:instrText>" ] } ], "</w:instrText>
      </w:r>
      <w:r w:rsidR="00DD07AF">
        <w:rPr>
          <w:lang w:val="en-US"/>
        </w:rPr>
        <w:instrText>mendeley</w:instrText>
      </w:r>
      <w:r w:rsidR="00DD07AF" w:rsidRPr="00203BE7">
        <w:instrText>" : { "</w:instrText>
      </w:r>
      <w:r w:rsidR="00DD07AF">
        <w:rPr>
          <w:lang w:val="en-US"/>
        </w:rPr>
        <w:instrText>formattedCitation</w:instrText>
      </w:r>
      <w:r w:rsidR="00DD07AF" w:rsidRPr="00203BE7">
        <w:instrText>" : "(</w:instrText>
      </w:r>
      <w:r w:rsidR="00DD07AF">
        <w:rPr>
          <w:lang w:val="en-US"/>
        </w:rPr>
        <w:instrText>E</w:instrText>
      </w:r>
      <w:r w:rsidR="00DD07AF" w:rsidRPr="00203BE7">
        <w:instrText xml:space="preserve">. </w:instrText>
      </w:r>
      <w:r w:rsidR="00DD07AF">
        <w:rPr>
          <w:lang w:val="en-US"/>
        </w:rPr>
        <w:instrText>Konstantinidis</w:instrText>
      </w:r>
      <w:r w:rsidR="00DD07AF" w:rsidRPr="00203BE7">
        <w:instrText xml:space="preserve">, </w:instrText>
      </w:r>
      <w:r w:rsidR="00DD07AF">
        <w:rPr>
          <w:lang w:val="en-US"/>
        </w:rPr>
        <w:instrText>Billis</w:instrText>
      </w:r>
      <w:r w:rsidR="00DD07AF" w:rsidRPr="00203BE7">
        <w:instrText xml:space="preserve">, </w:instrText>
      </w:r>
      <w:r w:rsidR="00DD07AF">
        <w:rPr>
          <w:lang w:val="en-US"/>
        </w:rPr>
        <w:instrText>Bratsas</w:instrText>
      </w:r>
      <w:r w:rsidR="00DD07AF" w:rsidRPr="00203BE7">
        <w:instrText xml:space="preserve">, </w:instrText>
      </w:r>
      <w:r w:rsidR="00DD07AF">
        <w:rPr>
          <w:lang w:val="en-US"/>
        </w:rPr>
        <w:instrText>Siountas</w:instrText>
      </w:r>
      <w:r w:rsidR="00DD07AF" w:rsidRPr="00203BE7">
        <w:instrText>, &amp;</w:instrText>
      </w:r>
      <w:r w:rsidR="00DD07AF">
        <w:rPr>
          <w:lang w:val="en-US"/>
        </w:rPr>
        <w:instrText>Bamidis</w:instrText>
      </w:r>
      <w:r w:rsidR="00DD07AF" w:rsidRPr="00203BE7">
        <w:instrText>, 2016)", "</w:instrText>
      </w:r>
      <w:r w:rsidR="00DD07AF">
        <w:rPr>
          <w:lang w:val="en-US"/>
        </w:rPr>
        <w:instrText>plainTextFormattedCitation</w:instrText>
      </w:r>
      <w:r w:rsidR="00DD07AF" w:rsidRPr="00203BE7">
        <w:instrText>" : "(</w:instrText>
      </w:r>
      <w:r w:rsidR="00DD07AF">
        <w:rPr>
          <w:lang w:val="en-US"/>
        </w:rPr>
        <w:instrText>E</w:instrText>
      </w:r>
      <w:r w:rsidR="00DD07AF" w:rsidRPr="00203BE7">
        <w:instrText xml:space="preserve">. </w:instrText>
      </w:r>
      <w:r w:rsidR="00DD07AF">
        <w:rPr>
          <w:lang w:val="en-US"/>
        </w:rPr>
        <w:instrText>Konstantinidis</w:instrText>
      </w:r>
      <w:r w:rsidR="00DD07AF" w:rsidRPr="00203BE7">
        <w:instrText xml:space="preserve">, </w:instrText>
      </w:r>
      <w:r w:rsidR="00DD07AF">
        <w:rPr>
          <w:lang w:val="en-US"/>
        </w:rPr>
        <w:instrText>Billis</w:instrText>
      </w:r>
      <w:r w:rsidR="00DD07AF" w:rsidRPr="00203BE7">
        <w:instrText xml:space="preserve">, </w:instrText>
      </w:r>
      <w:r w:rsidR="00DD07AF">
        <w:rPr>
          <w:lang w:val="en-US"/>
        </w:rPr>
        <w:instrText>Bratsas</w:instrText>
      </w:r>
      <w:r w:rsidR="00DD07AF" w:rsidRPr="00203BE7">
        <w:instrText xml:space="preserve">, </w:instrText>
      </w:r>
      <w:r w:rsidR="00DD07AF">
        <w:rPr>
          <w:lang w:val="en-US"/>
        </w:rPr>
        <w:instrText>Siountas</w:instrText>
      </w:r>
      <w:r w:rsidR="00DD07AF" w:rsidRPr="00203BE7">
        <w:instrText>, &amp;</w:instrText>
      </w:r>
      <w:r w:rsidR="00DD07AF">
        <w:rPr>
          <w:lang w:val="en-US"/>
        </w:rPr>
        <w:instrText>Bamidis</w:instrText>
      </w:r>
      <w:r w:rsidR="00DD07AF" w:rsidRPr="00203BE7">
        <w:instrText>, 2016)", "</w:instrText>
      </w:r>
      <w:r w:rsidR="00DD07AF">
        <w:rPr>
          <w:lang w:val="en-US"/>
        </w:rPr>
        <w:instrText>previouslyFormattedCitation</w:instrText>
      </w:r>
      <w:r w:rsidR="00DD07AF" w:rsidRPr="00203BE7">
        <w:instrText>" : "(</w:instrText>
      </w:r>
      <w:r w:rsidR="00DD07AF">
        <w:rPr>
          <w:lang w:val="en-US"/>
        </w:rPr>
        <w:instrText>E</w:instrText>
      </w:r>
      <w:r w:rsidR="00DD07AF" w:rsidRPr="00203BE7">
        <w:instrText xml:space="preserve">. </w:instrText>
      </w:r>
      <w:r w:rsidR="00DD07AF">
        <w:rPr>
          <w:lang w:val="en-US"/>
        </w:rPr>
        <w:instrText>Konstantinidis</w:instrText>
      </w:r>
      <w:r w:rsidR="00DD07AF" w:rsidRPr="00203BE7">
        <w:instrText xml:space="preserve">, </w:instrText>
      </w:r>
      <w:r w:rsidR="00DD07AF">
        <w:rPr>
          <w:lang w:val="en-US"/>
        </w:rPr>
        <w:instrText>Billis</w:instrText>
      </w:r>
      <w:r w:rsidR="00DD07AF" w:rsidRPr="00203BE7">
        <w:instrText xml:space="preserve">, </w:instrText>
      </w:r>
      <w:r w:rsidR="00DD07AF">
        <w:rPr>
          <w:lang w:val="en-US"/>
        </w:rPr>
        <w:instrText>Bratsas</w:instrText>
      </w:r>
      <w:r w:rsidR="00DD07AF" w:rsidRPr="00203BE7">
        <w:instrText xml:space="preserve">, </w:instrText>
      </w:r>
      <w:r w:rsidR="00DD07AF">
        <w:rPr>
          <w:lang w:val="en-US"/>
        </w:rPr>
        <w:instrText>Siountas</w:instrText>
      </w:r>
      <w:r w:rsidR="00DD07AF" w:rsidRPr="00203BE7">
        <w:instrText>, &amp;</w:instrText>
      </w:r>
      <w:r w:rsidR="00DD07AF">
        <w:rPr>
          <w:lang w:val="en-US"/>
        </w:rPr>
        <w:instrText>Bamidis</w:instrText>
      </w:r>
      <w:r w:rsidR="00DD07AF" w:rsidRPr="00203BE7">
        <w:instrText>, 2016)" }, "</w:instrText>
      </w:r>
      <w:r w:rsidR="00DD07AF">
        <w:rPr>
          <w:lang w:val="en-US"/>
        </w:rPr>
        <w:instrText>properties</w:instrText>
      </w:r>
      <w:r w:rsidR="00DD07AF" w:rsidRPr="00203BE7">
        <w:instrText>" : { "</w:instrText>
      </w:r>
      <w:r w:rsidR="00DD07AF">
        <w:rPr>
          <w:lang w:val="en-US"/>
        </w:rPr>
        <w:instrText>noteIndex</w:instrText>
      </w:r>
      <w:r w:rsidR="00DD07AF" w:rsidRPr="00203BE7">
        <w:instrText>" : 0 }, "</w:instrText>
      </w:r>
      <w:r w:rsidR="00DD07AF">
        <w:rPr>
          <w:lang w:val="en-US"/>
        </w:rPr>
        <w:instrText>schema</w:instrText>
      </w:r>
      <w:r w:rsidR="00DD07AF" w:rsidRPr="00203BE7">
        <w:instrText>" : "</w:instrText>
      </w:r>
      <w:r w:rsidR="00DD07AF">
        <w:rPr>
          <w:lang w:val="en-US"/>
        </w:rPr>
        <w:instrText>https</w:instrText>
      </w:r>
      <w:r w:rsidR="00DD07AF" w:rsidRPr="00203BE7">
        <w:instrText>://</w:instrText>
      </w:r>
      <w:r w:rsidR="00DD07AF">
        <w:rPr>
          <w:lang w:val="en-US"/>
        </w:rPr>
        <w:instrText>github</w:instrText>
      </w:r>
      <w:r w:rsidR="00DD07AF" w:rsidRPr="00203BE7">
        <w:instrText>.</w:instrText>
      </w:r>
      <w:r w:rsidR="00DD07AF">
        <w:rPr>
          <w:lang w:val="en-US"/>
        </w:rPr>
        <w:instrText>com</w:instrText>
      </w:r>
      <w:r w:rsidR="00DD07AF" w:rsidRPr="00203BE7">
        <w:instrText>/</w:instrText>
      </w:r>
      <w:r w:rsidR="00DD07AF">
        <w:rPr>
          <w:lang w:val="en-US"/>
        </w:rPr>
        <w:instrText>citation</w:instrText>
      </w:r>
      <w:r w:rsidR="00DD07AF" w:rsidRPr="00203BE7">
        <w:instrText>-</w:instrText>
      </w:r>
      <w:r w:rsidR="00DD07AF">
        <w:rPr>
          <w:lang w:val="en-US"/>
        </w:rPr>
        <w:instrText>style</w:instrText>
      </w:r>
      <w:r w:rsidR="00DD07AF" w:rsidRPr="00203BE7">
        <w:instrText>-</w:instrText>
      </w:r>
      <w:r w:rsidR="00DD07AF">
        <w:rPr>
          <w:lang w:val="en-US"/>
        </w:rPr>
        <w:instrText>language</w:instrText>
      </w:r>
      <w:r w:rsidR="00DD07AF" w:rsidRPr="00203BE7">
        <w:instrText>/</w:instrText>
      </w:r>
      <w:r w:rsidR="00DD07AF">
        <w:rPr>
          <w:lang w:val="en-US"/>
        </w:rPr>
        <w:instrText>schema</w:instrText>
      </w:r>
      <w:r w:rsidR="00DD07AF" w:rsidRPr="00203BE7">
        <w:instrText>/</w:instrText>
      </w:r>
      <w:r w:rsidR="00DD07AF">
        <w:rPr>
          <w:lang w:val="en-US"/>
        </w:rPr>
        <w:instrText>raw</w:instrText>
      </w:r>
      <w:r w:rsidR="00DD07AF" w:rsidRPr="00203BE7">
        <w:instrText>/</w:instrText>
      </w:r>
      <w:r w:rsidR="00DD07AF">
        <w:rPr>
          <w:lang w:val="en-US"/>
        </w:rPr>
        <w:instrText>master</w:instrText>
      </w:r>
      <w:r w:rsidR="00DD07AF" w:rsidRPr="00203BE7">
        <w:instrText>/</w:instrText>
      </w:r>
      <w:r w:rsidR="00DD07AF">
        <w:rPr>
          <w:lang w:val="en-US"/>
        </w:rPr>
        <w:instrText>csl</w:instrText>
      </w:r>
      <w:r w:rsidR="00DD07AF" w:rsidRPr="00203BE7">
        <w:instrText>-</w:instrText>
      </w:r>
      <w:r w:rsidR="00DD07AF">
        <w:rPr>
          <w:lang w:val="en-US"/>
        </w:rPr>
        <w:instrText>citation</w:instrText>
      </w:r>
      <w:r w:rsidR="00DD07AF" w:rsidRPr="00203BE7">
        <w:instrText>.</w:instrText>
      </w:r>
      <w:r w:rsidR="00DD07AF">
        <w:rPr>
          <w:lang w:val="en-US"/>
        </w:rPr>
        <w:instrText>json</w:instrText>
      </w:r>
      <w:r w:rsidR="00DD07AF" w:rsidRPr="00203BE7">
        <w:instrText>" }</w:instrText>
      </w:r>
      <w:r w:rsidR="00071CF4">
        <w:rPr>
          <w:lang w:val="en-US"/>
        </w:rPr>
        <w:fldChar w:fldCharType="separate"/>
      </w:r>
      <w:r w:rsidR="009B293D" w:rsidRPr="009B293D">
        <w:rPr>
          <w:noProof/>
        </w:rPr>
        <w:t>(E. Konstantinidis, Billis, Bratsas, Siountas, &amp; Bamidis, 2016)</w:t>
      </w:r>
      <w:r w:rsidR="00071CF4">
        <w:rPr>
          <w:lang w:val="en-US"/>
        </w:rPr>
        <w:fldChar w:fldCharType="end"/>
      </w:r>
      <w:r w:rsidR="00BF5F00">
        <w:t xml:space="preserve"> στο εργαστήριο Ιατρικής Φυσικής του Αριστοτελείου Πανεπιστημίου Θεσσαλονίκης (</w:t>
      </w:r>
      <w:hyperlink r:id="rId11" w:history="1">
        <w:r w:rsidR="00BF5F00" w:rsidRPr="00207092">
          <w:rPr>
            <w:rStyle w:val="Hyperlink"/>
          </w:rPr>
          <w:t>http://aha-livinglabs.com</w:t>
        </w:r>
      </w:hyperlink>
      <w:r w:rsidR="00CF4C39" w:rsidRPr="00CC3D33">
        <w:t>)</w:t>
      </w:r>
      <w:r w:rsidR="00BF5F00">
        <w:t>.</w:t>
      </w:r>
      <w:r w:rsidR="00B83036">
        <w:t>Το ζωντανό εργαστήριο</w:t>
      </w:r>
      <w:r w:rsidR="00CF4C39" w:rsidRPr="00CC3D33">
        <w:t>,</w:t>
      </w:r>
      <w:r w:rsidR="00071CF4">
        <w:fldChar w:fldCharType="begin"/>
      </w:r>
      <w:r w:rsidR="002C35BF">
        <w:instrText xml:space="preserve"> REF _Ref463345215 \h </w:instrText>
      </w:r>
      <w:r w:rsidR="00071CF4">
        <w:fldChar w:fldCharType="separate"/>
      </w:r>
      <w:r w:rsidR="002C35BF">
        <w:t xml:space="preserve">Εικόνα </w:t>
      </w:r>
      <w:r w:rsidR="002C35BF">
        <w:rPr>
          <w:noProof/>
        </w:rPr>
        <w:t>1</w:t>
      </w:r>
      <w:r w:rsidR="00071CF4">
        <w:fldChar w:fldCharType="end"/>
      </w:r>
      <w:ins w:id="642" w:author="Koft" w:date="2016-10-26T19:03:00Z">
        <w:r w:rsidR="00071CF4" w:rsidRPr="00071CF4">
          <w:rPr>
            <w:rPrChange w:id="643" w:author="Koft" w:date="2016-10-26T19:04:00Z">
              <w:rPr>
                <w:lang w:val="en-US"/>
              </w:rPr>
            </w:rPrChange>
          </w:rPr>
          <w:t xml:space="preserve"> </w:t>
        </w:r>
      </w:ins>
      <w:r w:rsidR="00B83036">
        <w:t>προσομοιάζει ένα περιβάλλον σπιτιού με κουζίνα, καθιστικό και τραπεζαρία.</w:t>
      </w:r>
      <w:r w:rsidR="00153D8D">
        <w:t>Χρησιμοποιείται για συμπεριφορικές μελέτες ηλικιωμένων ατόμων αλλά και άλλου είδους μελέτες όπως στην περίπτωσή μας.</w:t>
      </w:r>
      <w:r w:rsidR="003700E8">
        <w:t>Παρόλα αυτά, για τις ανάγκες της εργασίας η καταγραφή των δεδομένων έγινε με ιδανικες συνθήκες και</w:t>
      </w:r>
      <w:r>
        <w:t xml:space="preserve"> τα δεδομένα μας κρίνονται εργαστηριακά και ιδανικά και όχι πραγματικών συνθηκών.</w:t>
      </w:r>
    </w:p>
    <w:p w:rsidR="001C3C46" w:rsidRDefault="00520881" w:rsidP="00CC3D33">
      <w:pPr>
        <w:keepNext/>
        <w:ind w:firstLine="720"/>
        <w:jc w:val="both"/>
      </w:pPr>
      <w:r>
        <w:rPr>
          <w:noProof/>
          <w:lang w:eastAsia="el-GR"/>
        </w:rPr>
        <w:drawing>
          <wp:inline distT="0" distB="0" distL="0" distR="0">
            <wp:extent cx="4095115" cy="2783205"/>
            <wp:effectExtent l="0" t="0" r="635" b="0"/>
            <wp:docPr id="19" name="Picture 1" descr="Thess-AHALL-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s-AHALL-logos"/>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5115" cy="2783205"/>
                    </a:xfrm>
                    <a:prstGeom prst="rect">
                      <a:avLst/>
                    </a:prstGeom>
                    <a:noFill/>
                    <a:ln>
                      <a:noFill/>
                    </a:ln>
                  </pic:spPr>
                </pic:pic>
              </a:graphicData>
            </a:graphic>
          </wp:inline>
        </w:drawing>
      </w:r>
    </w:p>
    <w:p w:rsidR="001C3C46" w:rsidRDefault="002C35BF" w:rsidP="00CC3D33">
      <w:pPr>
        <w:pStyle w:val="Caption"/>
        <w:jc w:val="both"/>
      </w:pPr>
      <w:bookmarkStart w:id="644" w:name="_Ref463345215"/>
      <w:r>
        <w:t xml:space="preserve">Εικόνα </w:t>
      </w:r>
      <w:r w:rsidR="00071CF4">
        <w:fldChar w:fldCharType="begin"/>
      </w:r>
      <w:r>
        <w:instrText xml:space="preserve"> SEQ Εικόνα \* ARABIC </w:instrText>
      </w:r>
      <w:r w:rsidR="00071CF4">
        <w:fldChar w:fldCharType="separate"/>
      </w:r>
      <w:r w:rsidR="000A7E50">
        <w:rPr>
          <w:noProof/>
        </w:rPr>
        <w:t>1</w:t>
      </w:r>
      <w:r w:rsidR="00071CF4">
        <w:fldChar w:fldCharType="end"/>
      </w:r>
      <w:bookmarkEnd w:id="644"/>
      <w:r>
        <w:t>: Αναπαράσταση του εργαστηρίου συλλογής δεδομένων</w:t>
      </w:r>
      <w:r w:rsidR="00DD07AF">
        <w:t>.</w:t>
      </w:r>
    </w:p>
    <w:p w:rsidR="00E01EB1" w:rsidRPr="003C3057" w:rsidRDefault="00E01EB1" w:rsidP="00CC3D33">
      <w:pPr>
        <w:ind w:firstLine="720"/>
        <w:jc w:val="both"/>
      </w:pPr>
      <w:r w:rsidRPr="0041785D">
        <w:t xml:space="preserve">Οι μετρήσεις έγιναν με τη χρήση της συσκευής </w:t>
      </w:r>
      <w:r w:rsidRPr="0041785D">
        <w:rPr>
          <w:lang w:val="en-US"/>
        </w:rPr>
        <w:t>Kinect</w:t>
      </w:r>
      <w:r w:rsidR="003700E8">
        <w:rPr>
          <w:rStyle w:val="FootnoteReference"/>
          <w:lang w:val="en-US"/>
        </w:rPr>
        <w:footnoteReference w:id="2"/>
      </w:r>
      <w:r w:rsidR="00BF3235" w:rsidRPr="00BF3235">
        <w:t xml:space="preserve"> (</w:t>
      </w:r>
      <w:r w:rsidR="003700E8">
        <w:t>πρώτη έκδοση)</w:t>
      </w:r>
      <w:r w:rsidRPr="0041785D">
        <w:t xml:space="preserve"> της </w:t>
      </w:r>
      <w:r w:rsidRPr="0041785D">
        <w:rPr>
          <w:lang w:val="en-US"/>
        </w:rPr>
        <w:t>Microsoft</w:t>
      </w:r>
      <w:r w:rsidRPr="0041785D">
        <w:t>, μιας συσκευής εφοδιασμένης με μια “</w:t>
      </w:r>
      <w:r w:rsidRPr="0041785D">
        <w:rPr>
          <w:lang w:val="en-US"/>
        </w:rPr>
        <w:t>RGB</w:t>
      </w:r>
      <w:r w:rsidRPr="0041785D">
        <w:t xml:space="preserve">” κάμερας που ανιχνεύει την κίνηση στο τρισδιάστατο χώρο. Η συσκευή διαθέτει αισθητήρα βάθους, </w:t>
      </w:r>
      <w:r w:rsidRPr="0041785D">
        <w:rPr>
          <w:rFonts w:cs="Arial"/>
          <w:shd w:val="clear" w:color="auto" w:fill="FFFFFF"/>
        </w:rPr>
        <w:t xml:space="preserve">multi-array μικρόφωνο και είναι ικανό να παρέχει πλήρη σωματική απεικόνιση 3D, καταγραφή κίνησης, αναγνώριση προσώπου και δυνατότητες αναγνώρισης φωνής. Ο αισθητήρας βάθους αποτελείται από ένα υπέρυθρο προβολέα λέιζερ σε συνδυασμό με ένα μονόχρωμο αισθητήρα CMOS, ο οποίος καταγράφει δεδομένα βίντεο σε 3D κάτω από οποιεσδήποτε συνθήκες φωτισμού. Κάνοντας χρήση </w:t>
      </w:r>
      <w:r w:rsidR="00E67E51" w:rsidRPr="0041785D">
        <w:rPr>
          <w:rFonts w:cs="Arial"/>
          <w:shd w:val="clear" w:color="auto" w:fill="FFFFFF"/>
        </w:rPr>
        <w:t>τρισδιάστατων</w:t>
      </w:r>
      <w:r w:rsidRPr="0041785D">
        <w:rPr>
          <w:rFonts w:cs="Arial"/>
          <w:shd w:val="clear" w:color="auto" w:fill="FFFFFF"/>
        </w:rPr>
        <w:t xml:space="preserve"> συντεταγμένων για τον προσδιορισμό του ατόμου στο χώρο,</w:t>
      </w:r>
      <w:r w:rsidRPr="0041785D">
        <w:t xml:space="preserve"> αναγνωρίζει έναν σκελετό σε απόσταση 82cm εώς</w:t>
      </w:r>
      <w:ins w:id="645" w:author="Koft" w:date="2016-10-26T19:04:00Z">
        <w:r w:rsidR="00071CF4" w:rsidRPr="00071CF4">
          <w:rPr>
            <w:rPrChange w:id="646" w:author="Koft" w:date="2016-10-26T19:04:00Z">
              <w:rPr>
                <w:lang w:val="en-US"/>
              </w:rPr>
            </w:rPrChange>
          </w:rPr>
          <w:t xml:space="preserve"> </w:t>
        </w:r>
      </w:ins>
      <w:r w:rsidRPr="0041785D">
        <w:t xml:space="preserve">400cm από την κάμερα και μέγιστη γωνία καταγραφής 57 </w:t>
      </w:r>
      <w:r w:rsidRPr="0041785D">
        <w:lastRenderedPageBreak/>
        <w:t>μοιρών στον οριζόντια άξονα της κίνησης και</w:t>
      </w:r>
      <w:ins w:id="647" w:author="Koft" w:date="2016-10-26T19:05:00Z">
        <w:r w:rsidR="00071CF4" w:rsidRPr="00071CF4">
          <w:rPr>
            <w:rPrChange w:id="648" w:author="Koft" w:date="2016-10-26T19:05:00Z">
              <w:rPr>
                <w:lang w:val="en-US"/>
              </w:rPr>
            </w:rPrChange>
          </w:rPr>
          <w:t xml:space="preserve"> </w:t>
        </w:r>
      </w:ins>
      <w:r w:rsidRPr="0041785D">
        <w:t>43 μοιρών στον κατακόρυφο και έχοντας βέλτιστη καταγραφή όταν τοποθετηθεί 1</w:t>
      </w:r>
      <w:r w:rsidR="008F5231">
        <w:t xml:space="preserve"> μέτρο</w:t>
      </w:r>
      <w:r w:rsidRPr="0041785D">
        <w:t xml:space="preserve"> πάνω από το έδαφος, όπως έγινε και κατά τη συλλογή</w:t>
      </w:r>
      <w:r>
        <w:t xml:space="preserve"> δεδομένων της παρούσας εργασίας. Για πρόσθετες τεχνικές λεπτομέρειες πάνω στον αισθητήρα </w:t>
      </w:r>
      <w:r>
        <w:rPr>
          <w:lang w:val="en-US"/>
        </w:rPr>
        <w:t>Kinect</w:t>
      </w:r>
      <w:r w:rsidRPr="00BB42AE">
        <w:t xml:space="preserve">, </w:t>
      </w:r>
      <w:r>
        <w:t>ο αναγνώστης παραπέμπεται στο</w:t>
      </w:r>
      <w:r w:rsidR="008F5231">
        <w:t xml:space="preserve"> έργο των</w:t>
      </w:r>
      <w:ins w:id="649" w:author="Koft" w:date="2016-10-26T19:04:00Z">
        <w:r w:rsidR="00071CF4" w:rsidRPr="00071CF4">
          <w:rPr>
            <w:rPrChange w:id="650" w:author="Koft" w:date="2016-10-26T19:05:00Z">
              <w:rPr>
                <w:lang w:val="en-US"/>
              </w:rPr>
            </w:rPrChange>
          </w:rPr>
          <w:t xml:space="preserve"> </w:t>
        </w:r>
      </w:ins>
      <w:r w:rsidR="00071CF4">
        <w:fldChar w:fldCharType="begin" w:fldLock="1"/>
      </w:r>
      <w:r w:rsidR="009B293D">
        <w:instrText>ADDIN CSL_CITATION { "citationItems" : [ { "id" : "ITEM-1", "itemData" : { "ISBN" : "9781612083209", "ISSN" : "23084448", "abstract" : "With the advent of the Microsoft Kinect sensor, skeleton coordinate systems have become an active part of interactive multimedia applications. The skeleton coordinate data captured by the Kinect sensor can be used to compare the similarity of remote users\u2019 motions in remote training systems. However, this approach is limited in that the remote users\u2019 initial positions have to be at the same position and face the sensor with the same angle. This paper proposes a Kinect Skeleton Coordinate Calibration (KSCC) algorithm to calibrate the remote user\u2019s arbitrary initial positions, thereby removing the above limitations on the initial positions and angles. It collects the remote user\u2019s initial position data, and calculates the initial centre coordinate of the user and initial angle between user and Kinect sensor. After the collection and calculation, all skeleton coordinates are transformed to a universal coordinate system according to the i</w:instrText>
      </w:r>
      <w:r w:rsidR="00071CF4" w:rsidRPr="00071CF4">
        <w:rPr>
          <w:lang w:val="en-US"/>
          <w:rPrChange w:id="651" w:author="Koft" w:date="2016-10-26T18:55:00Z">
            <w:rPr/>
          </w:rPrChange>
        </w:rPr>
        <w:instrText>nitial</w:instrText>
      </w:r>
      <w:r w:rsidR="00071CF4" w:rsidRPr="00236BC4">
        <w:rPr>
          <w:rPrChange w:id="652" w:author="Koft" w:date="2018-03-14T14:18:00Z">
            <w:rPr/>
          </w:rPrChange>
        </w:rPr>
        <w:instrText xml:space="preserve"> </w:instrText>
      </w:r>
      <w:r w:rsidR="00071CF4" w:rsidRPr="00071CF4">
        <w:rPr>
          <w:lang w:val="en-US"/>
          <w:rPrChange w:id="653" w:author="Koft" w:date="2016-10-26T18:55:00Z">
            <w:rPr/>
          </w:rPrChange>
        </w:rPr>
        <w:instrText>centre</w:instrText>
      </w:r>
      <w:r w:rsidR="00071CF4" w:rsidRPr="00236BC4">
        <w:rPr>
          <w:rPrChange w:id="654" w:author="Koft" w:date="2018-03-14T14:18:00Z">
            <w:rPr/>
          </w:rPrChange>
        </w:rPr>
        <w:instrText xml:space="preserve"> </w:instrText>
      </w:r>
      <w:r w:rsidR="00071CF4" w:rsidRPr="00071CF4">
        <w:rPr>
          <w:lang w:val="en-US"/>
          <w:rPrChange w:id="655" w:author="Koft" w:date="2016-10-26T18:55:00Z">
            <w:rPr/>
          </w:rPrChange>
        </w:rPr>
        <w:instrText>coordinate</w:instrText>
      </w:r>
      <w:r w:rsidR="00071CF4" w:rsidRPr="00236BC4">
        <w:rPr>
          <w:rPrChange w:id="656" w:author="Koft" w:date="2018-03-14T14:18:00Z">
            <w:rPr/>
          </w:rPrChange>
        </w:rPr>
        <w:instrText xml:space="preserve"> </w:instrText>
      </w:r>
      <w:r w:rsidR="00071CF4" w:rsidRPr="00071CF4">
        <w:rPr>
          <w:lang w:val="en-US"/>
          <w:rPrChange w:id="657" w:author="Koft" w:date="2016-10-26T18:55:00Z">
            <w:rPr/>
          </w:rPrChange>
        </w:rPr>
        <w:instrText>and</w:instrText>
      </w:r>
      <w:r w:rsidR="00071CF4" w:rsidRPr="00236BC4">
        <w:rPr>
          <w:rPrChange w:id="658" w:author="Koft" w:date="2018-03-14T14:18:00Z">
            <w:rPr/>
          </w:rPrChange>
        </w:rPr>
        <w:instrText xml:space="preserve"> </w:instrText>
      </w:r>
      <w:r w:rsidR="00071CF4" w:rsidRPr="00071CF4">
        <w:rPr>
          <w:lang w:val="en-US"/>
          <w:rPrChange w:id="659" w:author="Koft" w:date="2016-10-26T18:55:00Z">
            <w:rPr/>
          </w:rPrChange>
        </w:rPr>
        <w:instrText>rotated</w:instrText>
      </w:r>
      <w:r w:rsidR="00071CF4" w:rsidRPr="00236BC4">
        <w:rPr>
          <w:rPrChange w:id="660" w:author="Koft" w:date="2018-03-14T14:18:00Z">
            <w:rPr/>
          </w:rPrChange>
        </w:rPr>
        <w:instrText xml:space="preserve"> </w:instrText>
      </w:r>
      <w:r w:rsidR="00071CF4" w:rsidRPr="00071CF4">
        <w:rPr>
          <w:lang w:val="en-US"/>
          <w:rPrChange w:id="661" w:author="Koft" w:date="2016-10-26T18:55:00Z">
            <w:rPr/>
          </w:rPrChange>
        </w:rPr>
        <w:instrText>by</w:instrText>
      </w:r>
      <w:r w:rsidR="00071CF4" w:rsidRPr="00236BC4">
        <w:rPr>
          <w:rPrChange w:id="662" w:author="Koft" w:date="2018-03-14T14:18:00Z">
            <w:rPr/>
          </w:rPrChange>
        </w:rPr>
        <w:instrText xml:space="preserve"> </w:instrText>
      </w:r>
      <w:r w:rsidR="00071CF4" w:rsidRPr="00071CF4">
        <w:rPr>
          <w:lang w:val="en-US"/>
          <w:rPrChange w:id="663" w:author="Koft" w:date="2016-10-26T18:55:00Z">
            <w:rPr/>
          </w:rPrChange>
        </w:rPr>
        <w:instrText>a</w:instrText>
      </w:r>
      <w:r w:rsidR="00071CF4" w:rsidRPr="00236BC4">
        <w:rPr>
          <w:rPrChange w:id="664" w:author="Koft" w:date="2018-03-14T14:18:00Z">
            <w:rPr/>
          </w:rPrChange>
        </w:rPr>
        <w:instrText xml:space="preserve"> </w:instrText>
      </w:r>
      <w:r w:rsidR="00071CF4" w:rsidRPr="00071CF4">
        <w:rPr>
          <w:lang w:val="en-US"/>
          <w:rPrChange w:id="665" w:author="Koft" w:date="2016-10-26T18:55:00Z">
            <w:rPr/>
          </w:rPrChange>
        </w:rPr>
        <w:instrText>quaternion</w:instrText>
      </w:r>
      <w:r w:rsidR="009B293D" w:rsidRPr="009B293D">
        <w:rPr>
          <w:lang w:val="en-US"/>
        </w:rPr>
        <w:instrText>rotation</w:instrText>
      </w:r>
      <w:r w:rsidR="00071CF4" w:rsidRPr="00236BC4">
        <w:rPr>
          <w:rPrChange w:id="666" w:author="Koft" w:date="2018-03-14T14:18:00Z">
            <w:rPr/>
          </w:rPrChange>
        </w:rPr>
        <w:instrText xml:space="preserve">. </w:instrText>
      </w:r>
      <w:r w:rsidR="009B293D" w:rsidRPr="009B293D">
        <w:rPr>
          <w:lang w:val="en-US"/>
        </w:rPr>
        <w:instrText>Anevaluationtesthasbeenperformedtoassesstheaccuracyandlimitingfieldsofthesystem</w:instrText>
      </w:r>
      <w:r w:rsidR="00071CF4" w:rsidRPr="00236BC4">
        <w:rPr>
          <w:rPrChange w:id="667" w:author="Koft" w:date="2018-03-14T14:18:00Z">
            <w:rPr/>
          </w:rPrChange>
        </w:rPr>
        <w:instrText xml:space="preserve">. </w:instrText>
      </w:r>
      <w:r w:rsidR="009B293D" w:rsidRPr="009B293D">
        <w:rPr>
          <w:lang w:val="en-US"/>
        </w:rPr>
        <w:instrText>TheresultsshowthatourapproachisabletocalibratetheKinectskeletoncoordinateswithahighaccuracy</w:instrText>
      </w:r>
      <w:r w:rsidR="00071CF4" w:rsidRPr="00236BC4">
        <w:rPr>
          <w:rPrChange w:id="668" w:author="Koft" w:date="2018-03-14T14:18:00Z">
            <w:rPr/>
          </w:rPrChange>
        </w:rPr>
        <w:instrText xml:space="preserve">, </w:instrText>
      </w:r>
      <w:r w:rsidR="009B293D" w:rsidRPr="009B293D">
        <w:rPr>
          <w:lang w:val="en-US"/>
        </w:rPr>
        <w:instrText>withtherequirementsthattheuser</w:instrText>
      </w:r>
      <w:r w:rsidR="00071CF4" w:rsidRPr="00236BC4">
        <w:rPr>
          <w:rPrChange w:id="669" w:author="Koft" w:date="2018-03-14T14:18:00Z">
            <w:rPr/>
          </w:rPrChange>
        </w:rPr>
        <w:instrText>\</w:instrText>
      </w:r>
      <w:r w:rsidR="009B293D" w:rsidRPr="009B293D">
        <w:rPr>
          <w:lang w:val="en-US"/>
        </w:rPr>
        <w:instrText>u</w:instrText>
      </w:r>
      <w:r w:rsidR="00071CF4" w:rsidRPr="00236BC4">
        <w:rPr>
          <w:rPrChange w:id="670" w:author="Koft" w:date="2018-03-14T14:18:00Z">
            <w:rPr/>
          </w:rPrChange>
        </w:rPr>
        <w:instrText>2019</w:instrText>
      </w:r>
      <w:r w:rsidR="009B293D" w:rsidRPr="009B293D">
        <w:rPr>
          <w:lang w:val="en-US"/>
        </w:rPr>
        <w:instrText>sinitialpositionsonlyneedtobeinthedetectionzoneoftheKinectsensor</w:instrText>
      </w:r>
      <w:r w:rsidR="00071CF4" w:rsidRPr="00236BC4">
        <w:rPr>
          <w:rPrChange w:id="671" w:author="Koft" w:date="2018-03-14T14:18:00Z">
            <w:rPr/>
          </w:rPrChange>
        </w:rPr>
        <w:instrText>.", "</w:instrText>
      </w:r>
      <w:r w:rsidR="009B293D" w:rsidRPr="009B293D">
        <w:rPr>
          <w:lang w:val="en-US"/>
        </w:rPr>
        <w:instrText>author</w:instrText>
      </w:r>
      <w:r w:rsidR="00071CF4" w:rsidRPr="00236BC4">
        <w:rPr>
          <w:rPrChange w:id="672" w:author="Koft" w:date="2018-03-14T14:18:00Z">
            <w:rPr/>
          </w:rPrChange>
        </w:rPr>
        <w:instrText>" : [ { "</w:instrText>
      </w:r>
      <w:r w:rsidR="009B293D" w:rsidRPr="009B293D">
        <w:rPr>
          <w:lang w:val="en-US"/>
        </w:rPr>
        <w:instrText>dropping</w:instrText>
      </w:r>
      <w:r w:rsidR="00071CF4" w:rsidRPr="00236BC4">
        <w:rPr>
          <w:rPrChange w:id="673" w:author="Koft" w:date="2018-03-14T14:18:00Z">
            <w:rPr/>
          </w:rPrChange>
        </w:rPr>
        <w:instrText>-</w:instrText>
      </w:r>
      <w:r w:rsidR="009B293D" w:rsidRPr="009B293D">
        <w:rPr>
          <w:lang w:val="en-US"/>
        </w:rPr>
        <w:instrText>particle</w:instrText>
      </w:r>
      <w:r w:rsidR="00071CF4" w:rsidRPr="00236BC4">
        <w:rPr>
          <w:rPrChange w:id="674" w:author="Koft" w:date="2018-03-14T14:18:00Z">
            <w:rPr/>
          </w:rPrChange>
        </w:rPr>
        <w:instrText>" : "", "</w:instrText>
      </w:r>
      <w:r w:rsidR="009B293D" w:rsidRPr="009B293D">
        <w:rPr>
          <w:lang w:val="en-US"/>
        </w:rPr>
        <w:instrText>family</w:instrText>
      </w:r>
      <w:r w:rsidR="00071CF4" w:rsidRPr="00236BC4">
        <w:rPr>
          <w:rPrChange w:id="675" w:author="Koft" w:date="2018-03-14T14:18:00Z">
            <w:rPr/>
          </w:rPrChange>
        </w:rPr>
        <w:instrText>" : "</w:instrText>
      </w:r>
      <w:r w:rsidR="009B293D" w:rsidRPr="009B293D">
        <w:rPr>
          <w:lang w:val="en-US"/>
        </w:rPr>
        <w:instrText>Wei</w:instrText>
      </w:r>
      <w:r w:rsidR="00071CF4" w:rsidRPr="00236BC4">
        <w:rPr>
          <w:rPrChange w:id="676" w:author="Koft" w:date="2018-03-14T14:18:00Z">
            <w:rPr/>
          </w:rPrChange>
        </w:rPr>
        <w:instrText>", "</w:instrText>
      </w:r>
      <w:r w:rsidR="009B293D" w:rsidRPr="009B293D">
        <w:rPr>
          <w:lang w:val="en-US"/>
        </w:rPr>
        <w:instrText>given</w:instrText>
      </w:r>
      <w:r w:rsidR="00071CF4" w:rsidRPr="00236BC4">
        <w:rPr>
          <w:rPrChange w:id="677" w:author="Koft" w:date="2018-03-14T14:18:00Z">
            <w:rPr/>
          </w:rPrChange>
        </w:rPr>
        <w:instrText>" : "</w:instrText>
      </w:r>
      <w:r w:rsidR="009B293D" w:rsidRPr="009B293D">
        <w:rPr>
          <w:lang w:val="en-US"/>
        </w:rPr>
        <w:instrText>Tao</w:instrText>
      </w:r>
      <w:r w:rsidR="00071CF4" w:rsidRPr="00236BC4">
        <w:rPr>
          <w:rPrChange w:id="678" w:author="Koft" w:date="2018-03-14T14:18:00Z">
            <w:rPr/>
          </w:rPrChange>
        </w:rPr>
        <w:instrText>", "</w:instrText>
      </w:r>
      <w:r w:rsidR="009B293D" w:rsidRPr="009B293D">
        <w:rPr>
          <w:lang w:val="en-US"/>
        </w:rPr>
        <w:instrText>non</w:instrText>
      </w:r>
      <w:r w:rsidR="00071CF4" w:rsidRPr="00236BC4">
        <w:rPr>
          <w:rPrChange w:id="679" w:author="Koft" w:date="2018-03-14T14:18:00Z">
            <w:rPr/>
          </w:rPrChange>
        </w:rPr>
        <w:instrText>-</w:instrText>
      </w:r>
      <w:r w:rsidR="009B293D" w:rsidRPr="009B293D">
        <w:rPr>
          <w:lang w:val="en-US"/>
        </w:rPr>
        <w:instrText>dropping</w:instrText>
      </w:r>
      <w:r w:rsidR="00071CF4" w:rsidRPr="00236BC4">
        <w:rPr>
          <w:rPrChange w:id="680" w:author="Koft" w:date="2018-03-14T14:18:00Z">
            <w:rPr/>
          </w:rPrChange>
        </w:rPr>
        <w:instrText>-</w:instrText>
      </w:r>
      <w:r w:rsidR="009B293D" w:rsidRPr="009B293D">
        <w:rPr>
          <w:lang w:val="en-US"/>
        </w:rPr>
        <w:instrText>particle</w:instrText>
      </w:r>
      <w:r w:rsidR="00071CF4" w:rsidRPr="00236BC4">
        <w:rPr>
          <w:rPrChange w:id="681" w:author="Koft" w:date="2018-03-14T14:18:00Z">
            <w:rPr/>
          </w:rPrChange>
        </w:rPr>
        <w:instrText>" : "", "</w:instrText>
      </w:r>
      <w:r w:rsidR="009B293D" w:rsidRPr="009B293D">
        <w:rPr>
          <w:lang w:val="en-US"/>
        </w:rPr>
        <w:instrText>parse</w:instrText>
      </w:r>
      <w:r w:rsidR="00071CF4" w:rsidRPr="00236BC4">
        <w:rPr>
          <w:rPrChange w:id="682" w:author="Koft" w:date="2018-03-14T14:18:00Z">
            <w:rPr/>
          </w:rPrChange>
        </w:rPr>
        <w:instrText>-</w:instrText>
      </w:r>
      <w:r w:rsidR="009B293D" w:rsidRPr="009B293D">
        <w:rPr>
          <w:lang w:val="en-US"/>
        </w:rPr>
        <w:instrText>names</w:instrText>
      </w:r>
      <w:r w:rsidR="00071CF4" w:rsidRPr="00236BC4">
        <w:rPr>
          <w:rPrChange w:id="683" w:author="Koft" w:date="2018-03-14T14:18:00Z">
            <w:rPr/>
          </w:rPrChange>
        </w:rPr>
        <w:instrText xml:space="preserve">" : </w:instrText>
      </w:r>
      <w:r w:rsidR="009B293D" w:rsidRPr="009B293D">
        <w:rPr>
          <w:lang w:val="en-US"/>
        </w:rPr>
        <w:instrText>false</w:instrText>
      </w:r>
      <w:r w:rsidR="00071CF4" w:rsidRPr="00236BC4">
        <w:rPr>
          <w:rPrChange w:id="684" w:author="Koft" w:date="2018-03-14T14:18:00Z">
            <w:rPr/>
          </w:rPrChange>
        </w:rPr>
        <w:instrText>, "</w:instrText>
      </w:r>
      <w:r w:rsidR="009B293D" w:rsidRPr="009B293D">
        <w:rPr>
          <w:lang w:val="en-US"/>
        </w:rPr>
        <w:instrText>suffix</w:instrText>
      </w:r>
      <w:r w:rsidR="00071CF4" w:rsidRPr="00236BC4">
        <w:rPr>
          <w:rPrChange w:id="685" w:author="Koft" w:date="2018-03-14T14:18:00Z">
            <w:rPr/>
          </w:rPrChange>
        </w:rPr>
        <w:instrText>" : "" }, { "</w:instrText>
      </w:r>
      <w:r w:rsidR="009B293D" w:rsidRPr="009B293D">
        <w:rPr>
          <w:lang w:val="en-US"/>
        </w:rPr>
        <w:instrText>dropping</w:instrText>
      </w:r>
      <w:r w:rsidR="00071CF4" w:rsidRPr="00236BC4">
        <w:rPr>
          <w:rPrChange w:id="686" w:author="Koft" w:date="2018-03-14T14:18:00Z">
            <w:rPr/>
          </w:rPrChange>
        </w:rPr>
        <w:instrText>-</w:instrText>
      </w:r>
      <w:r w:rsidR="009B293D" w:rsidRPr="009B293D">
        <w:rPr>
          <w:lang w:val="en-US"/>
        </w:rPr>
        <w:instrText>particle</w:instrText>
      </w:r>
      <w:r w:rsidR="00071CF4" w:rsidRPr="00236BC4">
        <w:rPr>
          <w:rPrChange w:id="687" w:author="Koft" w:date="2018-03-14T14:18:00Z">
            <w:rPr/>
          </w:rPrChange>
        </w:rPr>
        <w:instrText>" : "", "</w:instrText>
      </w:r>
      <w:r w:rsidR="009B293D" w:rsidRPr="009B293D">
        <w:rPr>
          <w:lang w:val="en-US"/>
        </w:rPr>
        <w:instrText>family</w:instrText>
      </w:r>
      <w:r w:rsidR="00071CF4" w:rsidRPr="00236BC4">
        <w:rPr>
          <w:rPrChange w:id="688" w:author="Koft" w:date="2018-03-14T14:18:00Z">
            <w:rPr/>
          </w:rPrChange>
        </w:rPr>
        <w:instrText>" : "</w:instrText>
      </w:r>
      <w:r w:rsidR="009B293D" w:rsidRPr="009B293D">
        <w:rPr>
          <w:lang w:val="en-US"/>
        </w:rPr>
        <w:instrText>Qiao</w:instrText>
      </w:r>
      <w:r w:rsidR="00071CF4" w:rsidRPr="00236BC4">
        <w:rPr>
          <w:rPrChange w:id="689" w:author="Koft" w:date="2018-03-14T14:18:00Z">
            <w:rPr/>
          </w:rPrChange>
        </w:rPr>
        <w:instrText>", "</w:instrText>
      </w:r>
      <w:r w:rsidR="009B293D" w:rsidRPr="009B293D">
        <w:rPr>
          <w:lang w:val="en-US"/>
        </w:rPr>
        <w:instrText>given</w:instrText>
      </w:r>
      <w:r w:rsidR="00071CF4" w:rsidRPr="00236BC4">
        <w:rPr>
          <w:rPrChange w:id="690" w:author="Koft" w:date="2018-03-14T14:18:00Z">
            <w:rPr/>
          </w:rPrChange>
        </w:rPr>
        <w:instrText>" : "</w:instrText>
      </w:r>
      <w:r w:rsidR="009B293D" w:rsidRPr="009B293D">
        <w:rPr>
          <w:lang w:val="en-US"/>
        </w:rPr>
        <w:instrText>Yuansong</w:instrText>
      </w:r>
      <w:r w:rsidR="00071CF4" w:rsidRPr="00236BC4">
        <w:rPr>
          <w:rPrChange w:id="691" w:author="Koft" w:date="2018-03-14T14:18:00Z">
            <w:rPr/>
          </w:rPrChange>
        </w:rPr>
        <w:instrText>", "</w:instrText>
      </w:r>
      <w:r w:rsidR="009B293D" w:rsidRPr="009B293D">
        <w:rPr>
          <w:lang w:val="en-US"/>
        </w:rPr>
        <w:instrText>non</w:instrText>
      </w:r>
      <w:r w:rsidR="00071CF4" w:rsidRPr="00236BC4">
        <w:rPr>
          <w:rPrChange w:id="692" w:author="Koft" w:date="2018-03-14T14:18:00Z">
            <w:rPr/>
          </w:rPrChange>
        </w:rPr>
        <w:instrText>-</w:instrText>
      </w:r>
      <w:r w:rsidR="009B293D" w:rsidRPr="009B293D">
        <w:rPr>
          <w:lang w:val="en-US"/>
        </w:rPr>
        <w:instrText>dropping</w:instrText>
      </w:r>
      <w:r w:rsidR="00071CF4" w:rsidRPr="00236BC4">
        <w:rPr>
          <w:rPrChange w:id="693" w:author="Koft" w:date="2018-03-14T14:18:00Z">
            <w:rPr/>
          </w:rPrChange>
        </w:rPr>
        <w:instrText>-</w:instrText>
      </w:r>
      <w:r w:rsidR="009B293D" w:rsidRPr="009B293D">
        <w:rPr>
          <w:lang w:val="en-US"/>
        </w:rPr>
        <w:instrText>particle</w:instrText>
      </w:r>
      <w:r w:rsidR="00071CF4" w:rsidRPr="00236BC4">
        <w:rPr>
          <w:rPrChange w:id="694" w:author="Koft" w:date="2018-03-14T14:18:00Z">
            <w:rPr/>
          </w:rPrChange>
        </w:rPr>
        <w:instrText>" : "", "</w:instrText>
      </w:r>
      <w:r w:rsidR="009B293D" w:rsidRPr="009B293D">
        <w:rPr>
          <w:lang w:val="en-US"/>
        </w:rPr>
        <w:instrText>parse</w:instrText>
      </w:r>
      <w:r w:rsidR="00071CF4" w:rsidRPr="00236BC4">
        <w:rPr>
          <w:rPrChange w:id="695" w:author="Koft" w:date="2018-03-14T14:18:00Z">
            <w:rPr/>
          </w:rPrChange>
        </w:rPr>
        <w:instrText>-</w:instrText>
      </w:r>
      <w:r w:rsidR="009B293D" w:rsidRPr="009B293D">
        <w:rPr>
          <w:lang w:val="en-US"/>
        </w:rPr>
        <w:instrText>names</w:instrText>
      </w:r>
      <w:r w:rsidR="00071CF4" w:rsidRPr="00236BC4">
        <w:rPr>
          <w:rPrChange w:id="696" w:author="Koft" w:date="2018-03-14T14:18:00Z">
            <w:rPr/>
          </w:rPrChange>
        </w:rPr>
        <w:instrText xml:space="preserve">" : </w:instrText>
      </w:r>
      <w:r w:rsidR="009B293D" w:rsidRPr="009B293D">
        <w:rPr>
          <w:lang w:val="en-US"/>
        </w:rPr>
        <w:instrText>false</w:instrText>
      </w:r>
      <w:r w:rsidR="00071CF4" w:rsidRPr="00236BC4">
        <w:rPr>
          <w:rPrChange w:id="697" w:author="Koft" w:date="2018-03-14T14:18:00Z">
            <w:rPr/>
          </w:rPrChange>
        </w:rPr>
        <w:instrText>, "</w:instrText>
      </w:r>
      <w:r w:rsidR="009B293D" w:rsidRPr="009B293D">
        <w:rPr>
          <w:lang w:val="en-US"/>
        </w:rPr>
        <w:instrText>suffix</w:instrText>
      </w:r>
      <w:r w:rsidR="00071CF4" w:rsidRPr="00236BC4">
        <w:rPr>
          <w:rPrChange w:id="698" w:author="Koft" w:date="2018-03-14T14:18:00Z">
            <w:rPr/>
          </w:rPrChange>
        </w:rPr>
        <w:instrText>" : "" }, { "</w:instrText>
      </w:r>
      <w:r w:rsidR="009B293D" w:rsidRPr="009B293D">
        <w:rPr>
          <w:lang w:val="en-US"/>
        </w:rPr>
        <w:instrText>dropping</w:instrText>
      </w:r>
      <w:r w:rsidR="00071CF4" w:rsidRPr="00236BC4">
        <w:rPr>
          <w:rPrChange w:id="699" w:author="Koft" w:date="2018-03-14T14:18:00Z">
            <w:rPr/>
          </w:rPrChange>
        </w:rPr>
        <w:instrText>-</w:instrText>
      </w:r>
      <w:r w:rsidR="009B293D" w:rsidRPr="009B293D">
        <w:rPr>
          <w:lang w:val="en-US"/>
        </w:rPr>
        <w:instrText>particle</w:instrText>
      </w:r>
      <w:r w:rsidR="00071CF4" w:rsidRPr="00236BC4">
        <w:rPr>
          <w:rPrChange w:id="700" w:author="Koft" w:date="2018-03-14T14:18:00Z">
            <w:rPr/>
          </w:rPrChange>
        </w:rPr>
        <w:instrText>" : "", "</w:instrText>
      </w:r>
      <w:r w:rsidR="009B293D" w:rsidRPr="009B293D">
        <w:rPr>
          <w:lang w:val="en-US"/>
        </w:rPr>
        <w:instrText>family</w:instrText>
      </w:r>
      <w:r w:rsidR="00071CF4" w:rsidRPr="00236BC4">
        <w:rPr>
          <w:rPrChange w:id="701" w:author="Koft" w:date="2018-03-14T14:18:00Z">
            <w:rPr/>
          </w:rPrChange>
        </w:rPr>
        <w:instrText>" : "</w:instrText>
      </w:r>
      <w:r w:rsidR="009B293D" w:rsidRPr="009B293D">
        <w:rPr>
          <w:lang w:val="en-US"/>
        </w:rPr>
        <w:instrText>Lee</w:instrText>
      </w:r>
      <w:r w:rsidR="00071CF4" w:rsidRPr="00236BC4">
        <w:rPr>
          <w:rPrChange w:id="702" w:author="Koft" w:date="2018-03-14T14:18:00Z">
            <w:rPr/>
          </w:rPrChange>
        </w:rPr>
        <w:instrText>", "</w:instrText>
      </w:r>
      <w:r w:rsidR="009B293D" w:rsidRPr="009B293D">
        <w:rPr>
          <w:lang w:val="en-US"/>
        </w:rPr>
        <w:instrText>given</w:instrText>
      </w:r>
      <w:r w:rsidR="00071CF4" w:rsidRPr="00236BC4">
        <w:rPr>
          <w:rPrChange w:id="703" w:author="Koft" w:date="2018-03-14T14:18:00Z">
            <w:rPr/>
          </w:rPrChange>
        </w:rPr>
        <w:instrText>" : "</w:instrText>
      </w:r>
      <w:r w:rsidR="009B293D" w:rsidRPr="009B293D">
        <w:rPr>
          <w:lang w:val="en-US"/>
        </w:rPr>
        <w:instrText>Brian</w:instrText>
      </w:r>
      <w:r w:rsidR="00071CF4" w:rsidRPr="00236BC4">
        <w:rPr>
          <w:rPrChange w:id="704" w:author="Koft" w:date="2018-03-14T14:18:00Z">
            <w:rPr/>
          </w:rPrChange>
        </w:rPr>
        <w:instrText>", "</w:instrText>
      </w:r>
      <w:r w:rsidR="009B293D" w:rsidRPr="009B293D">
        <w:rPr>
          <w:lang w:val="en-US"/>
        </w:rPr>
        <w:instrText>non</w:instrText>
      </w:r>
      <w:r w:rsidR="00071CF4" w:rsidRPr="00236BC4">
        <w:rPr>
          <w:rPrChange w:id="705" w:author="Koft" w:date="2018-03-14T14:18:00Z">
            <w:rPr/>
          </w:rPrChange>
        </w:rPr>
        <w:instrText>-</w:instrText>
      </w:r>
      <w:r w:rsidR="009B293D" w:rsidRPr="009B293D">
        <w:rPr>
          <w:lang w:val="en-US"/>
        </w:rPr>
        <w:instrText>dropping</w:instrText>
      </w:r>
      <w:r w:rsidR="00071CF4" w:rsidRPr="00236BC4">
        <w:rPr>
          <w:rPrChange w:id="706" w:author="Koft" w:date="2018-03-14T14:18:00Z">
            <w:rPr/>
          </w:rPrChange>
        </w:rPr>
        <w:instrText>-</w:instrText>
      </w:r>
      <w:r w:rsidR="009B293D" w:rsidRPr="009B293D">
        <w:rPr>
          <w:lang w:val="en-US"/>
        </w:rPr>
        <w:instrText>particle</w:instrText>
      </w:r>
      <w:r w:rsidR="00071CF4" w:rsidRPr="00236BC4">
        <w:rPr>
          <w:rPrChange w:id="707" w:author="Koft" w:date="2018-03-14T14:18:00Z">
            <w:rPr/>
          </w:rPrChange>
        </w:rPr>
        <w:instrText>" : "", "</w:instrText>
      </w:r>
      <w:r w:rsidR="009B293D" w:rsidRPr="009B293D">
        <w:rPr>
          <w:lang w:val="en-US"/>
        </w:rPr>
        <w:instrText>parse</w:instrText>
      </w:r>
      <w:r w:rsidR="00071CF4" w:rsidRPr="00236BC4">
        <w:rPr>
          <w:rPrChange w:id="708" w:author="Koft" w:date="2018-03-14T14:18:00Z">
            <w:rPr/>
          </w:rPrChange>
        </w:rPr>
        <w:instrText>-</w:instrText>
      </w:r>
      <w:r w:rsidR="009B293D" w:rsidRPr="009B293D">
        <w:rPr>
          <w:lang w:val="en-US"/>
        </w:rPr>
        <w:instrText>names</w:instrText>
      </w:r>
      <w:r w:rsidR="00071CF4" w:rsidRPr="00236BC4">
        <w:rPr>
          <w:rPrChange w:id="709" w:author="Koft" w:date="2018-03-14T14:18:00Z">
            <w:rPr/>
          </w:rPrChange>
        </w:rPr>
        <w:instrText xml:space="preserve">" : </w:instrText>
      </w:r>
      <w:r w:rsidR="009B293D" w:rsidRPr="009B293D">
        <w:rPr>
          <w:lang w:val="en-US"/>
        </w:rPr>
        <w:instrText>false</w:instrText>
      </w:r>
      <w:r w:rsidR="00071CF4" w:rsidRPr="00236BC4">
        <w:rPr>
          <w:rPrChange w:id="710" w:author="Koft" w:date="2018-03-14T14:18:00Z">
            <w:rPr/>
          </w:rPrChange>
        </w:rPr>
        <w:instrText>, "</w:instrText>
      </w:r>
      <w:r w:rsidR="009B293D" w:rsidRPr="009B293D">
        <w:rPr>
          <w:lang w:val="en-US"/>
        </w:rPr>
        <w:instrText>suffix</w:instrText>
      </w:r>
      <w:r w:rsidR="00071CF4" w:rsidRPr="00236BC4">
        <w:rPr>
          <w:rPrChange w:id="711" w:author="Koft" w:date="2018-03-14T14:18:00Z">
            <w:rPr/>
          </w:rPrChange>
        </w:rPr>
        <w:instrText>" : "" } ], "</w:instrText>
      </w:r>
      <w:r w:rsidR="009B293D" w:rsidRPr="009B293D">
        <w:rPr>
          <w:lang w:val="en-US"/>
        </w:rPr>
        <w:instrText>container</w:instrText>
      </w:r>
      <w:r w:rsidR="00071CF4" w:rsidRPr="00236BC4">
        <w:rPr>
          <w:rPrChange w:id="712" w:author="Koft" w:date="2018-03-14T14:18:00Z">
            <w:rPr/>
          </w:rPrChange>
        </w:rPr>
        <w:instrText>-</w:instrText>
      </w:r>
      <w:r w:rsidR="009B293D" w:rsidRPr="009B293D">
        <w:rPr>
          <w:lang w:val="en-US"/>
        </w:rPr>
        <w:instrText>title</w:instrText>
      </w:r>
      <w:r w:rsidR="00071CF4" w:rsidRPr="00236BC4">
        <w:rPr>
          <w:rPrChange w:id="713" w:author="Koft" w:date="2018-03-14T14:18:00Z">
            <w:rPr/>
          </w:rPrChange>
        </w:rPr>
        <w:instrText>" : "6</w:instrText>
      </w:r>
      <w:r w:rsidR="009B293D" w:rsidRPr="009B293D">
        <w:rPr>
          <w:lang w:val="en-US"/>
        </w:rPr>
        <w:instrText>th</w:instrText>
      </w:r>
      <w:r w:rsidR="00071CF4" w:rsidRPr="00236BC4">
        <w:rPr>
          <w:rPrChange w:id="714" w:author="Koft" w:date="2018-03-14T14:18:00Z">
            <w:rPr>
              <w:lang w:val="en-US"/>
            </w:rPr>
          </w:rPrChange>
        </w:rPr>
        <w:instrText xml:space="preserve"> </w:instrText>
      </w:r>
      <w:r w:rsidR="009B293D" w:rsidRPr="009B293D">
        <w:rPr>
          <w:lang w:val="en-US"/>
        </w:rPr>
        <w:instrText>Intern</w:instrText>
      </w:r>
      <w:r w:rsidR="00071CF4" w:rsidRPr="00236BC4">
        <w:rPr>
          <w:rPrChange w:id="715" w:author="Koft" w:date="2018-03-14T14:18:00Z">
            <w:rPr>
              <w:lang w:val="en-US"/>
            </w:rPr>
          </w:rPrChange>
        </w:rPr>
        <w:instrText xml:space="preserve">. </w:instrText>
      </w:r>
      <w:r w:rsidR="009B293D" w:rsidRPr="009B293D">
        <w:rPr>
          <w:lang w:val="en-US"/>
        </w:rPr>
        <w:instrText>Conf</w:instrText>
      </w:r>
      <w:r w:rsidR="00071CF4" w:rsidRPr="00236BC4">
        <w:rPr>
          <w:rPrChange w:id="716" w:author="Koft" w:date="2018-03-14T14:18:00Z">
            <w:rPr>
              <w:lang w:val="en-US"/>
            </w:rPr>
          </w:rPrChange>
        </w:rPr>
        <w:instrText xml:space="preserve">. </w:instrText>
      </w:r>
      <w:r w:rsidR="009B293D" w:rsidRPr="009B293D">
        <w:rPr>
          <w:lang w:val="en-US"/>
        </w:rPr>
        <w:instrText>on</w:instrText>
      </w:r>
      <w:r w:rsidR="00071CF4" w:rsidRPr="00236BC4">
        <w:rPr>
          <w:rPrChange w:id="717" w:author="Koft" w:date="2018-03-14T14:18:00Z">
            <w:rPr>
              <w:lang w:val="en-US"/>
            </w:rPr>
          </w:rPrChange>
        </w:rPr>
        <w:instrText xml:space="preserve"> </w:instrText>
      </w:r>
      <w:r w:rsidR="009B293D" w:rsidRPr="009B293D">
        <w:rPr>
          <w:lang w:val="en-US"/>
        </w:rPr>
        <w:instrText>Advances</w:instrText>
      </w:r>
      <w:r w:rsidR="00071CF4" w:rsidRPr="00236BC4">
        <w:rPr>
          <w:rPrChange w:id="718" w:author="Koft" w:date="2018-03-14T14:18:00Z">
            <w:rPr>
              <w:lang w:val="en-US"/>
            </w:rPr>
          </w:rPrChange>
        </w:rPr>
        <w:instrText xml:space="preserve"> </w:instrText>
      </w:r>
      <w:r w:rsidR="009B293D" w:rsidRPr="009B293D">
        <w:rPr>
          <w:lang w:val="en-US"/>
        </w:rPr>
        <w:instrText>in</w:instrText>
      </w:r>
      <w:r w:rsidR="00071CF4" w:rsidRPr="00236BC4">
        <w:rPr>
          <w:rPrChange w:id="719" w:author="Koft" w:date="2018-03-14T14:18:00Z">
            <w:rPr>
              <w:lang w:val="en-US"/>
            </w:rPr>
          </w:rPrChange>
        </w:rPr>
        <w:instrText xml:space="preserve"> </w:instrText>
      </w:r>
      <w:r w:rsidR="009B293D" w:rsidRPr="009B293D">
        <w:rPr>
          <w:lang w:val="en-US"/>
        </w:rPr>
        <w:instrText>Multimedia</w:instrText>
      </w:r>
      <w:r w:rsidR="00071CF4" w:rsidRPr="00236BC4">
        <w:rPr>
          <w:rPrChange w:id="720" w:author="Koft" w:date="2018-03-14T14:18:00Z">
            <w:rPr>
              <w:lang w:val="en-US"/>
            </w:rPr>
          </w:rPrChange>
        </w:rPr>
        <w:instrText xml:space="preserve"> (</w:instrText>
      </w:r>
      <w:r w:rsidR="009B293D" w:rsidRPr="009B293D">
        <w:rPr>
          <w:lang w:val="en-US"/>
        </w:rPr>
        <w:instrText>MMEDIA</w:instrText>
      </w:r>
      <w:r w:rsidR="00071CF4" w:rsidRPr="00236BC4">
        <w:rPr>
          <w:rPrChange w:id="721" w:author="Koft" w:date="2018-03-14T14:18:00Z">
            <w:rPr>
              <w:lang w:val="en-US"/>
            </w:rPr>
          </w:rPrChange>
        </w:rPr>
        <w:instrText>)</w:instrText>
      </w:r>
      <w:r w:rsidR="00071CF4">
        <w:rPr>
          <w:lang w:val="en-US"/>
        </w:rPr>
        <w:instrText xml:space="preserve">", </w:instrText>
      </w:r>
      <w:r w:rsidR="009B293D" w:rsidRPr="009B293D">
        <w:rPr>
          <w:lang w:val="en-US"/>
        </w:rPr>
        <w:instrText>"id" : "ITEM-1", "issue" : "c", "issued" : { "date-parts" : [ [ "2014" ] ] }, "page" : "66-71", "title" : "Kinect Skeleton Coordinate Calibration for Remote Physical Training", "type" : "article-journal" }, "uris" : [ "http://www.mendeley.com/documents/?uuid=631a7239-9970-48d1-8ba2-9d69df2be2c7" ] } ], "mendeley" : { "formattedCitation" : "(Wei, Qiao, &amp; Lee, 2014)", "manualFormatting" : "Wei, Qiao, &amp; Lee ", "plainTextFormattedCitation" : "(Wei, Qiao, &amp; Lee, 2014)", "previouslyFormattedCitation" : "(Wei, Qiao, &amp; Lee, 2014)" }, "properties" : { "noteIndex" : 0 }, "schema" : "https://github.com/citation-style-language/schema/raw/master/csl-citation.json" }</w:instrText>
      </w:r>
      <w:r w:rsidR="00071CF4">
        <w:fldChar w:fldCharType="separate"/>
      </w:r>
      <w:r w:rsidR="00CF4C39" w:rsidRPr="00CC3D33">
        <w:rPr>
          <w:noProof/>
          <w:lang w:val="en-US"/>
        </w:rPr>
        <w:t xml:space="preserve">Wei, Qiao, &amp; Lee </w:t>
      </w:r>
      <w:r w:rsidR="00071CF4">
        <w:fldChar w:fldCharType="end"/>
      </w:r>
      <w:r w:rsidR="00071CF4">
        <w:fldChar w:fldCharType="begin" w:fldLock="1"/>
      </w:r>
      <w:r w:rsidR="00DD07AF">
        <w:rPr>
          <w:lang w:val="en-US"/>
        </w:rPr>
        <w:instrText>ADDIN CSL_CITATION { "citationItems" : [ { "id" : "ITEM-1", "itemData" : { "ISBN" : "9781612083209", "ISSN" : "23084448", "abstract" : "With the advent of the Microsoft Kinect sensor, skeleton coordinate systems have become an active part of interactive multimedia applications. The skeleton coordinate data captured by the Kinect sensor can be used to compare the similarity of remote users\u2019 motions in remote training systems. However, this approach is limited in that the remote users\u2019 initial positions have to be at the same position and face the sensor with the same angle. This paper proposes a Kinect Skeleton Coordinate Calibration (KSCC) algorithm to calibrate the remote user\u2019s arbitrary initial positions, thereby removing the above limitations on the initial positions and angles. It collects the remote user\u2019s initial position data, and calculates the initial centre coordinate of the user and initial angle between user and Kinect sensor. After the collection and calculation, all skeleton coordinates</w:instrText>
      </w:r>
      <w:r w:rsidR="00071CF4" w:rsidRPr="00071CF4">
        <w:rPr>
          <w:rPrChange w:id="722" w:author="Koft" w:date="2016-10-26T19:05:00Z">
            <w:rPr>
              <w:lang w:val="en-US"/>
            </w:rPr>
          </w:rPrChange>
        </w:rPr>
        <w:instrText xml:space="preserve"> </w:instrText>
      </w:r>
      <w:r w:rsidR="00DD07AF">
        <w:rPr>
          <w:lang w:val="en-US"/>
        </w:rPr>
        <w:instrText>are</w:instrText>
      </w:r>
      <w:r w:rsidR="00071CF4" w:rsidRPr="00071CF4">
        <w:rPr>
          <w:rPrChange w:id="723" w:author="Koft" w:date="2016-10-26T19:05:00Z">
            <w:rPr>
              <w:lang w:val="en-US"/>
            </w:rPr>
          </w:rPrChange>
        </w:rPr>
        <w:instrText xml:space="preserve"> </w:instrText>
      </w:r>
      <w:r w:rsidR="00DD07AF">
        <w:rPr>
          <w:lang w:val="en-US"/>
        </w:rPr>
        <w:instrText>transformed</w:instrText>
      </w:r>
      <w:r w:rsidR="00071CF4" w:rsidRPr="00071CF4">
        <w:rPr>
          <w:rPrChange w:id="724" w:author="Koft" w:date="2016-10-26T19:05:00Z">
            <w:rPr>
              <w:lang w:val="en-US"/>
            </w:rPr>
          </w:rPrChange>
        </w:rPr>
        <w:instrText xml:space="preserve"> </w:instrText>
      </w:r>
      <w:r w:rsidR="00DD07AF">
        <w:rPr>
          <w:lang w:val="en-US"/>
        </w:rPr>
        <w:instrText>to</w:instrText>
      </w:r>
      <w:r w:rsidR="00071CF4" w:rsidRPr="00071CF4">
        <w:rPr>
          <w:rPrChange w:id="725" w:author="Koft" w:date="2016-10-26T19:05:00Z">
            <w:rPr>
              <w:lang w:val="en-US"/>
            </w:rPr>
          </w:rPrChange>
        </w:rPr>
        <w:instrText xml:space="preserve"> </w:instrText>
      </w:r>
      <w:r w:rsidR="00DD07AF">
        <w:rPr>
          <w:lang w:val="en-US"/>
        </w:rPr>
        <w:instrText>a</w:instrText>
      </w:r>
      <w:r w:rsidR="00071CF4" w:rsidRPr="00071CF4">
        <w:rPr>
          <w:rPrChange w:id="726" w:author="Koft" w:date="2016-10-26T19:05:00Z">
            <w:rPr>
              <w:lang w:val="en-US"/>
            </w:rPr>
          </w:rPrChange>
        </w:rPr>
        <w:instrText xml:space="preserve"> </w:instrText>
      </w:r>
      <w:r w:rsidR="00DD07AF">
        <w:rPr>
          <w:lang w:val="en-US"/>
        </w:rPr>
        <w:instrText>universal</w:instrText>
      </w:r>
      <w:r w:rsidR="00071CF4" w:rsidRPr="00071CF4">
        <w:rPr>
          <w:rPrChange w:id="727" w:author="Koft" w:date="2016-10-26T19:05:00Z">
            <w:rPr>
              <w:lang w:val="en-US"/>
            </w:rPr>
          </w:rPrChange>
        </w:rPr>
        <w:instrText xml:space="preserve"> </w:instrText>
      </w:r>
      <w:r w:rsidR="00DD07AF">
        <w:rPr>
          <w:lang w:val="en-US"/>
        </w:rPr>
        <w:instrText>coordinate</w:instrText>
      </w:r>
      <w:r w:rsidR="00071CF4" w:rsidRPr="00071CF4">
        <w:rPr>
          <w:rPrChange w:id="728" w:author="Koft" w:date="2016-10-26T19:05:00Z">
            <w:rPr>
              <w:lang w:val="en-US"/>
            </w:rPr>
          </w:rPrChange>
        </w:rPr>
        <w:instrText xml:space="preserve"> </w:instrText>
      </w:r>
      <w:r w:rsidR="00DD07AF">
        <w:rPr>
          <w:lang w:val="en-US"/>
        </w:rPr>
        <w:instrText>system</w:instrText>
      </w:r>
      <w:r w:rsidR="00071CF4" w:rsidRPr="00071CF4">
        <w:rPr>
          <w:rPrChange w:id="729" w:author="Koft" w:date="2016-10-26T19:05:00Z">
            <w:rPr>
              <w:lang w:val="en-US"/>
            </w:rPr>
          </w:rPrChange>
        </w:rPr>
        <w:instrText xml:space="preserve"> </w:instrText>
      </w:r>
      <w:r w:rsidR="00DD07AF">
        <w:rPr>
          <w:lang w:val="en-US"/>
        </w:rPr>
        <w:instrText>according</w:instrText>
      </w:r>
      <w:r w:rsidR="00071CF4" w:rsidRPr="00071CF4">
        <w:rPr>
          <w:rPrChange w:id="730" w:author="Koft" w:date="2016-10-26T19:05:00Z">
            <w:rPr>
              <w:lang w:val="en-US"/>
            </w:rPr>
          </w:rPrChange>
        </w:rPr>
        <w:instrText xml:space="preserve"> </w:instrText>
      </w:r>
      <w:r w:rsidR="00DD07AF">
        <w:rPr>
          <w:lang w:val="en-US"/>
        </w:rPr>
        <w:instrText>to</w:instrText>
      </w:r>
      <w:r w:rsidR="00071CF4" w:rsidRPr="00071CF4">
        <w:rPr>
          <w:rPrChange w:id="731" w:author="Koft" w:date="2016-10-26T19:05:00Z">
            <w:rPr>
              <w:lang w:val="en-US"/>
            </w:rPr>
          </w:rPrChange>
        </w:rPr>
        <w:instrText xml:space="preserve"> </w:instrText>
      </w:r>
      <w:r w:rsidR="00DD07AF">
        <w:rPr>
          <w:lang w:val="en-US"/>
        </w:rPr>
        <w:instrText>the</w:instrText>
      </w:r>
      <w:r w:rsidR="00071CF4" w:rsidRPr="00071CF4">
        <w:rPr>
          <w:rPrChange w:id="732" w:author="Koft" w:date="2016-10-26T19:05:00Z">
            <w:rPr>
              <w:lang w:val="en-US"/>
            </w:rPr>
          </w:rPrChange>
        </w:rPr>
        <w:instrText xml:space="preserve"> </w:instrText>
      </w:r>
      <w:r w:rsidR="00DD07AF">
        <w:rPr>
          <w:lang w:val="en-US"/>
        </w:rPr>
        <w:instrText>initialcentrecoordinateandrotatedbyaquaternionrotation</w:instrText>
      </w:r>
      <w:r w:rsidR="00071CF4">
        <w:instrText xml:space="preserve">. </w:instrText>
      </w:r>
      <w:r w:rsidR="00DD07AF">
        <w:rPr>
          <w:lang w:val="en-US"/>
        </w:rPr>
        <w:instrText>Anevaluationtesthasbeenperformedtoassesstheaccuracyandlimitingfieldsofthesystem</w:instrText>
      </w:r>
      <w:r w:rsidR="00071CF4">
        <w:instrText xml:space="preserve">. </w:instrText>
      </w:r>
      <w:r w:rsidR="00DD07AF">
        <w:rPr>
          <w:lang w:val="en-US"/>
        </w:rPr>
        <w:instrText>TheresultsshowthatourapproachisabletocalibratetheKinectskeletoncoordinateswithahighaccuracy</w:instrText>
      </w:r>
      <w:r w:rsidR="00071CF4">
        <w:instrText xml:space="preserve">, </w:instrText>
      </w:r>
      <w:r w:rsidR="00DD07AF">
        <w:rPr>
          <w:lang w:val="en-US"/>
        </w:rPr>
        <w:instrText>withtherequirementsthattheuser</w:instrText>
      </w:r>
      <w:r w:rsidR="00071CF4">
        <w:instrText>\</w:instrText>
      </w:r>
      <w:r w:rsidR="00DD07AF">
        <w:rPr>
          <w:lang w:val="en-US"/>
        </w:rPr>
        <w:instrText>u</w:instrText>
      </w:r>
      <w:r w:rsidR="00071CF4">
        <w:instrText>2019</w:instrText>
      </w:r>
      <w:r w:rsidR="00DD07AF">
        <w:rPr>
          <w:lang w:val="en-US"/>
        </w:rPr>
        <w:instrText>sinitialpositionsonlyneedtobeinthedetectionzoneoftheKinectsensor</w:instrText>
      </w:r>
      <w:r w:rsidR="00071CF4">
        <w:instrText>.", "</w:instrText>
      </w:r>
      <w:r w:rsidR="00DD07AF">
        <w:rPr>
          <w:lang w:val="en-US"/>
        </w:rPr>
        <w:instrText>author</w:instrText>
      </w:r>
      <w:r w:rsidR="00071CF4">
        <w:instrText>" : [ { "</w:instrText>
      </w:r>
      <w:r w:rsidR="00DD07AF">
        <w:rPr>
          <w:lang w:val="en-US"/>
        </w:rPr>
        <w:instrText>dropping</w:instrText>
      </w:r>
      <w:r w:rsidR="00071CF4">
        <w:instrText>-</w:instrText>
      </w:r>
      <w:r w:rsidR="00DD07AF">
        <w:rPr>
          <w:lang w:val="en-US"/>
        </w:rPr>
        <w:instrText>particle</w:instrText>
      </w:r>
      <w:r w:rsidR="00071CF4">
        <w:instrText>" : "", "</w:instrText>
      </w:r>
      <w:r w:rsidR="00DD07AF">
        <w:rPr>
          <w:lang w:val="en-US"/>
        </w:rPr>
        <w:instrText>family</w:instrText>
      </w:r>
      <w:r w:rsidR="00071CF4">
        <w:instrText>" : "</w:instrText>
      </w:r>
      <w:r w:rsidR="00DD07AF">
        <w:rPr>
          <w:lang w:val="en-US"/>
        </w:rPr>
        <w:instrText>Wei</w:instrText>
      </w:r>
      <w:r w:rsidR="00071CF4">
        <w:instrText>", "</w:instrText>
      </w:r>
      <w:r w:rsidR="00DD07AF">
        <w:rPr>
          <w:lang w:val="en-US"/>
        </w:rPr>
        <w:instrText>given</w:instrText>
      </w:r>
      <w:r w:rsidR="00071CF4">
        <w:instrText>" : "</w:instrText>
      </w:r>
      <w:r w:rsidR="00DD07AF">
        <w:rPr>
          <w:lang w:val="en-US"/>
        </w:rPr>
        <w:instrText>Tao</w:instrText>
      </w:r>
      <w:r w:rsidR="00071CF4">
        <w:instrText>", "</w:instrText>
      </w:r>
      <w:r w:rsidR="00DD07AF">
        <w:rPr>
          <w:lang w:val="en-US"/>
        </w:rPr>
        <w:instrText>non</w:instrText>
      </w:r>
      <w:r w:rsidR="00071CF4">
        <w:instrText>-</w:instrText>
      </w:r>
      <w:r w:rsidR="00DD07AF">
        <w:rPr>
          <w:lang w:val="en-US"/>
        </w:rPr>
        <w:instrText>dropping</w:instrText>
      </w:r>
      <w:r w:rsidR="00071CF4">
        <w:instrText>-</w:instrText>
      </w:r>
      <w:r w:rsidR="00DD07AF">
        <w:rPr>
          <w:lang w:val="en-US"/>
        </w:rPr>
        <w:instrText>particle</w:instrText>
      </w:r>
      <w:r w:rsidR="00071CF4">
        <w:instrText>" : "", "</w:instrText>
      </w:r>
      <w:r w:rsidR="00DD07AF">
        <w:rPr>
          <w:lang w:val="en-US"/>
        </w:rPr>
        <w:instrText>parse</w:instrText>
      </w:r>
      <w:r w:rsidR="00071CF4">
        <w:instrText>-</w:instrText>
      </w:r>
      <w:r w:rsidR="00DD07AF">
        <w:rPr>
          <w:lang w:val="en-US"/>
        </w:rPr>
        <w:instrText>names</w:instrText>
      </w:r>
      <w:r w:rsidR="00071CF4">
        <w:instrText xml:space="preserve">" : </w:instrText>
      </w:r>
      <w:r w:rsidR="00DD07AF">
        <w:rPr>
          <w:lang w:val="en-US"/>
        </w:rPr>
        <w:instrText>false</w:instrText>
      </w:r>
      <w:r w:rsidR="00071CF4">
        <w:instrText>, "</w:instrText>
      </w:r>
      <w:r w:rsidR="00DD07AF">
        <w:rPr>
          <w:lang w:val="en-US"/>
        </w:rPr>
        <w:instrText>suffix</w:instrText>
      </w:r>
      <w:r w:rsidR="00071CF4">
        <w:instrText>" : "" }, { "</w:instrText>
      </w:r>
      <w:r w:rsidR="00DD07AF">
        <w:rPr>
          <w:lang w:val="en-US"/>
        </w:rPr>
        <w:instrText>dropping</w:instrText>
      </w:r>
      <w:r w:rsidR="00071CF4">
        <w:instrText>-</w:instrText>
      </w:r>
      <w:r w:rsidR="00DD07AF">
        <w:rPr>
          <w:lang w:val="en-US"/>
        </w:rPr>
        <w:instrText>particle</w:instrText>
      </w:r>
      <w:r w:rsidR="00071CF4">
        <w:instrText>" : "", "</w:instrText>
      </w:r>
      <w:r w:rsidR="00DD07AF">
        <w:rPr>
          <w:lang w:val="en-US"/>
        </w:rPr>
        <w:instrText>family</w:instrText>
      </w:r>
      <w:r w:rsidR="00071CF4">
        <w:instrText>" : "</w:instrText>
      </w:r>
      <w:r w:rsidR="00DD07AF">
        <w:rPr>
          <w:lang w:val="en-US"/>
        </w:rPr>
        <w:instrText>Qiao</w:instrText>
      </w:r>
      <w:r w:rsidR="00071CF4">
        <w:instrText>", "</w:instrText>
      </w:r>
      <w:r w:rsidR="00DD07AF">
        <w:rPr>
          <w:lang w:val="en-US"/>
        </w:rPr>
        <w:instrText>given</w:instrText>
      </w:r>
      <w:r w:rsidR="00071CF4">
        <w:instrText>" : "</w:instrText>
      </w:r>
      <w:r w:rsidR="00DD07AF">
        <w:rPr>
          <w:lang w:val="en-US"/>
        </w:rPr>
        <w:instrText>Yuansong</w:instrText>
      </w:r>
      <w:r w:rsidR="00071CF4">
        <w:instrText>", "</w:instrText>
      </w:r>
      <w:r w:rsidR="00DD07AF">
        <w:rPr>
          <w:lang w:val="en-US"/>
        </w:rPr>
        <w:instrText>non</w:instrText>
      </w:r>
      <w:r w:rsidR="00071CF4">
        <w:instrText>-</w:instrText>
      </w:r>
      <w:r w:rsidR="00DD07AF">
        <w:rPr>
          <w:lang w:val="en-US"/>
        </w:rPr>
        <w:instrText>dropping</w:instrText>
      </w:r>
      <w:r w:rsidR="00071CF4">
        <w:instrText>-</w:instrText>
      </w:r>
      <w:r w:rsidR="00DD07AF">
        <w:rPr>
          <w:lang w:val="en-US"/>
        </w:rPr>
        <w:instrText>particle</w:instrText>
      </w:r>
      <w:r w:rsidR="00071CF4">
        <w:instrText>" : "", "</w:instrText>
      </w:r>
      <w:r w:rsidR="00DD07AF">
        <w:rPr>
          <w:lang w:val="en-US"/>
        </w:rPr>
        <w:instrText>parse</w:instrText>
      </w:r>
      <w:r w:rsidR="00071CF4">
        <w:instrText>-</w:instrText>
      </w:r>
      <w:r w:rsidR="00DD07AF">
        <w:rPr>
          <w:lang w:val="en-US"/>
        </w:rPr>
        <w:instrText>names</w:instrText>
      </w:r>
      <w:r w:rsidR="00071CF4">
        <w:instrText xml:space="preserve">" : </w:instrText>
      </w:r>
      <w:r w:rsidR="00DD07AF">
        <w:rPr>
          <w:lang w:val="en-US"/>
        </w:rPr>
        <w:instrText>false</w:instrText>
      </w:r>
      <w:r w:rsidR="00071CF4">
        <w:instrText>, "</w:instrText>
      </w:r>
      <w:r w:rsidR="00DD07AF">
        <w:rPr>
          <w:lang w:val="en-US"/>
        </w:rPr>
        <w:instrText>suffix</w:instrText>
      </w:r>
      <w:r w:rsidR="00071CF4">
        <w:instrText>" : "" }, { "</w:instrText>
      </w:r>
      <w:r w:rsidR="00DD07AF">
        <w:rPr>
          <w:lang w:val="en-US"/>
        </w:rPr>
        <w:instrText>dropping</w:instrText>
      </w:r>
      <w:r w:rsidR="00071CF4">
        <w:instrText>-</w:instrText>
      </w:r>
      <w:r w:rsidR="00DD07AF">
        <w:rPr>
          <w:lang w:val="en-US"/>
        </w:rPr>
        <w:instrText>particle</w:instrText>
      </w:r>
      <w:r w:rsidR="00071CF4">
        <w:instrText>" : "", "</w:instrText>
      </w:r>
      <w:r w:rsidR="00DD07AF">
        <w:rPr>
          <w:lang w:val="en-US"/>
        </w:rPr>
        <w:instrText>family</w:instrText>
      </w:r>
      <w:r w:rsidR="00071CF4">
        <w:instrText>" : "</w:instrText>
      </w:r>
      <w:r w:rsidR="00DD07AF">
        <w:rPr>
          <w:lang w:val="en-US"/>
        </w:rPr>
        <w:instrText>Lee</w:instrText>
      </w:r>
      <w:r w:rsidR="00071CF4">
        <w:instrText>", "</w:instrText>
      </w:r>
      <w:r w:rsidR="00DD07AF">
        <w:rPr>
          <w:lang w:val="en-US"/>
        </w:rPr>
        <w:instrText>given</w:instrText>
      </w:r>
      <w:r w:rsidR="00071CF4">
        <w:instrText>" : "</w:instrText>
      </w:r>
      <w:r w:rsidR="00DD07AF">
        <w:rPr>
          <w:lang w:val="en-US"/>
        </w:rPr>
        <w:instrText>Brian</w:instrText>
      </w:r>
      <w:r w:rsidR="00071CF4">
        <w:instrText>", "</w:instrText>
      </w:r>
      <w:r w:rsidR="00DD07AF">
        <w:rPr>
          <w:lang w:val="en-US"/>
        </w:rPr>
        <w:instrText>non</w:instrText>
      </w:r>
      <w:r w:rsidR="00071CF4">
        <w:instrText>-</w:instrText>
      </w:r>
      <w:r w:rsidR="00DD07AF">
        <w:rPr>
          <w:lang w:val="en-US"/>
        </w:rPr>
        <w:instrText>dropping</w:instrText>
      </w:r>
      <w:r w:rsidR="00071CF4">
        <w:instrText>-</w:instrText>
      </w:r>
      <w:r w:rsidR="00DD07AF">
        <w:rPr>
          <w:lang w:val="en-US"/>
        </w:rPr>
        <w:instrText>particle</w:instrText>
      </w:r>
      <w:r w:rsidR="00071CF4">
        <w:instrText>" : "", "</w:instrText>
      </w:r>
      <w:r w:rsidR="00DD07AF">
        <w:rPr>
          <w:lang w:val="en-US"/>
        </w:rPr>
        <w:instrText>parse</w:instrText>
      </w:r>
      <w:r w:rsidR="00071CF4">
        <w:instrText>-</w:instrText>
      </w:r>
      <w:r w:rsidR="00DD07AF">
        <w:rPr>
          <w:lang w:val="en-US"/>
        </w:rPr>
        <w:instrText>names</w:instrText>
      </w:r>
      <w:r w:rsidR="00071CF4">
        <w:instrText xml:space="preserve">" : </w:instrText>
      </w:r>
      <w:r w:rsidR="00DD07AF">
        <w:rPr>
          <w:lang w:val="en-US"/>
        </w:rPr>
        <w:instrText>false</w:instrText>
      </w:r>
      <w:r w:rsidR="00071CF4">
        <w:instrText>, "</w:instrText>
      </w:r>
      <w:r w:rsidR="00DD07AF">
        <w:rPr>
          <w:lang w:val="en-US"/>
        </w:rPr>
        <w:instrText>suffix</w:instrText>
      </w:r>
      <w:r w:rsidR="00071CF4">
        <w:instrText>" : "" } ], "</w:instrText>
      </w:r>
      <w:r w:rsidR="00DD07AF">
        <w:rPr>
          <w:lang w:val="en-US"/>
        </w:rPr>
        <w:instrText>container</w:instrText>
      </w:r>
      <w:r w:rsidR="00071CF4">
        <w:instrText>-</w:instrText>
      </w:r>
      <w:r w:rsidR="00DD07AF">
        <w:rPr>
          <w:lang w:val="en-US"/>
        </w:rPr>
        <w:instrText>title</w:instrText>
      </w:r>
      <w:r w:rsidR="00071CF4">
        <w:instrText>" : "6</w:instrText>
      </w:r>
      <w:r w:rsidR="00DD07AF">
        <w:rPr>
          <w:lang w:val="en-US"/>
        </w:rPr>
        <w:instrText>thIntern</w:instrText>
      </w:r>
      <w:r w:rsidR="00071CF4">
        <w:instrText xml:space="preserve">. </w:instrText>
      </w:r>
      <w:r w:rsidR="00DD07AF">
        <w:rPr>
          <w:lang w:val="en-US"/>
        </w:rPr>
        <w:instrText>Conf</w:instrText>
      </w:r>
      <w:r w:rsidR="00071CF4">
        <w:instrText xml:space="preserve">. </w:instrText>
      </w:r>
      <w:r w:rsidR="00DD07AF">
        <w:rPr>
          <w:lang w:val="en-US"/>
        </w:rPr>
        <w:instrText>onAdvancesinMultimedia</w:instrText>
      </w:r>
      <w:r w:rsidR="00071CF4">
        <w:instrText xml:space="preserve"> (</w:instrText>
      </w:r>
      <w:r w:rsidR="00DD07AF">
        <w:rPr>
          <w:lang w:val="en-US"/>
        </w:rPr>
        <w:instrText>MMEDIA</w:instrText>
      </w:r>
      <w:r w:rsidR="00071CF4">
        <w:instrText>)", "</w:instrText>
      </w:r>
      <w:r w:rsidR="00DD07AF">
        <w:rPr>
          <w:lang w:val="en-US"/>
        </w:rPr>
        <w:instrText>id</w:instrText>
      </w:r>
      <w:r w:rsidR="00071CF4">
        <w:instrText>" : "</w:instrText>
      </w:r>
      <w:r w:rsidR="00DD07AF">
        <w:rPr>
          <w:lang w:val="en-US"/>
        </w:rPr>
        <w:instrText>ITEM</w:instrText>
      </w:r>
      <w:r w:rsidR="00071CF4">
        <w:instrText>-1", "</w:instrText>
      </w:r>
      <w:r w:rsidR="00DD07AF">
        <w:rPr>
          <w:lang w:val="en-US"/>
        </w:rPr>
        <w:instrText>issue</w:instrText>
      </w:r>
      <w:r w:rsidR="00071CF4">
        <w:instrText>" : "</w:instrText>
      </w:r>
      <w:r w:rsidR="00DD07AF">
        <w:rPr>
          <w:lang w:val="en-US"/>
        </w:rPr>
        <w:instrText>c</w:instrText>
      </w:r>
      <w:r w:rsidR="00071CF4">
        <w:instrText>", "</w:instrText>
      </w:r>
      <w:r w:rsidR="00DD07AF">
        <w:rPr>
          <w:lang w:val="en-US"/>
        </w:rPr>
        <w:instrText>issued</w:instrText>
      </w:r>
      <w:r w:rsidR="00071CF4">
        <w:instrText>" : { "</w:instrText>
      </w:r>
      <w:r w:rsidR="00DD07AF">
        <w:rPr>
          <w:lang w:val="en-US"/>
        </w:rPr>
        <w:instrText>date</w:instrText>
      </w:r>
      <w:r w:rsidR="00071CF4">
        <w:instrText>-</w:instrText>
      </w:r>
      <w:r w:rsidR="00DD07AF">
        <w:rPr>
          <w:lang w:val="en-US"/>
        </w:rPr>
        <w:instrText>parts</w:instrText>
      </w:r>
      <w:r w:rsidR="00071CF4">
        <w:instrText>" : [ [ "2014" ] ] }, "</w:instrText>
      </w:r>
      <w:r w:rsidR="00DD07AF">
        <w:rPr>
          <w:lang w:val="en-US"/>
        </w:rPr>
        <w:instrText>page</w:instrText>
      </w:r>
      <w:r w:rsidR="00071CF4">
        <w:instrText>" : "66-71", "</w:instrText>
      </w:r>
      <w:r w:rsidR="00DD07AF">
        <w:rPr>
          <w:lang w:val="en-US"/>
        </w:rPr>
        <w:instrText>title</w:instrText>
      </w:r>
      <w:r w:rsidR="00071CF4">
        <w:instrText>" : "</w:instrText>
      </w:r>
      <w:r w:rsidR="00DD07AF">
        <w:rPr>
          <w:lang w:val="en-US"/>
        </w:rPr>
        <w:instrText>KinectSkeletonCoordinateCalibrationforRemotePhysicalTraining</w:instrText>
      </w:r>
      <w:r w:rsidR="00071CF4">
        <w:instrText>", "</w:instrText>
      </w:r>
      <w:r w:rsidR="00DD07AF">
        <w:rPr>
          <w:lang w:val="en-US"/>
        </w:rPr>
        <w:instrText>type</w:instrText>
      </w:r>
      <w:r w:rsidR="00071CF4">
        <w:instrText>" : "</w:instrText>
      </w:r>
      <w:r w:rsidR="00DD07AF">
        <w:rPr>
          <w:lang w:val="en-US"/>
        </w:rPr>
        <w:instrText>article</w:instrText>
      </w:r>
      <w:r w:rsidR="00071CF4">
        <w:instrText>-</w:instrText>
      </w:r>
      <w:r w:rsidR="00DD07AF">
        <w:rPr>
          <w:lang w:val="en-US"/>
        </w:rPr>
        <w:instrText>journal</w:instrText>
      </w:r>
      <w:r w:rsidR="00071CF4">
        <w:instrText>" }, "</w:instrText>
      </w:r>
      <w:r w:rsidR="00DD07AF">
        <w:rPr>
          <w:lang w:val="en-US"/>
        </w:rPr>
        <w:instrText>uris</w:instrText>
      </w:r>
      <w:r w:rsidR="00071CF4">
        <w:instrText>" : [ "</w:instrText>
      </w:r>
      <w:r w:rsidR="00DD07AF">
        <w:rPr>
          <w:lang w:val="en-US"/>
        </w:rPr>
        <w:instrText>http</w:instrText>
      </w:r>
      <w:r w:rsidR="00071CF4">
        <w:instrText>://</w:instrText>
      </w:r>
      <w:r w:rsidR="00DD07AF">
        <w:rPr>
          <w:lang w:val="en-US"/>
        </w:rPr>
        <w:instrText>www</w:instrText>
      </w:r>
      <w:r w:rsidR="00071CF4">
        <w:instrText>.</w:instrText>
      </w:r>
      <w:r w:rsidR="00DD07AF">
        <w:rPr>
          <w:lang w:val="en-US"/>
        </w:rPr>
        <w:instrText>mendeley</w:instrText>
      </w:r>
      <w:r w:rsidR="00071CF4">
        <w:instrText>.</w:instrText>
      </w:r>
      <w:r w:rsidR="00DD07AF">
        <w:rPr>
          <w:lang w:val="en-US"/>
        </w:rPr>
        <w:instrText>com</w:instrText>
      </w:r>
      <w:r w:rsidR="00071CF4">
        <w:instrText>/</w:instrText>
      </w:r>
      <w:r w:rsidR="00DD07AF">
        <w:rPr>
          <w:lang w:val="en-US"/>
        </w:rPr>
        <w:instrText>documents</w:instrText>
      </w:r>
      <w:r w:rsidR="00071CF4">
        <w:instrText>/?</w:instrText>
      </w:r>
      <w:r w:rsidR="00DD07AF">
        <w:rPr>
          <w:lang w:val="en-US"/>
        </w:rPr>
        <w:instrText>uuid</w:instrText>
      </w:r>
      <w:r w:rsidR="00071CF4">
        <w:instrText>=631</w:instrText>
      </w:r>
      <w:r w:rsidR="00DD07AF">
        <w:rPr>
          <w:lang w:val="en-US"/>
        </w:rPr>
        <w:instrText>a</w:instrText>
      </w:r>
      <w:r w:rsidR="00071CF4">
        <w:instrText>7239-9970-48</w:instrText>
      </w:r>
      <w:r w:rsidR="00DD07AF">
        <w:rPr>
          <w:lang w:val="en-US"/>
        </w:rPr>
        <w:instrText>d</w:instrText>
      </w:r>
      <w:r w:rsidR="00071CF4">
        <w:instrText>1-8</w:instrText>
      </w:r>
      <w:r w:rsidR="00DD07AF">
        <w:rPr>
          <w:lang w:val="en-US"/>
        </w:rPr>
        <w:instrText>ba</w:instrText>
      </w:r>
      <w:r w:rsidR="00071CF4">
        <w:instrText>2-9</w:instrText>
      </w:r>
      <w:r w:rsidR="00DD07AF">
        <w:rPr>
          <w:lang w:val="en-US"/>
        </w:rPr>
        <w:instrText>d</w:instrText>
      </w:r>
      <w:r w:rsidR="00071CF4">
        <w:instrText>69</w:instrText>
      </w:r>
      <w:r w:rsidR="00DD07AF">
        <w:rPr>
          <w:lang w:val="en-US"/>
        </w:rPr>
        <w:instrText>df</w:instrText>
      </w:r>
      <w:r w:rsidR="00071CF4">
        <w:instrText>2</w:instrText>
      </w:r>
      <w:r w:rsidR="00DD07AF">
        <w:rPr>
          <w:lang w:val="en-US"/>
        </w:rPr>
        <w:instrText>be</w:instrText>
      </w:r>
      <w:r w:rsidR="00071CF4">
        <w:instrText>2</w:instrText>
      </w:r>
      <w:r w:rsidR="00DD07AF">
        <w:rPr>
          <w:lang w:val="en-US"/>
        </w:rPr>
        <w:instrText>c</w:instrText>
      </w:r>
      <w:r w:rsidR="00071CF4">
        <w:instrText>7" ] } ], "</w:instrText>
      </w:r>
      <w:r w:rsidR="00DD07AF">
        <w:rPr>
          <w:lang w:val="en-US"/>
        </w:rPr>
        <w:instrText>mendeley</w:instrText>
      </w:r>
      <w:r w:rsidR="00071CF4">
        <w:instrText>" : { "</w:instrText>
      </w:r>
      <w:r w:rsidR="00DD07AF">
        <w:rPr>
          <w:lang w:val="en-US"/>
        </w:rPr>
        <w:instrText>formattedCitation</w:instrText>
      </w:r>
      <w:r w:rsidR="00071CF4">
        <w:instrText>" : "(</w:instrText>
      </w:r>
      <w:r w:rsidR="00DD07AF">
        <w:rPr>
          <w:lang w:val="en-US"/>
        </w:rPr>
        <w:instrText>Weietal</w:instrText>
      </w:r>
      <w:r w:rsidR="00071CF4">
        <w:instrText>., 2014)", "</w:instrText>
      </w:r>
      <w:r w:rsidR="00DD07AF">
        <w:rPr>
          <w:lang w:val="en-US"/>
        </w:rPr>
        <w:instrText>plainTextFormattedCitation</w:instrText>
      </w:r>
      <w:r w:rsidR="00071CF4">
        <w:instrText>" : "(</w:instrText>
      </w:r>
      <w:r w:rsidR="00DD07AF">
        <w:rPr>
          <w:lang w:val="en-US"/>
        </w:rPr>
        <w:instrText>Weietal</w:instrText>
      </w:r>
      <w:r w:rsidR="00071CF4">
        <w:instrText>., 2014)", "</w:instrText>
      </w:r>
      <w:r w:rsidR="00DD07AF">
        <w:rPr>
          <w:lang w:val="en-US"/>
        </w:rPr>
        <w:instrText>previouslyFormattedCitation</w:instrText>
      </w:r>
      <w:r w:rsidR="00071CF4">
        <w:instrText>" : "(</w:instrText>
      </w:r>
      <w:r w:rsidR="00DD07AF">
        <w:rPr>
          <w:lang w:val="en-US"/>
        </w:rPr>
        <w:instrText>Weietal</w:instrText>
      </w:r>
      <w:r w:rsidR="00071CF4">
        <w:instrText>., 2014)" }, "</w:instrText>
      </w:r>
      <w:r w:rsidR="00DD07AF">
        <w:rPr>
          <w:lang w:val="en-US"/>
        </w:rPr>
        <w:instrText>properties</w:instrText>
      </w:r>
      <w:r w:rsidR="00071CF4">
        <w:instrText>" : { "</w:instrText>
      </w:r>
      <w:r w:rsidR="00DD07AF">
        <w:rPr>
          <w:lang w:val="en-US"/>
        </w:rPr>
        <w:instrText>noteIndex</w:instrText>
      </w:r>
      <w:r w:rsidR="00071CF4">
        <w:instrText>" : 0 }, "</w:instrText>
      </w:r>
      <w:r w:rsidR="00DD07AF">
        <w:rPr>
          <w:lang w:val="en-US"/>
        </w:rPr>
        <w:instrText>schema</w:instrText>
      </w:r>
      <w:r w:rsidR="00071CF4">
        <w:instrText>" : "</w:instrText>
      </w:r>
      <w:r w:rsidR="00DD07AF">
        <w:rPr>
          <w:lang w:val="en-US"/>
        </w:rPr>
        <w:instrText>https</w:instrText>
      </w:r>
      <w:r w:rsidR="00071CF4">
        <w:instrText>://</w:instrText>
      </w:r>
      <w:r w:rsidR="00DD07AF">
        <w:rPr>
          <w:lang w:val="en-US"/>
        </w:rPr>
        <w:instrText>github</w:instrText>
      </w:r>
      <w:r w:rsidR="00071CF4">
        <w:instrText>.</w:instrText>
      </w:r>
      <w:r w:rsidR="00DD07AF">
        <w:rPr>
          <w:lang w:val="en-US"/>
        </w:rPr>
        <w:instrText>com</w:instrText>
      </w:r>
      <w:r w:rsidR="00071CF4">
        <w:instrText>/</w:instrText>
      </w:r>
      <w:r w:rsidR="00DD07AF">
        <w:rPr>
          <w:lang w:val="en-US"/>
        </w:rPr>
        <w:instrText>citation</w:instrText>
      </w:r>
      <w:r w:rsidR="00071CF4">
        <w:instrText>-</w:instrText>
      </w:r>
      <w:r w:rsidR="00DD07AF">
        <w:rPr>
          <w:lang w:val="en-US"/>
        </w:rPr>
        <w:instrText>style</w:instrText>
      </w:r>
      <w:r w:rsidR="00071CF4">
        <w:instrText>-</w:instrText>
      </w:r>
      <w:r w:rsidR="00DD07AF">
        <w:rPr>
          <w:lang w:val="en-US"/>
        </w:rPr>
        <w:instrText>language</w:instrText>
      </w:r>
      <w:r w:rsidR="00071CF4">
        <w:instrText>/</w:instrText>
      </w:r>
      <w:r w:rsidR="00DD07AF">
        <w:rPr>
          <w:lang w:val="en-US"/>
        </w:rPr>
        <w:instrText>schema</w:instrText>
      </w:r>
      <w:r w:rsidR="00071CF4">
        <w:instrText>/</w:instrText>
      </w:r>
      <w:r w:rsidR="00DD07AF">
        <w:rPr>
          <w:lang w:val="en-US"/>
        </w:rPr>
        <w:instrText>raw</w:instrText>
      </w:r>
      <w:r w:rsidR="00071CF4">
        <w:instrText>/</w:instrText>
      </w:r>
      <w:r w:rsidR="00DD07AF">
        <w:rPr>
          <w:lang w:val="en-US"/>
        </w:rPr>
        <w:instrText>master</w:instrText>
      </w:r>
      <w:r w:rsidR="00071CF4">
        <w:instrText>/</w:instrText>
      </w:r>
      <w:r w:rsidR="00DD07AF">
        <w:rPr>
          <w:lang w:val="en-US"/>
        </w:rPr>
        <w:instrText>csl</w:instrText>
      </w:r>
      <w:r w:rsidR="00071CF4">
        <w:instrText>-</w:instrText>
      </w:r>
      <w:r w:rsidR="00DD07AF">
        <w:rPr>
          <w:lang w:val="en-US"/>
        </w:rPr>
        <w:instrText>citation</w:instrText>
      </w:r>
      <w:r w:rsidR="00071CF4">
        <w:instrText>.</w:instrText>
      </w:r>
      <w:r w:rsidR="00DD07AF">
        <w:rPr>
          <w:lang w:val="en-US"/>
        </w:rPr>
        <w:instrText>json</w:instrText>
      </w:r>
      <w:r w:rsidR="00071CF4">
        <w:instrText>" }</w:instrText>
      </w:r>
      <w:r w:rsidR="00071CF4">
        <w:fldChar w:fldCharType="separate"/>
      </w:r>
      <w:r w:rsidR="00071CF4">
        <w:rPr>
          <w:noProof/>
        </w:rPr>
        <w:t>(</w:t>
      </w:r>
      <w:r w:rsidR="009B293D" w:rsidRPr="009B293D">
        <w:rPr>
          <w:noProof/>
          <w:lang w:val="en-US"/>
        </w:rPr>
        <w:t>Weietal</w:t>
      </w:r>
      <w:r w:rsidR="00071CF4">
        <w:rPr>
          <w:noProof/>
        </w:rPr>
        <w:t>., 2014)</w:t>
      </w:r>
      <w:r w:rsidR="00071CF4">
        <w:fldChar w:fldCharType="end"/>
      </w:r>
      <w:ins w:id="733" w:author="Koft" w:date="2016-10-26T19:05:00Z">
        <w:r w:rsidR="00071CF4" w:rsidRPr="00071CF4">
          <w:rPr>
            <w:rPrChange w:id="734" w:author="Koft" w:date="2016-10-26T19:05:00Z">
              <w:rPr>
                <w:lang w:val="en-US"/>
              </w:rPr>
            </w:rPrChange>
          </w:rPr>
          <w:t xml:space="preserve"> </w:t>
        </w:r>
      </w:ins>
      <w:r>
        <w:t>και</w:t>
      </w:r>
      <w:ins w:id="735" w:author="Koft" w:date="2016-10-26T19:04:00Z">
        <w:r w:rsidR="00071CF4" w:rsidRPr="00071CF4">
          <w:rPr>
            <w:rPrChange w:id="736" w:author="Koft" w:date="2016-10-26T19:05:00Z">
              <w:rPr>
                <w:lang w:val="en-US"/>
              </w:rPr>
            </w:rPrChange>
          </w:rPr>
          <w:t xml:space="preserve"> </w:t>
        </w:r>
      </w:ins>
      <w:r>
        <w:t>τον</w:t>
      </w:r>
      <w:ins w:id="737" w:author="Koft" w:date="2016-10-26T19:04:00Z">
        <w:r w:rsidR="00071CF4" w:rsidRPr="00071CF4">
          <w:rPr>
            <w:rPrChange w:id="738" w:author="Koft" w:date="2016-10-26T19:05:00Z">
              <w:rPr>
                <w:lang w:val="en-US"/>
              </w:rPr>
            </w:rPrChange>
          </w:rPr>
          <w:t xml:space="preserve"> </w:t>
        </w:r>
      </w:ins>
      <w:r>
        <w:t>επίσημο</w:t>
      </w:r>
      <w:ins w:id="739" w:author="Koft" w:date="2016-10-26T19:04:00Z">
        <w:r w:rsidR="00071CF4" w:rsidRPr="00071CF4">
          <w:rPr>
            <w:rPrChange w:id="740" w:author="Koft" w:date="2016-10-26T19:05:00Z">
              <w:rPr>
                <w:lang w:val="en-US"/>
              </w:rPr>
            </w:rPrChange>
          </w:rPr>
          <w:t xml:space="preserve"> </w:t>
        </w:r>
      </w:ins>
      <w:r>
        <w:t>ιστότοπο</w:t>
      </w:r>
      <w:ins w:id="741" w:author="Koft" w:date="2016-10-26T19:04:00Z">
        <w:r w:rsidR="00071CF4" w:rsidRPr="00071CF4">
          <w:rPr>
            <w:rPrChange w:id="742" w:author="Koft" w:date="2016-10-26T19:05:00Z">
              <w:rPr>
                <w:lang w:val="en-US"/>
              </w:rPr>
            </w:rPrChange>
          </w:rPr>
          <w:t xml:space="preserve"> </w:t>
        </w:r>
      </w:ins>
      <w:r>
        <w:t>του</w:t>
      </w:r>
      <w:ins w:id="743" w:author="Koft" w:date="2016-10-26T19:04:00Z">
        <w:r w:rsidR="00071CF4" w:rsidRPr="00071CF4">
          <w:rPr>
            <w:rPrChange w:id="744" w:author="Koft" w:date="2016-10-26T19:05:00Z">
              <w:rPr>
                <w:lang w:val="en-US"/>
              </w:rPr>
            </w:rPrChange>
          </w:rPr>
          <w:t xml:space="preserve"> </w:t>
        </w:r>
      </w:ins>
      <w:r>
        <w:t>προϊόντος</w:t>
      </w:r>
      <w:ins w:id="745" w:author="Koft" w:date="2016-10-26T19:04:00Z">
        <w:r w:rsidR="00071CF4" w:rsidRPr="00071CF4">
          <w:rPr>
            <w:rPrChange w:id="746" w:author="Koft" w:date="2016-10-26T19:05:00Z">
              <w:rPr>
                <w:lang w:val="en-US"/>
              </w:rPr>
            </w:rPrChange>
          </w:rPr>
          <w:t xml:space="preserve"> </w:t>
        </w:r>
      </w:ins>
      <w:r w:rsidR="00071CF4">
        <w:fldChar w:fldCharType="begin"/>
      </w:r>
      <w:r w:rsidR="00071CF4" w:rsidRPr="00071CF4">
        <w:rPr>
          <w:lang w:val="en-US"/>
          <w:rPrChange w:id="747" w:author="Koft" w:date="2016-10-26T18:55:00Z">
            <w:rPr/>
          </w:rPrChange>
        </w:rPr>
        <w:instrText>HYPERLINK</w:instrText>
      </w:r>
      <w:r w:rsidR="00071CF4">
        <w:instrText xml:space="preserve"> "</w:instrText>
      </w:r>
      <w:r w:rsidR="00071CF4" w:rsidRPr="00071CF4">
        <w:rPr>
          <w:lang w:val="en-US"/>
          <w:rPrChange w:id="748" w:author="Koft" w:date="2016-10-26T18:55:00Z">
            <w:rPr/>
          </w:rPrChange>
        </w:rPr>
        <w:instrText>https</w:instrText>
      </w:r>
      <w:r w:rsidR="00071CF4">
        <w:instrText>://</w:instrText>
      </w:r>
      <w:r w:rsidR="00071CF4" w:rsidRPr="00071CF4">
        <w:rPr>
          <w:lang w:val="en-US"/>
          <w:rPrChange w:id="749" w:author="Koft" w:date="2016-10-26T18:55:00Z">
            <w:rPr/>
          </w:rPrChange>
        </w:rPr>
        <w:instrText>developer</w:instrText>
      </w:r>
      <w:r w:rsidR="00071CF4">
        <w:instrText>.</w:instrText>
      </w:r>
      <w:r w:rsidR="00071CF4" w:rsidRPr="00071CF4">
        <w:rPr>
          <w:lang w:val="en-US"/>
          <w:rPrChange w:id="750" w:author="Koft" w:date="2016-10-26T18:55:00Z">
            <w:rPr/>
          </w:rPrChange>
        </w:rPr>
        <w:instrText>microsoft</w:instrText>
      </w:r>
      <w:r w:rsidR="00071CF4">
        <w:instrText>.</w:instrText>
      </w:r>
      <w:r w:rsidR="00071CF4" w:rsidRPr="00071CF4">
        <w:rPr>
          <w:lang w:val="en-US"/>
          <w:rPrChange w:id="751" w:author="Koft" w:date="2016-10-26T18:55:00Z">
            <w:rPr/>
          </w:rPrChange>
        </w:rPr>
        <w:instrText>com</w:instrText>
      </w:r>
      <w:r w:rsidR="00071CF4">
        <w:instrText>/</w:instrText>
      </w:r>
      <w:r w:rsidR="00071CF4" w:rsidRPr="00071CF4">
        <w:rPr>
          <w:lang w:val="en-US"/>
          <w:rPrChange w:id="752" w:author="Koft" w:date="2016-10-26T18:55:00Z">
            <w:rPr/>
          </w:rPrChange>
        </w:rPr>
        <w:instrText>en</w:instrText>
      </w:r>
      <w:r w:rsidR="00071CF4">
        <w:instrText>-</w:instrText>
      </w:r>
      <w:r w:rsidR="00071CF4" w:rsidRPr="00071CF4">
        <w:rPr>
          <w:lang w:val="en-US"/>
          <w:rPrChange w:id="753" w:author="Koft" w:date="2016-10-26T18:55:00Z">
            <w:rPr/>
          </w:rPrChange>
        </w:rPr>
        <w:instrText>us</w:instrText>
      </w:r>
      <w:r w:rsidR="00071CF4">
        <w:instrText>/</w:instrText>
      </w:r>
      <w:r w:rsidR="00071CF4" w:rsidRPr="00071CF4">
        <w:rPr>
          <w:lang w:val="en-US"/>
          <w:rPrChange w:id="754" w:author="Koft" w:date="2016-10-26T18:55:00Z">
            <w:rPr/>
          </w:rPrChange>
        </w:rPr>
        <w:instrText>windows</w:instrText>
      </w:r>
      <w:r w:rsidR="00071CF4">
        <w:instrText>/</w:instrText>
      </w:r>
      <w:r w:rsidR="00071CF4" w:rsidRPr="00071CF4">
        <w:rPr>
          <w:lang w:val="en-US"/>
          <w:rPrChange w:id="755" w:author="Koft" w:date="2016-10-26T18:55:00Z">
            <w:rPr/>
          </w:rPrChange>
        </w:rPr>
        <w:instrText>kinect</w:instrText>
      </w:r>
      <w:r w:rsidR="00071CF4">
        <w:instrText>"</w:instrText>
      </w:r>
      <w:r w:rsidR="00071CF4">
        <w:fldChar w:fldCharType="separate"/>
      </w:r>
      <w:r w:rsidR="00CF4C39" w:rsidRPr="00CC3D33">
        <w:rPr>
          <w:rStyle w:val="Hyperlink"/>
          <w:lang w:val="en-US"/>
        </w:rPr>
        <w:t>https</w:t>
      </w:r>
      <w:r w:rsidR="00071CF4">
        <w:rPr>
          <w:rStyle w:val="Hyperlink"/>
        </w:rPr>
        <w:t>://</w:t>
      </w:r>
      <w:r w:rsidR="00CF4C39" w:rsidRPr="00CC3D33">
        <w:rPr>
          <w:rStyle w:val="Hyperlink"/>
          <w:lang w:val="en-US"/>
        </w:rPr>
        <w:t>developer</w:t>
      </w:r>
      <w:r w:rsidR="00071CF4">
        <w:rPr>
          <w:rStyle w:val="Hyperlink"/>
        </w:rPr>
        <w:t>.</w:t>
      </w:r>
      <w:r w:rsidR="00CF4C39" w:rsidRPr="00CC3D33">
        <w:rPr>
          <w:rStyle w:val="Hyperlink"/>
          <w:lang w:val="en-US"/>
        </w:rPr>
        <w:t>microsoft</w:t>
      </w:r>
      <w:r w:rsidR="00071CF4">
        <w:rPr>
          <w:rStyle w:val="Hyperlink"/>
        </w:rPr>
        <w:t>.</w:t>
      </w:r>
      <w:r w:rsidR="00CF4C39" w:rsidRPr="00CC3D33">
        <w:rPr>
          <w:rStyle w:val="Hyperlink"/>
          <w:lang w:val="en-US"/>
        </w:rPr>
        <w:t>com</w:t>
      </w:r>
      <w:r w:rsidR="00071CF4">
        <w:rPr>
          <w:rStyle w:val="Hyperlink"/>
        </w:rPr>
        <w:t>/</w:t>
      </w:r>
      <w:r w:rsidR="00CF4C39" w:rsidRPr="00CC3D33">
        <w:rPr>
          <w:rStyle w:val="Hyperlink"/>
          <w:lang w:val="en-US"/>
        </w:rPr>
        <w:t>en</w:t>
      </w:r>
      <w:r w:rsidR="00071CF4">
        <w:rPr>
          <w:rStyle w:val="Hyperlink"/>
        </w:rPr>
        <w:t>-</w:t>
      </w:r>
      <w:r w:rsidR="00CF4C39" w:rsidRPr="00CC3D33">
        <w:rPr>
          <w:rStyle w:val="Hyperlink"/>
          <w:lang w:val="en-US"/>
        </w:rPr>
        <w:t>us</w:t>
      </w:r>
      <w:r w:rsidR="00071CF4">
        <w:rPr>
          <w:rStyle w:val="Hyperlink"/>
        </w:rPr>
        <w:t>/</w:t>
      </w:r>
      <w:r w:rsidR="00CF4C39" w:rsidRPr="00CC3D33">
        <w:rPr>
          <w:rStyle w:val="Hyperlink"/>
          <w:lang w:val="en-US"/>
        </w:rPr>
        <w:t>windows</w:t>
      </w:r>
      <w:r w:rsidR="00071CF4">
        <w:rPr>
          <w:rStyle w:val="Hyperlink"/>
        </w:rPr>
        <w:t>/</w:t>
      </w:r>
      <w:r w:rsidR="00CF4C39" w:rsidRPr="00CC3D33">
        <w:rPr>
          <w:rStyle w:val="Hyperlink"/>
          <w:lang w:val="en-US"/>
        </w:rPr>
        <w:t>kinect</w:t>
      </w:r>
      <w:r w:rsidR="00071CF4">
        <w:fldChar w:fldCharType="end"/>
      </w:r>
      <w:r w:rsidR="00071CF4" w:rsidRPr="00071CF4">
        <w:rPr>
          <w:rPrChange w:id="756" w:author="Koft" w:date="2016-10-26T19:05:00Z">
            <w:rPr>
              <w:color w:val="0000FF" w:themeColor="hyperlink"/>
              <w:u w:val="single"/>
            </w:rPr>
          </w:rPrChange>
        </w:rPr>
        <w:t>.</w:t>
      </w:r>
    </w:p>
    <w:p w:rsidR="0041785D" w:rsidRDefault="0041785D" w:rsidP="0041785D">
      <w:pPr>
        <w:keepNext/>
      </w:pPr>
      <w:r>
        <w:rPr>
          <w:noProof/>
          <w:lang w:eastAsia="el-GR"/>
        </w:rPr>
        <w:drawing>
          <wp:inline distT="0" distB="0" distL="0" distR="0">
            <wp:extent cx="3638550" cy="2822265"/>
            <wp:effectExtent l="19050" t="0" r="0" b="0"/>
            <wp:docPr id="12" name="Picture 11" descr="ki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png"/>
                    <pic:cNvPicPr/>
                  </pic:nvPicPr>
                  <pic:blipFill>
                    <a:blip r:embed="rId13" cstate="print"/>
                    <a:stretch>
                      <a:fillRect/>
                    </a:stretch>
                  </pic:blipFill>
                  <pic:spPr>
                    <a:xfrm>
                      <a:off x="0" y="0"/>
                      <a:ext cx="3642079" cy="2825002"/>
                    </a:xfrm>
                    <a:prstGeom prst="rect">
                      <a:avLst/>
                    </a:prstGeom>
                  </pic:spPr>
                </pic:pic>
              </a:graphicData>
            </a:graphic>
          </wp:inline>
        </w:drawing>
      </w:r>
    </w:p>
    <w:p w:rsidR="00C64A9F" w:rsidRPr="00DD07AF" w:rsidRDefault="0041785D" w:rsidP="00A435C0">
      <w:pPr>
        <w:pStyle w:val="Caption"/>
        <w:ind w:firstLine="720"/>
      </w:pPr>
      <w:bookmarkStart w:id="757" w:name="_Ref463348630"/>
      <w:bookmarkStart w:id="758" w:name="_Ref463138177"/>
      <w:r>
        <w:t xml:space="preserve">Εικόνα </w:t>
      </w:r>
      <w:fldSimple w:instr=" SEQ Εικόνα \* ARABIC ">
        <w:r w:rsidR="000A7E50">
          <w:rPr>
            <w:noProof/>
          </w:rPr>
          <w:t>2</w:t>
        </w:r>
      </w:fldSimple>
      <w:bookmarkEnd w:id="757"/>
      <w:r w:rsidRPr="0041785D">
        <w:t>:</w:t>
      </w:r>
      <w:r>
        <w:t xml:space="preserve">Οπτικό πεδίο της συσκευής </w:t>
      </w:r>
      <w:r>
        <w:rPr>
          <w:lang w:val="en-US"/>
        </w:rPr>
        <w:t>kinect</w:t>
      </w:r>
      <w:bookmarkEnd w:id="758"/>
      <w:r w:rsidR="00DD07AF">
        <w:t>.Πηγή:</w:t>
      </w:r>
      <w:r w:rsidR="00071CF4">
        <w:fldChar w:fldCharType="begin" w:fldLock="1"/>
      </w:r>
      <w:r w:rsidR="001A21EF">
        <w:instrText>ADDIN CSL_CITATION { "citationItems" : [ { "id" : "ITEM-1", "itemData" : { "ISBN" : "9781612083209", "ISSN" : "23084448", "abstract" : "With the advent of the Microsoft Kinect sensor, skeleton coordinate systems have become an active part of interactive multimedia applications. The skeleton coordinate data captured by the Kinect sensor can be used to compare the similarity of remote users\u2019 motions in remote training systems. However, this approach is limited in that the remote users\u2019 initial positions have to be at the same position and face the sensor with the same angle. This paper proposes a Kinect Skeleton Coordinate Calibration (KSCC) algorithm to calibrate the remote user\u2019s arbitrary initial positions, thereby removing the above limitations on the initial positions and angles. It collects the remote user\u2019s initial position data, and calculates the initial centre coordinate of the user and initial angle between user and Kinect sensor. After the collection and calculation, all skeleton coordinates are transformed to a universal coordinate system according to the initial centre coordinate and rotated by a quaternion rotation. An evaluation test has been performed to assess the accuracy and limiting fields of the system. The results show that our approach is able to calibrate the Kinect skeleton coordinates with a high accuracy, with the requirements that the user\u2019s initial positions only need to be in the detection zone of the Kinect sensor.", "author" : [ { "dropping-particle" : "", "family" : "Wei", "given" : "Tao", "non-dropping-particle" : "", "parse-names" : false, "suffix" : "" }, { "dropping-particle" : "", "family" : "Qiao", "given" : "Yuansong", "non-dropping-particle" : "", "parse-names" : false, "suffix" : "" }, { "dropping-particle" : "", "family" : "Lee", "given" : "Brian", "non-dropping-particle" : "", "parse-names" : false, "suffix" : "" } ], "container-title" : "6th Intern. Conf. on Advances in Multimedia (MMEDIA)", "id" : "ITEM-1", "issue" : "c", "issued" : { "date-parts" : [ [ "2014" ] ] }, "page" : "66-71", "title" : "Kinect Skeleton Coordinate Calibration for Remote Physical Training", "type" : "article-journal" }, "uris" : [ "http://www.mendeley.com/documents/?uuid=631a7239-9970-48d1-8ba2-9d69df2be2c7" ] } ], "mendeley" : { "formattedCitation" : "(Wei et al., 2014)", "plainTextFormattedCitation" : "(Wei et al., 2014)", "previouslyFormattedCitation" : "(Wei et al., 2014)" }, "properties" : { "noteIndex" : 0 }, "schema" : "https://github.com/citation-style-language/schema/raw/master/csl-citation.json" }</w:instrText>
      </w:r>
      <w:r w:rsidR="00071CF4">
        <w:fldChar w:fldCharType="separate"/>
      </w:r>
      <w:r w:rsidR="00DD07AF" w:rsidRPr="00DD07AF">
        <w:rPr>
          <w:b w:val="0"/>
          <w:noProof/>
        </w:rPr>
        <w:t>(Wei et al., 2014)</w:t>
      </w:r>
      <w:r w:rsidR="00071CF4">
        <w:fldChar w:fldCharType="end"/>
      </w:r>
    </w:p>
    <w:p w:rsidR="00E01EB1" w:rsidRPr="003A5AB5" w:rsidRDefault="00E01EB1" w:rsidP="002E28AC">
      <w:pPr>
        <w:ind w:firstLine="720"/>
        <w:jc w:val="both"/>
      </w:pPr>
      <w:r>
        <w:t>Για την καλύτερη κατανόηση</w:t>
      </w:r>
      <w:r w:rsidR="004B7403">
        <w:t xml:space="preserve"> των δεδομένων</w:t>
      </w:r>
      <w:r>
        <w:t xml:space="preserve">, ο αναγνώστης πρέπει να εξοικειωθεί με κάποιους ορισμούς.Ορίζεται ως στιγμιότυπο (Frame) η αποτύπωση της εκάστοτε χρονικής στιγμής που καταγράφει η κάμερα και ως Joint ένα σημείο του σκελετού στη μορφή </w:t>
      </w:r>
      <w:r w:rsidRPr="00953A84">
        <w:t>(x, y, z)</w:t>
      </w:r>
      <w:r>
        <w:t xml:space="preserve">.Το </w:t>
      </w:r>
      <w:r>
        <w:rPr>
          <w:lang w:val="en-US"/>
        </w:rPr>
        <w:t>Kinect</w:t>
      </w:r>
      <w:ins w:id="759" w:author="Koft" w:date="2016-10-26T19:05:00Z">
        <w:r w:rsidR="00071CF4" w:rsidRPr="00071CF4">
          <w:rPr>
            <w:rPrChange w:id="760" w:author="Koft" w:date="2016-10-26T19:05:00Z">
              <w:rPr>
                <w:color w:val="0000FF" w:themeColor="hyperlink"/>
                <w:u w:val="single"/>
                <w:lang w:val="en-US"/>
              </w:rPr>
            </w:rPrChange>
          </w:rPr>
          <w:t xml:space="preserve"> </w:t>
        </w:r>
      </w:ins>
      <w:r>
        <w:t xml:space="preserve">είναι ρυθμισμένο να συλλέγει </w:t>
      </w:r>
      <w:r w:rsidRPr="00941BE8">
        <w:t>30</w:t>
      </w:r>
      <w:ins w:id="761" w:author="Koft" w:date="2016-10-26T19:05:00Z">
        <w:r w:rsidR="00071CF4" w:rsidRPr="00071CF4">
          <w:rPr>
            <w:rPrChange w:id="762" w:author="Koft" w:date="2016-10-26T19:05:00Z">
              <w:rPr>
                <w:color w:val="0000FF" w:themeColor="hyperlink"/>
                <w:u w:val="single"/>
                <w:lang w:val="en-US"/>
              </w:rPr>
            </w:rPrChange>
          </w:rPr>
          <w:t xml:space="preserve"> </w:t>
        </w:r>
      </w:ins>
      <w:r>
        <w:rPr>
          <w:lang w:val="en-US"/>
        </w:rPr>
        <w:t>frames</w:t>
      </w:r>
      <w:r>
        <w:t xml:space="preserve">ανά δευτερόλεπτο </w:t>
      </w:r>
      <w:r w:rsidRPr="00817F29">
        <w:t xml:space="preserve">και </w:t>
      </w:r>
      <w:r w:rsidR="00910886">
        <w:t xml:space="preserve">να </w:t>
      </w:r>
      <w:r w:rsidRPr="00817F29">
        <w:t>εμφανίζ</w:t>
      </w:r>
      <w:r>
        <w:t xml:space="preserve">ει συνολικά 20 </w:t>
      </w:r>
      <w:r>
        <w:rPr>
          <w:lang w:val="en-US"/>
        </w:rPr>
        <w:t>joints</w:t>
      </w:r>
      <w:ins w:id="763" w:author="Koft" w:date="2016-10-26T19:05:00Z">
        <w:r w:rsidR="00071CF4" w:rsidRPr="00071CF4">
          <w:rPr>
            <w:rPrChange w:id="764" w:author="Koft" w:date="2016-10-26T19:05:00Z">
              <w:rPr>
                <w:color w:val="0000FF" w:themeColor="hyperlink"/>
                <w:u w:val="single"/>
                <w:lang w:val="en-US"/>
              </w:rPr>
            </w:rPrChange>
          </w:rPr>
          <w:t xml:space="preserve"> </w:t>
        </w:r>
      </w:ins>
      <w:r>
        <w:t xml:space="preserve">ανά </w:t>
      </w:r>
      <w:r>
        <w:rPr>
          <w:lang w:val="en-US"/>
        </w:rPr>
        <w:t>frame</w:t>
      </w:r>
      <w:r w:rsidR="00910886">
        <w:t xml:space="preserve"> ανά αναγνωρισμένο σκελετό</w:t>
      </w:r>
      <w:r w:rsidRPr="00817F29">
        <w:t>.</w:t>
      </w:r>
      <w:r>
        <w:t xml:space="preserve"> Θετικό οριζόντιο άξονα </w:t>
      </w:r>
      <w:r>
        <w:rPr>
          <w:lang w:val="en-US"/>
        </w:rPr>
        <w:t>x</w:t>
      </w:r>
      <w:r>
        <w:t xml:space="preserve">στον χώρο αποτελεί το αριστερό μέρος της κάμερας, ο θετικός άξονας </w:t>
      </w:r>
      <w:r>
        <w:rPr>
          <w:lang w:val="en-US"/>
        </w:rPr>
        <w:t>y</w:t>
      </w:r>
      <w:r>
        <w:t xml:space="preserve"> ορίζεται κατακόρυφα προς τα επάνω, ενώ ο θετικός άξονας </w:t>
      </w:r>
      <w:r>
        <w:rPr>
          <w:lang w:val="en-US"/>
        </w:rPr>
        <w:t>z</w:t>
      </w:r>
      <w:r>
        <w:t xml:space="preserve">έχει κατεύθυνση προς το </w:t>
      </w:r>
      <w:r>
        <w:rPr>
          <w:lang w:val="en-US"/>
        </w:rPr>
        <w:t>Kinect</w:t>
      </w:r>
      <w:r w:rsidRPr="00817F29">
        <w:t>.</w:t>
      </w:r>
    </w:p>
    <w:p w:rsidR="002445DD" w:rsidRPr="002977FD" w:rsidRDefault="004B7403" w:rsidP="002E28AC">
      <w:pPr>
        <w:ind w:firstLine="720"/>
        <w:jc w:val="both"/>
      </w:pPr>
      <w:r>
        <w:t xml:space="preserve">Αποσκοπώντας στη δημιουργία μιας συλλογής δεδομένων όσο δυνατόν μεγαλύτερης ποικιλίας, τα 5 άτομα του δείγματος επιλέχθηκαν με γνώμονα τη μεγάλη ανομοιογένεια της σωματικής τους διάπλασης, αλλά και την όσο το δυνατό μεγαλύτερη ομοιότητα, ώστε οι αλγόριθμοι να εκπαιδευθούν και να εξετασθούν στις ακραίες συνθήκες. Επιπλέον, ζητήθηκε </w:t>
      </w:r>
      <w:r w:rsidR="00B0602F">
        <w:t xml:space="preserve">από </w:t>
      </w:r>
      <w:r>
        <w:t xml:space="preserve">τα άτομα τόσο να μείνουν ακίνηταμε τα χέρια σε </w:t>
      </w:r>
      <w:r w:rsidRPr="00D241FF">
        <w:t>διάταση</w:t>
      </w:r>
      <w:r w:rsidR="00CF4C39" w:rsidRPr="00CC3D33">
        <w:t xml:space="preserve">, ως παριστάνεται στην </w:t>
      </w:r>
      <w:r w:rsidR="00071CF4">
        <w:rPr>
          <w:color w:val="FF0000"/>
        </w:rPr>
        <w:fldChar w:fldCharType="begin"/>
      </w:r>
      <w:r w:rsidR="00D241FF">
        <w:instrText xml:space="preserve"> REF _Ref463138098 \h </w:instrText>
      </w:r>
      <w:r w:rsidR="00071CF4">
        <w:rPr>
          <w:color w:val="FF0000"/>
        </w:rPr>
      </w:r>
      <w:r w:rsidR="00071CF4">
        <w:rPr>
          <w:color w:val="FF0000"/>
        </w:rPr>
        <w:fldChar w:fldCharType="separate"/>
      </w:r>
      <w:r w:rsidR="00D241FF">
        <w:t xml:space="preserve">Εικόνα </w:t>
      </w:r>
      <w:r w:rsidR="00D241FF">
        <w:rPr>
          <w:noProof/>
        </w:rPr>
        <w:t>3</w:t>
      </w:r>
      <w:r w:rsidR="00071CF4">
        <w:rPr>
          <w:color w:val="FF0000"/>
        </w:rPr>
        <w:fldChar w:fldCharType="end"/>
      </w:r>
      <w:r w:rsidR="00B0602F">
        <w:t xml:space="preserve">, να περιστραφούν γύρω από τον </w:t>
      </w:r>
      <w:r w:rsidR="00906F52">
        <w:t>εαυτό</w:t>
      </w:r>
      <w:r w:rsidR="00B0602F">
        <w:t xml:space="preserve"> τους, να περπατήσουν κοντά και </w:t>
      </w:r>
      <w:r w:rsidR="00906F52">
        <w:t>μακριά</w:t>
      </w:r>
      <w:r w:rsidR="00B0602F">
        <w:t xml:space="preserve"> από το Kinect</w:t>
      </w:r>
      <w:r>
        <w:t xml:space="preserve"> όσο και να κινηθούν άτακτα στο χώρο, ώστε να υπάρχει ποικιλομορφία στις συνθήκες μετρήσεων.</w:t>
      </w:r>
      <w:r w:rsidR="002977FD">
        <w:t xml:space="preserve">Οι μετρήσεις βιντεοσκοπήθηκαν και αποθηκεύθηκαν στη </w:t>
      </w:r>
      <w:r w:rsidR="00677301">
        <w:t>διαδικτυακή πλατφορμα συγχρονισμένης αναπαραγωγής καταγραφών δοκιμών</w:t>
      </w:r>
      <w:r w:rsidR="002977FD">
        <w:t xml:space="preserve"> του </w:t>
      </w:r>
      <w:hyperlink r:id="rId14" w:anchor="/playbackmanager" w:history="1">
        <w:r w:rsidR="002977FD" w:rsidRPr="002A2F4F">
          <w:rPr>
            <w:rStyle w:val="Hyperlink"/>
          </w:rPr>
          <w:t>http://cac-framework.com/app/#/playbackmanager</w:t>
        </w:r>
      </w:hyperlink>
      <w:r w:rsidR="00071CF4">
        <w:fldChar w:fldCharType="begin" w:fldLock="1"/>
      </w:r>
      <w:r w:rsidR="009B293D">
        <w:instrText>ADDIN CSL_CITATION { "citationItems" : [ { "id" : "ITEM-1", "itemData" : { "DOI" : "10.1007/978-3-319-40238-3_36", "author" : [ { "dropping-particle" : "", "family" : "Konstantinidis", "given" : "Evdokimos I", "non-dropping-particle" : "", "parse-names" : false, "suffix" : "" }, { "dropping-particle" : "", "family" : "Billis", "given" : "Antonis", "non-dropping-particle" : "", "parse-names" : false, "suffix" : "" }, { "dropping-particle" : "", "family" : "Bratsas", "given" : "Charalambos", "non-dropping-particle" : "", "parse-names" : false, "suffix" : "" }, { "dropping-particle" : "", "family" : "Bamidis", "given" : "Panagiotis D", "non-dropping-particle" : "", "parse-names" : false, "suffix" : "" } ], "container-title" : "Universal Access in Human-Computer Interaction. Users and Context Diversity", "id" : "ITEM-1", "issued" : { "date-parts" : [ [ "2016" ] ] }, "page" : "375-384", "publisher-place" : "Toronto, Canada", "title" : "Active and Healthy Ageing Big Dataset Streaming on Demand", "type" : "chapter" }, "uris" : [ "http://www.mendeley.com/documents/?uuid=a465df3f-46ee-45cf-bf61-18872ee750e1", "http://www.mendeley.com/documents/?uuid=f0d6fb07-49bf-4032-abd3-67f6d1d05c00" ] } ], "mendeley" : { "formattedCitation" : "(Evdokimos I Konstantinidis, Billis, Bratsas, &amp; Bamidis, 2016)", "plainTextFormattedCitation" : "(Evdokimos I Konstantinidis, Billis, Bratsas, &amp; Bamidis, 2016)", "previouslyFormattedCitation" : "(Evdokimos I Konstantinidis, Billis, Bratsas, &amp; Bamidis, 2016)" }, "properties" : { "noteIndex" : 0 }, "schema" : "https://github.com/citation-style-language/schema/raw/master/csl-citation.json" }</w:instrText>
      </w:r>
      <w:r w:rsidR="00071CF4">
        <w:fldChar w:fldCharType="separate"/>
      </w:r>
      <w:r w:rsidR="007B559D" w:rsidRPr="007B559D">
        <w:rPr>
          <w:noProof/>
        </w:rPr>
        <w:t>(Evdokimos I Konstantinidis, Billis, Bratsas, &amp; Bamidis, 2016)</w:t>
      </w:r>
      <w:r w:rsidR="00071CF4">
        <w:fldChar w:fldCharType="end"/>
      </w:r>
      <w:r w:rsidR="00071CF4">
        <w:fldChar w:fldCharType="begin" w:fldLock="1"/>
      </w:r>
      <w:r w:rsidR="009B293D">
        <w:instrText>ADDIN CSL_CITATION { "citationItems" : [ { "id" : "ITEM-1", "itemData" : { "DOI" : "10.1016/j.ins.2014.10.070", "ISSN" : "00200255", "abstract" : "Elderly support ambient assisted living environments are focal in healthcare computing. Critical to their implementation is transparent integration of diverse hardware and its ubiquitous communication with multiple software components. Modern controllers (Wii family, Microsoft Kinect, Neurosky Mindwave) are especially useful in elderly smart homes, being used, for healthcare monitoring and exercise gaming interventions. Presented herein is a novel Controller Application Communication (CAC) framework for cross device, application independent transmission of controller data to multiple software components. For the first time, a framework supports multiple modern controllers concurrently communicating with multiple, device na\u00efve, requesting applications, utilizing standard, real time, internet communication technologies, as opposed to current practices which focus merely on one device. The framework consists of uniform schemas for encapsulating controllers\u2019 data and of services necessary for communicating these data to the requesting software components. The framework\u2019s architecture is based on distributed computing principles, delegating server duties to use-site gateways for reducing main server load. This framework was utilized in the USEFIL project for simultaneous use of multiple controllers and sensors by different software components of the platform. The framework\u2019s design principles align with the Internet of Things (IoT) paradigm. Future work, enriching this framework, aims to facilitate a more diverse controller set, adhering to an IoT architecture implementation, as well as, allowing on-demand online data streaming, thereby enabling interested parties to test algorithms with data from ecologically valid environments.", "author" : [ { "dropping-particle" : "", "family" : "Konstantinidis", "given" : "Evdokimos I.", "non-dropping-particle" : "", "parse-names" : false, "suffix" : "" }, { "dropping-particle" : "", "family" : "Antoniou", "given" : "Panagiotis. E.", "non-dropping-particle" : "", "parse-names" : false, "suffix" : "" }, { "dropping-particle" : "", "family" : "Bamparopoulos", "given" : "Giorgos", "non-dropping-particle" : "", "parse-names" : false, "suffix" : "" }, { "dropping-particle" : "", "family" : "Bamidis", "given" : "Panagiotis D.", "non-dropping-particle" : "", "parse-names" : false, "suffix" : "" } ], "container-title" : "Information Sciences", "id" : "ITEM-1", "issued" : { "date-parts" : [ [ "2015", "4" ] ] }, "page" : "124-139", "title" : "A lightweight framework for transparent cross platform communication of controller data in ambient assisted living environments", "type" : "article-journal", "volume" : "300" }, "uris" : [ "http://www.mendeley.com/documents/?uuid=9ecbdea6-6e58-4aeb-944e-b285e53d0291", "http://www.mendeley.com/documents/?uuid=e299c4e3-813d-4c34-ae2a-d3832fc6763b" ] } ], "mendeley" : { "formattedCitation" : "(Evdokimos I. Konstantinidis, Antoniou, Bamparopoulos, &amp; Bamidis, 2015)", "plainTextFormattedCitation" : "(Evdokimos I. Konstantinidis, Antoniou, Bamparopoulos, &amp; Bamidis, 2015)", "previouslyFormattedCitation" : "(Evdokimos I. Konstantinidis, Antoniou, Bamparopoulos, &amp; Bamidis, 2015)" }, "properties" : { "noteIndex" : 0 }, "schema" : "https://github.com/citation-style-language/schema/raw/master/csl-citation.json" }</w:instrText>
      </w:r>
      <w:r w:rsidR="00071CF4">
        <w:fldChar w:fldCharType="separate"/>
      </w:r>
      <w:r w:rsidR="007B559D" w:rsidRPr="007B559D">
        <w:rPr>
          <w:noProof/>
        </w:rPr>
        <w:t>(Evdokimos I. Konstantinidis, Antoniou, Bamparopoulos, &amp; Bamidis, 2015)</w:t>
      </w:r>
      <w:r w:rsidR="00071CF4">
        <w:fldChar w:fldCharType="end"/>
      </w:r>
      <w:r w:rsidR="002977FD">
        <w:t xml:space="preserve">και είναι </w:t>
      </w:r>
      <w:r w:rsidR="002977FD">
        <w:lastRenderedPageBreak/>
        <w:t>προσβάσιμες και διαθέσιμες προς όλους για μελλοντική χρήση</w:t>
      </w:r>
      <w:r w:rsidR="00F315F7">
        <w:t>και σύγκριση με τα αποτελέσματα αυτής της εργασίας</w:t>
      </w:r>
      <w:r w:rsidR="001D6FC0">
        <w:t xml:space="preserve"> στο σύνδεσμο</w:t>
      </w:r>
      <w:ins w:id="765" w:author="Koft" w:date="2016-10-26T19:05:00Z">
        <w:r w:rsidR="00071CF4" w:rsidRPr="00071CF4">
          <w:rPr>
            <w:rPrChange w:id="766" w:author="Koft" w:date="2016-10-26T19:05:00Z">
              <w:rPr>
                <w:color w:val="0000FF" w:themeColor="hyperlink"/>
                <w:u w:val="single"/>
                <w:lang w:val="en-US"/>
              </w:rPr>
            </w:rPrChange>
          </w:rPr>
          <w:t xml:space="preserve"> </w:t>
        </w:r>
      </w:ins>
      <w:del w:id="767" w:author="evdokimosk" w:date="2016-10-17T01:56:00Z">
        <w:r w:rsidR="00CF4C39" w:rsidRPr="00CC3D33" w:rsidDel="00060FCC">
          <w:rPr>
            <w:color w:val="000000" w:themeColor="text1"/>
          </w:rPr>
          <w:delText>(</w:delText>
        </w:r>
      </w:del>
      <w:ins w:id="768" w:author="evdokimosk" w:date="2016-10-17T01:54:00Z">
        <w:r w:rsidR="00071CF4">
          <w:rPr>
            <w:color w:val="000000" w:themeColor="text1"/>
            <w:lang w:val="en-US"/>
          </w:rPr>
          <w:fldChar w:fldCharType="begin"/>
        </w:r>
        <w:r w:rsidR="00060FCC">
          <w:rPr>
            <w:color w:val="000000" w:themeColor="text1"/>
            <w:lang w:val="en-US"/>
          </w:rPr>
          <w:instrText>HYPERLINK</w:instrText>
        </w:r>
        <w:r w:rsidR="00071CF4" w:rsidRPr="00071CF4">
          <w:rPr>
            <w:color w:val="000000" w:themeColor="text1"/>
            <w:rPrChange w:id="769" w:author="evdokimosk" w:date="2016-10-17T01:54:00Z">
              <w:rPr>
                <w:color w:val="000000" w:themeColor="text1"/>
                <w:u w:val="single"/>
                <w:lang w:val="en-US"/>
              </w:rPr>
            </w:rPrChange>
          </w:rPr>
          <w:instrText xml:space="preserve"> "</w:instrText>
        </w:r>
        <w:r w:rsidR="00060FCC">
          <w:rPr>
            <w:color w:val="000000" w:themeColor="text1"/>
            <w:lang w:val="en-US"/>
          </w:rPr>
          <w:instrText>https</w:instrText>
        </w:r>
        <w:r w:rsidR="00071CF4" w:rsidRPr="00071CF4">
          <w:rPr>
            <w:color w:val="000000" w:themeColor="text1"/>
            <w:rPrChange w:id="770" w:author="evdokimosk" w:date="2016-10-17T01:54:00Z">
              <w:rPr>
                <w:color w:val="000000" w:themeColor="text1"/>
                <w:u w:val="single"/>
                <w:lang w:val="en-US"/>
              </w:rPr>
            </w:rPrChange>
          </w:rPr>
          <w:instrText>://</w:instrText>
        </w:r>
        <w:r w:rsidR="00060FCC">
          <w:rPr>
            <w:color w:val="000000" w:themeColor="text1"/>
            <w:lang w:val="en-US"/>
          </w:rPr>
          <w:instrText>www</w:instrText>
        </w:r>
        <w:r w:rsidR="00071CF4" w:rsidRPr="00071CF4">
          <w:rPr>
            <w:color w:val="000000" w:themeColor="text1"/>
            <w:rPrChange w:id="771" w:author="evdokimosk" w:date="2016-10-17T01:54:00Z">
              <w:rPr>
                <w:color w:val="000000" w:themeColor="text1"/>
                <w:u w:val="single"/>
                <w:lang w:val="en-US"/>
              </w:rPr>
            </w:rPrChange>
          </w:rPr>
          <w:instrText>.</w:instrText>
        </w:r>
        <w:r w:rsidR="00060FCC" w:rsidRPr="002D2354">
          <w:rPr>
            <w:color w:val="000000" w:themeColor="text1"/>
          </w:rPr>
          <w:instrText>aha-livinglabs.com/datasets/20161017-SkeletonSize.xlsx</w:instrText>
        </w:r>
        <w:r w:rsidR="00071CF4" w:rsidRPr="00071CF4">
          <w:rPr>
            <w:color w:val="000000" w:themeColor="text1"/>
            <w:rPrChange w:id="772" w:author="evdokimosk" w:date="2016-10-17T01:54:00Z">
              <w:rPr>
                <w:color w:val="000000" w:themeColor="text1"/>
                <w:u w:val="single"/>
                <w:lang w:val="en-US"/>
              </w:rPr>
            </w:rPrChange>
          </w:rPr>
          <w:instrText xml:space="preserve">" </w:instrText>
        </w:r>
        <w:r w:rsidR="00071CF4">
          <w:rPr>
            <w:color w:val="000000" w:themeColor="text1"/>
            <w:lang w:val="en-US"/>
          </w:rPr>
          <w:fldChar w:fldCharType="separate"/>
        </w:r>
        <w:r w:rsidR="00060FCC" w:rsidRPr="00752261">
          <w:rPr>
            <w:rStyle w:val="Hyperlink"/>
            <w:lang w:val="en-US"/>
          </w:rPr>
          <w:t>https</w:t>
        </w:r>
        <w:r w:rsidR="00071CF4" w:rsidRPr="00071CF4">
          <w:rPr>
            <w:rStyle w:val="Hyperlink"/>
            <w:rPrChange w:id="773" w:author="evdokimosk" w:date="2016-10-17T01:54:00Z">
              <w:rPr>
                <w:color w:val="000000" w:themeColor="text1"/>
                <w:u w:val="single"/>
                <w:lang w:val="en-US"/>
              </w:rPr>
            </w:rPrChange>
          </w:rPr>
          <w:t>://</w:t>
        </w:r>
        <w:r w:rsidR="00060FCC" w:rsidRPr="00752261">
          <w:rPr>
            <w:rStyle w:val="Hyperlink"/>
            <w:lang w:val="en-US"/>
          </w:rPr>
          <w:t>www</w:t>
        </w:r>
        <w:r w:rsidR="00071CF4" w:rsidRPr="00071CF4">
          <w:rPr>
            <w:rStyle w:val="Hyperlink"/>
            <w:rPrChange w:id="774" w:author="evdokimosk" w:date="2016-10-17T01:54:00Z">
              <w:rPr>
                <w:color w:val="000000" w:themeColor="text1"/>
                <w:u w:val="single"/>
                <w:lang w:val="en-US"/>
              </w:rPr>
            </w:rPrChange>
          </w:rPr>
          <w:t>.</w:t>
        </w:r>
        <w:r w:rsidR="00060FCC" w:rsidRPr="00752261">
          <w:rPr>
            <w:rStyle w:val="Hyperlink"/>
          </w:rPr>
          <w:t>aha-livinglabs.com/datasets/20161017-SkeletonSize.xlsx</w:t>
        </w:r>
        <w:r w:rsidR="00071CF4">
          <w:rPr>
            <w:color w:val="000000" w:themeColor="text1"/>
            <w:lang w:val="en-US"/>
          </w:rPr>
          <w:fldChar w:fldCharType="end"/>
        </w:r>
      </w:ins>
      <w:del w:id="775" w:author="evdokimosk" w:date="2016-10-17T01:54:00Z">
        <w:r w:rsidR="00CF4C39" w:rsidRPr="00CC3D33" w:rsidDel="002D2354">
          <w:rPr>
            <w:color w:val="000000" w:themeColor="text1"/>
            <w:highlight w:val="yellow"/>
            <w:lang w:val="en-US"/>
          </w:rPr>
          <w:delText>EvdokimosLinktextdataset</w:delText>
        </w:r>
      </w:del>
      <w:del w:id="776" w:author="evdokimosk" w:date="2016-10-17T01:56:00Z">
        <w:r w:rsidR="00CF4C39" w:rsidRPr="00CC3D33" w:rsidDel="00060FCC">
          <w:rPr>
            <w:color w:val="000000" w:themeColor="text1"/>
          </w:rPr>
          <w:delText>)</w:delText>
        </w:r>
      </w:del>
      <w:r w:rsidR="00CF4C39" w:rsidRPr="00CC3D33">
        <w:rPr>
          <w:color w:val="000000" w:themeColor="text1"/>
        </w:rPr>
        <w:t>.</w:t>
      </w:r>
    </w:p>
    <w:p w:rsidR="002977FD" w:rsidRDefault="002977FD" w:rsidP="002977FD">
      <w:pPr>
        <w:keepNext/>
        <w:ind w:firstLine="720"/>
      </w:pPr>
      <w:r>
        <w:rPr>
          <w:noProof/>
          <w:lang w:eastAsia="el-GR"/>
        </w:rPr>
        <w:drawing>
          <wp:inline distT="0" distB="0" distL="0" distR="0">
            <wp:extent cx="4647660" cy="2186608"/>
            <wp:effectExtent l="19050" t="0" r="540" b="0"/>
            <wp:docPr id="3" name="Picture 2" descr="cac-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framework.png"/>
                    <pic:cNvPicPr/>
                  </pic:nvPicPr>
                  <pic:blipFill>
                    <a:blip r:embed="rId15" cstate="print"/>
                    <a:stretch>
                      <a:fillRect/>
                    </a:stretch>
                  </pic:blipFill>
                  <pic:spPr>
                    <a:xfrm>
                      <a:off x="0" y="0"/>
                      <a:ext cx="4651225" cy="2188285"/>
                    </a:xfrm>
                    <a:prstGeom prst="rect">
                      <a:avLst/>
                    </a:prstGeom>
                  </pic:spPr>
                </pic:pic>
              </a:graphicData>
            </a:graphic>
          </wp:inline>
        </w:drawing>
      </w:r>
    </w:p>
    <w:p w:rsidR="002977FD" w:rsidRPr="002977FD" w:rsidRDefault="00B80913" w:rsidP="002977FD">
      <w:pPr>
        <w:pStyle w:val="Caption"/>
      </w:pPr>
      <w:bookmarkStart w:id="777" w:name="_Ref463138098"/>
      <w:bookmarkStart w:id="778" w:name="_Ref463138055"/>
      <w:r>
        <w:t xml:space="preserve">Εικόνα </w:t>
      </w:r>
      <w:fldSimple w:instr=" SEQ Εικόνα \* ARABIC ">
        <w:r w:rsidR="000A7E50">
          <w:rPr>
            <w:noProof/>
          </w:rPr>
          <w:t>3</w:t>
        </w:r>
      </w:fldSimple>
      <w:bookmarkEnd w:id="777"/>
      <w:r>
        <w:t xml:space="preserve">: </w:t>
      </w:r>
      <w:bookmarkStart w:id="779" w:name="_Ref463138104"/>
      <w:r>
        <w:t xml:space="preserve">Στιγμιότυπο από τη διαδικασία συλλογής του δείγματος. Οι πράσινες τελείες συμβολίζουν τα </w:t>
      </w:r>
      <w:r>
        <w:rPr>
          <w:lang w:val="en-US"/>
        </w:rPr>
        <w:t>joints</w:t>
      </w:r>
      <w:ins w:id="780" w:author="Koft" w:date="2016-10-26T19:07:00Z">
        <w:r w:rsidR="00071CF4" w:rsidRPr="00071CF4">
          <w:rPr>
            <w:rPrChange w:id="781" w:author="Koft" w:date="2016-10-26T19:07:00Z">
              <w:rPr>
                <w:b w:val="0"/>
                <w:bCs w:val="0"/>
                <w:color w:val="0000FF" w:themeColor="hyperlink"/>
                <w:sz w:val="22"/>
                <w:szCs w:val="22"/>
                <w:u w:val="single"/>
                <w:lang w:val="en-US"/>
              </w:rPr>
            </w:rPrChange>
          </w:rPr>
          <w:t xml:space="preserve"> </w:t>
        </w:r>
      </w:ins>
      <w:r>
        <w:t xml:space="preserve">που εντοπίστηκαν από το </w:t>
      </w:r>
      <w:r>
        <w:rPr>
          <w:lang w:val="en-US"/>
        </w:rPr>
        <w:t>kinect</w:t>
      </w:r>
      <w:r w:rsidRPr="002977FD">
        <w:t>.</w:t>
      </w:r>
      <w:bookmarkEnd w:id="778"/>
      <w:bookmarkEnd w:id="779"/>
      <w:r w:rsidR="00DD07AF">
        <w:t>Πηγή:</w:t>
      </w:r>
      <w:r w:rsidR="00DD07AF" w:rsidRPr="00DD07AF">
        <w:t xml:space="preserve"> http://cac-framework.com/app/#/playbackmanager</w:t>
      </w:r>
    </w:p>
    <w:p w:rsidR="001C3C46" w:rsidRDefault="004B7403" w:rsidP="00CC3D33">
      <w:pPr>
        <w:ind w:firstLine="720"/>
        <w:jc w:val="both"/>
      </w:pPr>
      <w:r>
        <w:t xml:space="preserve">Ωστόσο, τα δεδομένα μας είναι εργαστηριακά και ιδανικά, </w:t>
      </w:r>
      <w:r w:rsidR="00906F52">
        <w:t>καθότι</w:t>
      </w:r>
      <w:r>
        <w:t xml:space="preserve"> δεν υπήρχε σημαντική επικάλυψη των </w:t>
      </w:r>
      <w:r>
        <w:rPr>
          <w:lang w:val="en-US"/>
        </w:rPr>
        <w:t>joints</w:t>
      </w:r>
      <w:ins w:id="782" w:author="Koft" w:date="2016-10-26T19:05:00Z">
        <w:r w:rsidR="00071CF4" w:rsidRPr="00071CF4">
          <w:rPr>
            <w:rPrChange w:id="783" w:author="Koft" w:date="2016-10-26T19:06:00Z">
              <w:rPr>
                <w:color w:val="0000FF" w:themeColor="hyperlink"/>
                <w:u w:val="single"/>
                <w:lang w:val="en-US"/>
              </w:rPr>
            </w:rPrChange>
          </w:rPr>
          <w:t xml:space="preserve"> </w:t>
        </w:r>
      </w:ins>
      <w:r>
        <w:t xml:space="preserve">δύο διαφορετικών σκελετών κατά την ίδια καταγραφή, δεν υπήρξε απόκρυψη σημείων των σκελετών από έπιπλα, ή </w:t>
      </w:r>
      <w:r w:rsidR="00906F52">
        <w:t>απομακρυσμένοι</w:t>
      </w:r>
      <w:r>
        <w:t xml:space="preserve"> σκελετοί και γρήγορες ή σπασμωδικές κινήσεις των ατόμων.</w:t>
      </w:r>
      <w:r w:rsidR="00B0602F">
        <w:br w:type="page"/>
      </w:r>
    </w:p>
    <w:p w:rsidR="00657FA7" w:rsidRPr="00F61C47" w:rsidRDefault="00694C3B" w:rsidP="00F61C47">
      <w:pPr>
        <w:pStyle w:val="Heading2"/>
        <w:rPr>
          <w:b w:val="0"/>
          <w:bCs w:val="0"/>
          <w:smallCaps/>
          <w:color w:val="C0504D" w:themeColor="accent2"/>
          <w:spacing w:val="5"/>
          <w:u w:val="single"/>
        </w:rPr>
      </w:pPr>
      <w:bookmarkStart w:id="784" w:name="_Toc462922472"/>
      <w:r w:rsidRPr="00461738">
        <w:rPr>
          <w:rStyle w:val="IntenseReference"/>
        </w:rPr>
        <w:lastRenderedPageBreak/>
        <w:t xml:space="preserve">Περιγραφή </w:t>
      </w:r>
      <w:r w:rsidR="00B80913">
        <w:rPr>
          <w:rStyle w:val="IntenseReference"/>
        </w:rPr>
        <w:t>δεδομένων</w:t>
      </w:r>
      <w:bookmarkEnd w:id="784"/>
    </w:p>
    <w:p w:rsidR="00E01EB1" w:rsidRDefault="00E01EB1" w:rsidP="002E28AC">
      <w:pPr>
        <w:ind w:firstLine="720"/>
        <w:jc w:val="both"/>
      </w:pPr>
      <w:r>
        <w:t xml:space="preserve">Ως αποτέλεσμα ύστερα από τις μετρήσεις, δημιουργήθηκε ένα σύνολο δεδομένων 5 διαφορετικών σκελετών και 276 </w:t>
      </w:r>
      <w:r w:rsidR="00906F52">
        <w:t>στιγμιότυπων</w:t>
      </w:r>
      <w:r>
        <w:t xml:space="preserve">, με 20 παρατηρήσεις για κάθε στιγμιότυπο- τα 20 </w:t>
      </w:r>
      <w:r>
        <w:rPr>
          <w:lang w:val="en-US"/>
        </w:rPr>
        <w:t>joints</w:t>
      </w:r>
      <w:ins w:id="785" w:author="Koft" w:date="2016-10-26T19:06:00Z">
        <w:r w:rsidR="00071CF4" w:rsidRPr="00071CF4">
          <w:rPr>
            <w:rPrChange w:id="786" w:author="Koft" w:date="2016-10-26T19:06:00Z">
              <w:rPr>
                <w:color w:val="0000FF" w:themeColor="hyperlink"/>
                <w:u w:val="single"/>
                <w:lang w:val="en-US"/>
              </w:rPr>
            </w:rPrChange>
          </w:rPr>
          <w:t xml:space="preserve"> </w:t>
        </w:r>
      </w:ins>
      <w:r>
        <w:t>του κάθε σκελετού.Το αρχικό μας σύνολο δεδομένων επομένως, αποτελεί έναν πίνακα 276 γραμμών</w:t>
      </w:r>
      <w:r w:rsidR="00452F1C">
        <w:t xml:space="preserve"> (</w:t>
      </w:r>
      <w:r>
        <w:t>κάθε στιγμιότυπο σε μια γραμμή</w:t>
      </w:r>
      <w:r w:rsidR="00452F1C">
        <w:t>)</w:t>
      </w:r>
      <w:ins w:id="787" w:author="Koft" w:date="2016-10-26T19:06:00Z">
        <w:r w:rsidR="00071CF4" w:rsidRPr="00071CF4">
          <w:rPr>
            <w:rPrChange w:id="788" w:author="Koft" w:date="2016-10-26T19:07:00Z">
              <w:rPr>
                <w:color w:val="0000FF" w:themeColor="hyperlink"/>
                <w:u w:val="single"/>
                <w:lang w:val="en-US"/>
              </w:rPr>
            </w:rPrChange>
          </w:rPr>
          <w:t xml:space="preserve"> </w:t>
        </w:r>
      </w:ins>
      <w:r>
        <w:t xml:space="preserve">και 21 στηλών, όπου οι 20 στήλες έχουν τις συντεταγμένες των 20 </w:t>
      </w:r>
      <w:r>
        <w:rPr>
          <w:lang w:val="en-US"/>
        </w:rPr>
        <w:t>joints</w:t>
      </w:r>
      <w:ins w:id="789" w:author="Koft" w:date="2016-10-26T19:06:00Z">
        <w:r w:rsidR="00071CF4" w:rsidRPr="00071CF4">
          <w:rPr>
            <w:rPrChange w:id="790" w:author="Koft" w:date="2016-10-26T19:06:00Z">
              <w:rPr>
                <w:color w:val="0000FF" w:themeColor="hyperlink"/>
                <w:u w:val="single"/>
                <w:lang w:val="en-US"/>
              </w:rPr>
            </w:rPrChange>
          </w:rPr>
          <w:t xml:space="preserve"> </w:t>
        </w:r>
      </w:ins>
      <w:r>
        <w:t>και η 21</w:t>
      </w:r>
      <w:r w:rsidR="00F61C47">
        <w:t>η</w:t>
      </w:r>
      <w:r>
        <w:t xml:space="preserve"> στήλη τον κωδικό αναγνώρισης του κάθε σκελετού, ένας για κάθε ξεχωριστό άτομο και 5 στο σύνολο.</w:t>
      </w:r>
    </w:p>
    <w:p w:rsidR="0090489F" w:rsidRDefault="000D2C74">
      <w:pPr>
        <w:ind w:firstLine="720"/>
        <w:jc w:val="both"/>
        <w:rPr>
          <w:color w:val="000000" w:themeColor="text1"/>
        </w:rPr>
      </w:pPr>
      <w:r>
        <w:rPr>
          <w:noProof/>
          <w:lang w:eastAsia="el-GR"/>
        </w:rPr>
        <w:drawing>
          <wp:anchor distT="0" distB="0" distL="114300" distR="114300" simplePos="0" relativeHeight="251676672" behindDoc="0" locked="0" layoutInCell="1" allowOverlap="1">
            <wp:simplePos x="0" y="0"/>
            <wp:positionH relativeFrom="margin">
              <wp:posOffset>29845</wp:posOffset>
            </wp:positionH>
            <wp:positionV relativeFrom="margin">
              <wp:posOffset>3295015</wp:posOffset>
            </wp:positionV>
            <wp:extent cx="5434330" cy="2638425"/>
            <wp:effectExtent l="0" t="0" r="0" b="9525"/>
            <wp:wrapSquare wrapText="bothSides"/>
            <wp:docPr id="6" name="Picture 5" descr="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png"/>
                    <pic:cNvPicPr/>
                  </pic:nvPicPr>
                  <pic:blipFill>
                    <a:blip r:embed="rId16" cstate="print"/>
                    <a:stretch>
                      <a:fillRect/>
                    </a:stretch>
                  </pic:blipFill>
                  <pic:spPr>
                    <a:xfrm>
                      <a:off x="0" y="0"/>
                      <a:ext cx="5434330" cy="2638425"/>
                    </a:xfrm>
                    <a:prstGeom prst="rect">
                      <a:avLst/>
                    </a:prstGeom>
                  </pic:spPr>
                </pic:pic>
              </a:graphicData>
            </a:graphic>
          </wp:anchor>
        </w:drawing>
      </w:r>
      <w:r w:rsidR="00906F52">
        <w:t>Παρατίθεται</w:t>
      </w:r>
      <w:r w:rsidR="00141D73">
        <w:t xml:space="preserve"> στη συνέχεια ένα δείγμα του συνόλου δεδομένων για την καλύτερη αφομοίωση του από τον αναγνώστη.</w:t>
      </w:r>
      <w:r w:rsidR="001252C8">
        <w:t xml:space="preserve"> Το σύνολο δεδομένων είναι ελεύθερα προσβάσιμο στο συνδεσμο</w:t>
      </w:r>
      <w:ins w:id="791" w:author="Koft" w:date="2016-10-26T19:06:00Z">
        <w:r w:rsidR="00071CF4" w:rsidRPr="00071CF4">
          <w:rPr>
            <w:rPrChange w:id="792" w:author="Koft" w:date="2016-10-26T19:06:00Z">
              <w:rPr>
                <w:color w:val="0000FF" w:themeColor="hyperlink"/>
                <w:u w:val="single"/>
                <w:lang w:val="en-US"/>
              </w:rPr>
            </w:rPrChange>
          </w:rPr>
          <w:t xml:space="preserve"> </w:t>
        </w:r>
      </w:ins>
      <w:del w:id="793" w:author="Koft" w:date="2016-10-26T19:06:00Z">
        <w:r w:rsidR="001252C8" w:rsidDel="003C3057">
          <w:delText xml:space="preserve"> </w:delText>
        </w:r>
      </w:del>
      <w:ins w:id="794" w:author="evdokimosk" w:date="2016-10-17T01:56:00Z">
        <w:r w:rsidR="00071CF4">
          <w:rPr>
            <w:color w:val="000000" w:themeColor="text1"/>
            <w:lang w:val="en-US"/>
          </w:rPr>
          <w:fldChar w:fldCharType="begin"/>
        </w:r>
        <w:r w:rsidR="00060FCC">
          <w:rPr>
            <w:color w:val="000000" w:themeColor="text1"/>
            <w:lang w:val="en-US"/>
          </w:rPr>
          <w:instrText>HYPERLINK</w:instrText>
        </w:r>
        <w:r w:rsidR="00060FCC" w:rsidRPr="00572E67">
          <w:rPr>
            <w:color w:val="000000" w:themeColor="text1"/>
          </w:rPr>
          <w:instrText xml:space="preserve"> "</w:instrText>
        </w:r>
        <w:r w:rsidR="00060FCC">
          <w:rPr>
            <w:color w:val="000000" w:themeColor="text1"/>
            <w:lang w:val="en-US"/>
          </w:rPr>
          <w:instrText>https</w:instrText>
        </w:r>
        <w:r w:rsidR="00060FCC" w:rsidRPr="00572E67">
          <w:rPr>
            <w:color w:val="000000" w:themeColor="text1"/>
          </w:rPr>
          <w:instrText>://</w:instrText>
        </w:r>
        <w:r w:rsidR="00060FCC">
          <w:rPr>
            <w:color w:val="000000" w:themeColor="text1"/>
            <w:lang w:val="en-US"/>
          </w:rPr>
          <w:instrText>www</w:instrText>
        </w:r>
        <w:r w:rsidR="00060FCC" w:rsidRPr="00572E67">
          <w:rPr>
            <w:color w:val="000000" w:themeColor="text1"/>
          </w:rPr>
          <w:instrText>.</w:instrText>
        </w:r>
        <w:r w:rsidR="00060FCC" w:rsidRPr="002D2354">
          <w:rPr>
            <w:color w:val="000000" w:themeColor="text1"/>
          </w:rPr>
          <w:instrText>aha-livinglabs.com/datasets/20161017-SkeletonSize.xlsx</w:instrText>
        </w:r>
        <w:r w:rsidR="00060FCC" w:rsidRPr="00572E67">
          <w:rPr>
            <w:color w:val="000000" w:themeColor="text1"/>
          </w:rPr>
          <w:instrText xml:space="preserve">" </w:instrText>
        </w:r>
        <w:r w:rsidR="00071CF4">
          <w:rPr>
            <w:color w:val="000000" w:themeColor="text1"/>
            <w:lang w:val="en-US"/>
          </w:rPr>
          <w:fldChar w:fldCharType="separate"/>
        </w:r>
        <w:r w:rsidR="00060FCC" w:rsidRPr="00752261">
          <w:rPr>
            <w:rStyle w:val="Hyperlink"/>
            <w:lang w:val="en-US"/>
          </w:rPr>
          <w:t>https</w:t>
        </w:r>
        <w:r w:rsidR="00060FCC" w:rsidRPr="00572E67">
          <w:rPr>
            <w:rStyle w:val="Hyperlink"/>
          </w:rPr>
          <w:t>://</w:t>
        </w:r>
        <w:r w:rsidR="00060FCC" w:rsidRPr="00752261">
          <w:rPr>
            <w:rStyle w:val="Hyperlink"/>
            <w:lang w:val="en-US"/>
          </w:rPr>
          <w:t>www</w:t>
        </w:r>
        <w:r w:rsidR="00060FCC" w:rsidRPr="00572E67">
          <w:rPr>
            <w:rStyle w:val="Hyperlink"/>
          </w:rPr>
          <w:t>.</w:t>
        </w:r>
        <w:r w:rsidR="00060FCC" w:rsidRPr="00752261">
          <w:rPr>
            <w:rStyle w:val="Hyperlink"/>
          </w:rPr>
          <w:t>aha-livinglabs.com/datasets/20161017-SkeletonSize.xlsx</w:t>
        </w:r>
        <w:r w:rsidR="00071CF4">
          <w:rPr>
            <w:color w:val="000000" w:themeColor="text1"/>
            <w:lang w:val="en-US"/>
          </w:rPr>
          <w:fldChar w:fldCharType="end"/>
        </w:r>
        <w:r w:rsidR="00060FCC" w:rsidRPr="00CC3D33">
          <w:rPr>
            <w:color w:val="000000" w:themeColor="text1"/>
          </w:rPr>
          <w:t>.</w:t>
        </w:r>
      </w:ins>
      <w:ins w:id="795" w:author="Koft" w:date="2016-10-26T19:06:00Z">
        <w:r w:rsidR="00071CF4" w:rsidRPr="00071CF4">
          <w:rPr>
            <w:color w:val="000000" w:themeColor="text1"/>
            <w:rPrChange w:id="796" w:author="Koft" w:date="2016-10-26T19:06:00Z">
              <w:rPr>
                <w:color w:val="000000" w:themeColor="text1"/>
                <w:u w:val="single"/>
                <w:lang w:val="en-US"/>
              </w:rPr>
            </w:rPrChange>
          </w:rPr>
          <w:t xml:space="preserve"> </w:t>
        </w:r>
      </w:ins>
      <w:del w:id="797" w:author="evdokimosk" w:date="2016-10-17T01:56:00Z">
        <w:r w:rsidR="001252C8" w:rsidRPr="00CC3D33" w:rsidDel="00060FCC">
          <w:rPr>
            <w:highlight w:val="yellow"/>
          </w:rPr>
          <w:delText>(</w:delText>
        </w:r>
        <w:r w:rsidR="001252C8" w:rsidRPr="00CC3D33" w:rsidDel="00060FCC">
          <w:rPr>
            <w:highlight w:val="yellow"/>
            <w:lang w:val="en-US"/>
          </w:rPr>
          <w:delText>EvdokimosLinkstodataset</w:delText>
        </w:r>
        <w:r w:rsidR="00CF4C39" w:rsidRPr="00CC3D33" w:rsidDel="00060FCC">
          <w:rPr>
            <w:color w:val="FF0000"/>
            <w:highlight w:val="yellow"/>
          </w:rPr>
          <w:delText>)</w:delText>
        </w:r>
      </w:del>
      <w:r w:rsidR="001252C8">
        <w:t xml:space="preserve">εκπληρώνοντας έναν από τους στόχους της εργασίας αυτής για τη </w:t>
      </w:r>
      <w:r w:rsidR="00141D73">
        <w:t xml:space="preserve">δημιουργία μιας ανοιχτής διαδικτυακής βάσης δεδομένων που θα επιτρέπει την πρόσβαση σε </w:t>
      </w:r>
      <w:r w:rsidR="001252C8">
        <w:t xml:space="preserve">σύνολα </w:t>
      </w:r>
      <w:r w:rsidR="00141D73">
        <w:t xml:space="preserve">δεδομένων που δημιουργούνται </w:t>
      </w:r>
      <w:r w:rsidR="001252C8">
        <w:t>για τις</w:t>
      </w:r>
      <w:r w:rsidR="00141D73">
        <w:t xml:space="preserve"> πειραματικά</w:t>
      </w:r>
      <w:r w:rsidR="001252C8">
        <w:t xml:space="preserve"> ανάγκες σχετικών</w:t>
      </w:r>
      <w:r w:rsidR="002445DD">
        <w:rPr>
          <w:lang w:val="en-US"/>
        </w:rPr>
        <w:t>projects</w:t>
      </w:r>
      <w:r w:rsidR="001252C8">
        <w:t xml:space="preserve"> μέσω</w:t>
      </w:r>
      <w:r w:rsidR="002445DD">
        <w:t xml:space="preserve">του </w:t>
      </w:r>
      <w:r w:rsidR="002445DD" w:rsidRPr="002445DD">
        <w:rPr>
          <w:color w:val="000000" w:themeColor="text1"/>
          <w:lang w:val="en-US"/>
        </w:rPr>
        <w:t>ThessalonikiActiveandHealthyAgeingLivingLab</w:t>
      </w:r>
      <w:r w:rsidR="001252C8">
        <w:rPr>
          <w:color w:val="000000" w:themeColor="text1"/>
        </w:rPr>
        <w:t>. Η</w:t>
      </w:r>
      <w:r w:rsidR="002445DD">
        <w:rPr>
          <w:color w:val="000000" w:themeColor="text1"/>
        </w:rPr>
        <w:t xml:space="preserve"> παρούσα έρευνα</w:t>
      </w:r>
      <w:r w:rsidR="001252C8">
        <w:rPr>
          <w:color w:val="000000" w:themeColor="text1"/>
        </w:rPr>
        <w:t xml:space="preserve"> μπορεί να αποτελέσει</w:t>
      </w:r>
      <w:r w:rsidR="002445DD">
        <w:rPr>
          <w:color w:val="000000" w:themeColor="text1"/>
        </w:rPr>
        <w:t xml:space="preserve"> σημείο αναφοράς</w:t>
      </w:r>
      <w:r w:rsidR="001252C8">
        <w:rPr>
          <w:color w:val="000000" w:themeColor="text1"/>
        </w:rPr>
        <w:t xml:space="preserve"> αλλά και </w:t>
      </w:r>
      <w:r>
        <w:rPr>
          <w:color w:val="000000" w:themeColor="text1"/>
        </w:rPr>
        <w:t xml:space="preserve">έρευνας για περαιτέρω εργασίες στον τομέα αυτό, τόσο στη Σχολή </w:t>
      </w:r>
      <w:r w:rsidR="00C64A9F">
        <w:rPr>
          <w:color w:val="000000" w:themeColor="text1"/>
        </w:rPr>
        <w:t xml:space="preserve">όσο και γενικότερα το </w:t>
      </w:r>
      <w:r w:rsidR="00CC3D33">
        <w:rPr>
          <w:color w:val="000000" w:themeColor="text1"/>
        </w:rPr>
        <w:t>επιστημονικό κοινό.</w:t>
      </w:r>
    </w:p>
    <w:p w:rsidR="001C3C46" w:rsidRDefault="000D2C74" w:rsidP="00CC3D33">
      <w:pPr>
        <w:pStyle w:val="Caption"/>
      </w:pPr>
      <w:r>
        <w:t xml:space="preserve">Εικόνα </w:t>
      </w:r>
      <w:r w:rsidR="00071CF4">
        <w:fldChar w:fldCharType="begin"/>
      </w:r>
      <w:r>
        <w:instrText xml:space="preserve"> SEQ Εικόνα \* ARABIC </w:instrText>
      </w:r>
      <w:r w:rsidR="00071CF4">
        <w:fldChar w:fldCharType="separate"/>
      </w:r>
      <w:r w:rsidR="000A7E50">
        <w:rPr>
          <w:noProof/>
        </w:rPr>
        <w:t>4</w:t>
      </w:r>
      <w:r w:rsidR="00071CF4">
        <w:rPr>
          <w:noProof/>
        </w:rPr>
        <w:fldChar w:fldCharType="end"/>
      </w:r>
      <w:r w:rsidRPr="0041785D">
        <w:t>:</w:t>
      </w:r>
      <w:r>
        <w:t xml:space="preserve">Δείγμα από τους πίνακες του συνόλου δεδομένων, όπως εμφανίζονται στο </w:t>
      </w:r>
      <w:r>
        <w:rPr>
          <w:lang w:val="en-US"/>
        </w:rPr>
        <w:t>Rstudio</w:t>
      </w:r>
      <w:r w:rsidRPr="0041785D">
        <w:t>.</w:t>
      </w:r>
      <w:r>
        <w:t xml:space="preserve"> Κάθε γραμμή αποτελεί ένα </w:t>
      </w:r>
      <w:r>
        <w:rPr>
          <w:lang w:val="en-US"/>
        </w:rPr>
        <w:t>frame</w:t>
      </w:r>
      <w:r>
        <w:t>ενός σκελετού και οι στήλες αποτελούνται από τις αποστάσεις που δημιουργήθηκαν για την εκπαίδευση του αλγορίθμου.</w:t>
      </w:r>
    </w:p>
    <w:p w:rsidR="00694C3B" w:rsidRPr="00304540" w:rsidRDefault="004D43FE" w:rsidP="00304540">
      <w:pPr>
        <w:rPr>
          <w:rStyle w:val="IntenseReference"/>
          <w:rFonts w:asciiTheme="majorHAnsi" w:eastAsiaTheme="majorEastAsia" w:hAnsiTheme="majorHAnsi" w:cstheme="majorBidi"/>
          <w:sz w:val="28"/>
          <w:szCs w:val="28"/>
        </w:rPr>
      </w:pPr>
      <w:r>
        <w:rPr>
          <w:rStyle w:val="IntenseReference"/>
        </w:rPr>
        <w:br w:type="page"/>
      </w:r>
    </w:p>
    <w:p w:rsidR="00694C3B" w:rsidRDefault="00B80913" w:rsidP="00461738">
      <w:pPr>
        <w:pStyle w:val="Title"/>
        <w:outlineLvl w:val="0"/>
        <w:rPr>
          <w:rStyle w:val="IntenseReference"/>
        </w:rPr>
      </w:pPr>
      <w:bookmarkStart w:id="798" w:name="_Toc462922473"/>
      <w:r w:rsidRPr="00694C3B">
        <w:rPr>
          <w:rStyle w:val="IntenseReference"/>
        </w:rPr>
        <w:lastRenderedPageBreak/>
        <w:t>Μέρος</w:t>
      </w:r>
      <w:r w:rsidR="00694C3B" w:rsidRPr="00694C3B">
        <w:rPr>
          <w:rStyle w:val="IntenseReference"/>
        </w:rPr>
        <w:t xml:space="preserve"> Β’ :Έρευνα</w:t>
      </w:r>
      <w:bookmarkEnd w:id="798"/>
    </w:p>
    <w:p w:rsidR="00694C3B" w:rsidRPr="00BC7336" w:rsidRDefault="00446BE2" w:rsidP="00461738">
      <w:pPr>
        <w:pStyle w:val="Heading2"/>
        <w:rPr>
          <w:rStyle w:val="IntenseReference"/>
        </w:rPr>
      </w:pPr>
      <w:bookmarkStart w:id="799" w:name="_Toc462922474"/>
      <w:r>
        <w:rPr>
          <w:rStyle w:val="IntenseReference"/>
        </w:rPr>
        <w:t xml:space="preserve">προ-επεξεργασια </w:t>
      </w:r>
      <w:r w:rsidR="00B80913">
        <w:rPr>
          <w:rStyle w:val="IntenseReference"/>
        </w:rPr>
        <w:t>δεδομένων</w:t>
      </w:r>
      <w:bookmarkEnd w:id="799"/>
    </w:p>
    <w:p w:rsidR="008A0028" w:rsidRDefault="008A0028" w:rsidP="002E28AC">
      <w:pPr>
        <w:pStyle w:val="Heading3"/>
        <w:jc w:val="both"/>
      </w:pPr>
      <w:r w:rsidRPr="00BC7336">
        <w:tab/>
      </w:r>
      <w:bookmarkStart w:id="800" w:name="_Toc462922475"/>
      <w:r>
        <w:t xml:space="preserve">Περιστροφή με Τετράδες του </w:t>
      </w:r>
      <w:r>
        <w:rPr>
          <w:lang w:val="en-US"/>
        </w:rPr>
        <w:t>Hamilton</w:t>
      </w:r>
      <w:r w:rsidRPr="008A0028">
        <w:t xml:space="preserve">( </w:t>
      </w:r>
      <w:r>
        <w:rPr>
          <w:lang w:val="en-US"/>
        </w:rPr>
        <w:t>Quaternions</w:t>
      </w:r>
      <w:r w:rsidRPr="008A0028">
        <w:t>)</w:t>
      </w:r>
      <w:bookmarkEnd w:id="800"/>
    </w:p>
    <w:p w:rsidR="0081371A" w:rsidRDefault="00BC3300" w:rsidP="002E28AC">
      <w:pPr>
        <w:jc w:val="both"/>
      </w:pPr>
      <w:r>
        <w:tab/>
        <w:t>Στα πλαίσια της προ-επεξεργασίας των δεδομένων μας θεωρήθηκε ερευνητικά και πρακτικά σκόπιμη η εύρεση τρόπου μεταφοράς και περιστροφής</w:t>
      </w:r>
      <w:r w:rsidR="00855328">
        <w:t xml:space="preserve"> του σκελετού που παρακολουθείται</w:t>
      </w:r>
      <w:r>
        <w:t>,</w:t>
      </w:r>
      <w:r w:rsidR="000D3527">
        <w:t>ώστε να δημιουργηθεί το ιδανικότερο δυνατό σύνολο δεδομένων για σύγκριση</w:t>
      </w:r>
      <w:r w:rsidR="00BF3235" w:rsidRPr="00BF3235">
        <w:t xml:space="preserve">. </w:t>
      </w:r>
      <w:r w:rsidR="000D3527">
        <w:t xml:space="preserve">Αυτό επιτυγχάνεται με τη μεταφορά του σκελετού παράλληλα στο κέντρο των αξόνων και περιστροφή του ώστε ο κεντρικός άξονας να σχηματίζει μηδενική γωνία με το </w:t>
      </w:r>
      <w:r w:rsidR="000D3527">
        <w:rPr>
          <w:lang w:val="en-US"/>
        </w:rPr>
        <w:t>Kinect</w:t>
      </w:r>
      <w:r w:rsidR="000D3527">
        <w:t>. Η μετατροπή συμβαίνει α</w:t>
      </w:r>
      <w:r>
        <w:t xml:space="preserve">νά </w:t>
      </w:r>
      <w:r>
        <w:rPr>
          <w:lang w:val="en-US"/>
        </w:rPr>
        <w:t>frame</w:t>
      </w:r>
      <w:ins w:id="801" w:author="Koft" w:date="2016-10-26T19:07:00Z">
        <w:r w:rsidR="00071CF4" w:rsidRPr="00071CF4">
          <w:rPr>
            <w:rPrChange w:id="802" w:author="Koft" w:date="2016-10-26T19:07:00Z">
              <w:rPr>
                <w:color w:val="0000FF" w:themeColor="hyperlink"/>
                <w:u w:val="single"/>
                <w:lang w:val="en-US"/>
              </w:rPr>
            </w:rPrChange>
          </w:rPr>
          <w:t xml:space="preserve"> </w:t>
        </w:r>
      </w:ins>
      <w:r>
        <w:t xml:space="preserve">ή κάποια </w:t>
      </w:r>
      <w:r>
        <w:rPr>
          <w:lang w:val="en-US"/>
        </w:rPr>
        <w:t>frames</w:t>
      </w:r>
      <w:r>
        <w:t>, ανάλογα με τη θέση του</w:t>
      </w:r>
      <w:r w:rsidR="000D3527">
        <w:t xml:space="preserve"> σκελετού</w:t>
      </w:r>
      <w:r>
        <w:t xml:space="preserve"> στο χώρο και τη γωνία την οποία σχηματίζει με τον αισθητήρα του </w:t>
      </w:r>
      <w:r>
        <w:rPr>
          <w:lang w:val="en-US"/>
        </w:rPr>
        <w:t>Kinect</w:t>
      </w:r>
      <w:r w:rsidR="00855328">
        <w:t xml:space="preserve">. Έτσι,η μελέτη των σκελετών και η σύγκριση τους, αλλά και οποιαδήποτε άλλη επεξεργασία, είναι λιγότερο πολύπλοκη, οπτικά </w:t>
      </w:r>
      <w:r w:rsidR="00906F52">
        <w:t>κατανοητή</w:t>
      </w:r>
      <w:r w:rsidR="00855328">
        <w:t xml:space="preserve"> και θα αποφευχθούν τυχόν αλλοιώσεις των δεδομένων.</w:t>
      </w:r>
    </w:p>
    <w:p w:rsidR="005F2B6A" w:rsidRDefault="00855328" w:rsidP="002E28AC">
      <w:pPr>
        <w:jc w:val="both"/>
      </w:pPr>
      <w:r>
        <w:tab/>
        <w:t xml:space="preserve">Για να επιτευχθεί ο σκοπός αυτός, μελετήθηκε μαθηματικά η περιστροφή με την χρήση τετράδων του </w:t>
      </w:r>
      <w:r>
        <w:rPr>
          <w:lang w:val="en-US"/>
        </w:rPr>
        <w:t>Hamilton</w:t>
      </w:r>
      <w:r w:rsidRPr="00855328">
        <w:t xml:space="preserve">, </w:t>
      </w:r>
      <w:r>
        <w:t xml:space="preserve">τα λεγόμενα </w:t>
      </w:r>
      <w:r>
        <w:rPr>
          <w:lang w:val="en-US"/>
        </w:rPr>
        <w:t>quaternion</w:t>
      </w:r>
      <w:r>
        <w:t xml:space="preserve">. Τα </w:t>
      </w:r>
      <w:r>
        <w:rPr>
          <w:lang w:val="en-US"/>
        </w:rPr>
        <w:t>quaternion</w:t>
      </w:r>
      <w:ins w:id="803" w:author="Koft" w:date="2016-10-26T19:07:00Z">
        <w:r w:rsidR="00071CF4" w:rsidRPr="00071CF4">
          <w:rPr>
            <w:rPrChange w:id="804" w:author="Koft" w:date="2016-10-26T19:07:00Z">
              <w:rPr>
                <w:color w:val="0000FF" w:themeColor="hyperlink"/>
                <w:u w:val="single"/>
                <w:lang w:val="en-US"/>
              </w:rPr>
            </w:rPrChange>
          </w:rPr>
          <w:t xml:space="preserve"> </w:t>
        </w:r>
      </w:ins>
      <w:r>
        <w:t>είναι διανύσματα 4 διαστάσεων</w:t>
      </w:r>
      <w:r w:rsidR="005F2B6A">
        <w:t xml:space="preserve"> (</w:t>
      </w:r>
      <w:r w:rsidR="005F2B6A">
        <w:rPr>
          <w:lang w:val="en-US"/>
        </w:rPr>
        <w:t>a</w:t>
      </w:r>
      <w:r w:rsidR="005F2B6A" w:rsidRPr="005F2B6A">
        <w:t>,</w:t>
      </w:r>
      <w:r w:rsidR="005F2B6A">
        <w:rPr>
          <w:lang w:val="en-US"/>
        </w:rPr>
        <w:t>b</w:t>
      </w:r>
      <w:r w:rsidR="005F2B6A" w:rsidRPr="005F2B6A">
        <w:t>,</w:t>
      </w:r>
      <w:r w:rsidR="005F2B6A">
        <w:rPr>
          <w:lang w:val="en-US"/>
        </w:rPr>
        <w:t>c</w:t>
      </w:r>
      <w:r w:rsidR="005F2B6A" w:rsidRPr="005F2B6A">
        <w:t>,</w:t>
      </w:r>
      <w:r w:rsidR="005F2B6A">
        <w:rPr>
          <w:lang w:val="en-US"/>
        </w:rPr>
        <w:t>d</w:t>
      </w:r>
      <w:r w:rsidR="005F2B6A" w:rsidRPr="005F2B6A">
        <w:t xml:space="preserve">) </w:t>
      </w:r>
      <w:r w:rsidR="005F2B6A">
        <w:t xml:space="preserve">με πραγματικές συντεταγμένες που </w:t>
      </w:r>
      <w:r w:rsidR="00906F52">
        <w:t>εκφράζουν</w:t>
      </w:r>
      <w:r w:rsidR="005F2B6A">
        <w:t xml:space="preserve"> μια προέκταση των μιγαδικών αριθμών ως εξής: (</w:t>
      </w:r>
      <w:r w:rsidR="005F2B6A">
        <w:rPr>
          <w:lang w:val="en-US"/>
        </w:rPr>
        <w:t>a</w:t>
      </w:r>
      <w:r w:rsidR="005F2B6A" w:rsidRPr="005F2B6A">
        <w:t>,</w:t>
      </w:r>
      <w:r w:rsidR="005F2B6A">
        <w:rPr>
          <w:lang w:val="en-US"/>
        </w:rPr>
        <w:t>b</w:t>
      </w:r>
      <w:r w:rsidR="005F2B6A" w:rsidRPr="005F2B6A">
        <w:t>,</w:t>
      </w:r>
      <w:r w:rsidR="005F2B6A">
        <w:rPr>
          <w:lang w:val="en-US"/>
        </w:rPr>
        <w:t>c</w:t>
      </w:r>
      <w:r w:rsidR="005F2B6A" w:rsidRPr="005F2B6A">
        <w:t>,</w:t>
      </w:r>
      <w:r w:rsidR="005F2B6A">
        <w:rPr>
          <w:lang w:val="en-US"/>
        </w:rPr>
        <w:t>d</w:t>
      </w:r>
      <w:r w:rsidR="005F2B6A" w:rsidRPr="005F2B6A">
        <w:t>)=</w:t>
      </w:r>
      <w:r w:rsidR="005F2B6A">
        <w:rPr>
          <w:lang w:val="en-US"/>
        </w:rPr>
        <w:t>a</w:t>
      </w:r>
      <w:r w:rsidR="005F2B6A" w:rsidRPr="005F2B6A">
        <w:t>+</w:t>
      </w:r>
      <w:r w:rsidR="005F2B6A">
        <w:rPr>
          <w:lang w:val="en-US"/>
        </w:rPr>
        <w:t>ib</w:t>
      </w:r>
      <w:r w:rsidR="005F2B6A" w:rsidRPr="005F2B6A">
        <w:t>+</w:t>
      </w:r>
      <w:r w:rsidR="005F2B6A">
        <w:rPr>
          <w:lang w:val="en-US"/>
        </w:rPr>
        <w:t>jc</w:t>
      </w:r>
      <w:r w:rsidR="005F2B6A" w:rsidRPr="005F2B6A">
        <w:t>+</w:t>
      </w:r>
      <w:r w:rsidR="005F2B6A">
        <w:rPr>
          <w:lang w:val="en-US"/>
        </w:rPr>
        <w:t>kd</w:t>
      </w:r>
      <w:r w:rsidR="005F2B6A" w:rsidRPr="005F2B6A">
        <w:t xml:space="preserve">, </w:t>
      </w:r>
      <w:r w:rsidR="005F2B6A">
        <w:t>όπου ισχύουν οι παρακάτω κανόνες πολλαπλασιασμού:</w:t>
      </w:r>
    </w:p>
    <w:p w:rsidR="005F2B6A" w:rsidRDefault="005F2B6A" w:rsidP="002E28AC">
      <w:pPr>
        <w:jc w:val="both"/>
      </w:pPr>
      <w:r>
        <w:rPr>
          <w:noProof/>
          <w:lang w:eastAsia="el-GR"/>
        </w:rPr>
        <w:drawing>
          <wp:inline distT="0" distB="0" distL="0" distR="0">
            <wp:extent cx="2270925" cy="857904"/>
            <wp:effectExtent l="19050" t="0" r="0" b="0"/>
            <wp:docPr id="5" name="Picture 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cstate="print"/>
                    <a:stretch>
                      <a:fillRect/>
                    </a:stretch>
                  </pic:blipFill>
                  <pic:spPr>
                    <a:xfrm>
                      <a:off x="0" y="0"/>
                      <a:ext cx="2268963" cy="857163"/>
                    </a:xfrm>
                    <a:prstGeom prst="rect">
                      <a:avLst/>
                    </a:prstGeom>
                  </pic:spPr>
                </pic:pic>
              </a:graphicData>
            </a:graphic>
          </wp:inline>
        </w:drawing>
      </w:r>
    </w:p>
    <w:p w:rsidR="007C42D5" w:rsidRDefault="005F2B6A" w:rsidP="002E28AC">
      <w:pPr>
        <w:jc w:val="both"/>
      </w:pPr>
      <w:r>
        <w:t>Οι τετράδες αυτές χρησιμοποιούνται για περιστροφές σε τρισδιάστατους χώρους</w:t>
      </w:r>
      <w:r w:rsidR="00322538">
        <w:t>με τρόπου που αναλύεται στη συνέχεια</w:t>
      </w:r>
      <w:r w:rsidR="007C42D5">
        <w:t>.</w:t>
      </w:r>
      <w:r w:rsidR="00071CF4">
        <w:fldChar w:fldCharType="begin" w:fldLock="1"/>
      </w:r>
      <w:r w:rsidR="006C36C9">
        <w:instrText>ADDIN CSL_CITATION { "citationItems" : [ { "id" : "ITEM-1", "itemData" : { "author" : [ { "dropping-particle" : "", "family" : "Miller", "given" : "Jace", "non-dropping-particle" : "", "parse-names" : false, "suffix" : "" } ], "id" : "ITEM-1", "issued" : { "date-parts" : [ [ "2006" ] ] }, "page" : "1-10", "title" : "An Introduction to Quaternions and their Applications to Rotations in Computer Graphics", "type" : "article-journal" }, "uris" : [ "http://www.mendeley.com/documents/?uuid=f90e7a4a-8d36-43f7-b751-71f513ae31e8", "http://www.mendeley.com/documents/?uuid=c4055467-1928-470f-9e1f-0ad4e5842cd0" ] } ], "mendeley" : { "formattedCitation" : "(Miller, 2006)", "plainTextFormattedCitation" : "(Miller, 2006)", "previouslyFormattedCitation" : "(Miller, 2006)" }, "properties" : { "noteIndex" : 0 }, "schema" : "https://github.com/citation-style-language/schema/raw/master/csl-citation.json" }</w:instrText>
      </w:r>
      <w:r w:rsidR="00071CF4">
        <w:fldChar w:fldCharType="separate"/>
      </w:r>
      <w:r w:rsidR="007C42D5" w:rsidRPr="007C42D5">
        <w:rPr>
          <w:noProof/>
        </w:rPr>
        <w:t>(Miller, 2006)</w:t>
      </w:r>
      <w:r w:rsidR="00071CF4">
        <w:fldChar w:fldCharType="end"/>
      </w:r>
    </w:p>
    <w:p w:rsidR="004D7A73" w:rsidRDefault="003A689D" w:rsidP="002E28AC">
      <w:pPr>
        <w:ind w:firstLine="720"/>
        <w:jc w:val="both"/>
        <w:rPr>
          <w:rFonts w:ascii="Calibri" w:hAnsi="Calibri" w:cs="Times New Roman"/>
          <w:noProof/>
          <w:szCs w:val="24"/>
        </w:rPr>
      </w:pPr>
      <w:r>
        <w:t>Η επιλογή</w:t>
      </w:r>
      <w:ins w:id="805" w:author="Koft" w:date="2016-10-26T19:07:00Z">
        <w:r w:rsidR="00071CF4" w:rsidRPr="00071CF4">
          <w:rPr>
            <w:rPrChange w:id="806" w:author="Koft" w:date="2016-10-26T19:07:00Z">
              <w:rPr>
                <w:color w:val="0000FF" w:themeColor="hyperlink"/>
                <w:u w:val="single"/>
                <w:lang w:val="en-US"/>
              </w:rPr>
            </w:rPrChange>
          </w:rPr>
          <w:t xml:space="preserve"> </w:t>
        </w:r>
      </w:ins>
      <w:r w:rsidR="007C42D5">
        <w:rPr>
          <w:lang w:val="en-US"/>
        </w:rPr>
        <w:t>quaternion</w:t>
      </w:r>
      <w:ins w:id="807" w:author="Koft" w:date="2016-10-26T19:07:00Z">
        <w:r w:rsidR="00071CF4" w:rsidRPr="00071CF4">
          <w:rPr>
            <w:rPrChange w:id="808" w:author="Koft" w:date="2016-10-26T19:07:00Z">
              <w:rPr>
                <w:color w:val="0000FF" w:themeColor="hyperlink"/>
                <w:u w:val="single"/>
                <w:lang w:val="en-US"/>
              </w:rPr>
            </w:rPrChange>
          </w:rPr>
          <w:t xml:space="preserve"> </w:t>
        </w:r>
      </w:ins>
      <w:r w:rsidR="007C42D5">
        <w:t>για</w:t>
      </w:r>
      <w:ins w:id="809" w:author="Koft" w:date="2016-10-26T19:07:00Z">
        <w:r w:rsidR="00071CF4" w:rsidRPr="00071CF4">
          <w:rPr>
            <w:rPrChange w:id="810" w:author="Koft" w:date="2016-10-26T19:07:00Z">
              <w:rPr>
                <w:color w:val="0000FF" w:themeColor="hyperlink"/>
                <w:u w:val="single"/>
                <w:lang w:val="en-US"/>
              </w:rPr>
            </w:rPrChange>
          </w:rPr>
          <w:t xml:space="preserve"> </w:t>
        </w:r>
      </w:ins>
      <w:r w:rsidR="007C42D5">
        <w:t>περιστροφή</w:t>
      </w:r>
      <w:ins w:id="811" w:author="Koft" w:date="2016-10-26T19:07:00Z">
        <w:r w:rsidR="00071CF4" w:rsidRPr="00071CF4">
          <w:rPr>
            <w:rPrChange w:id="812" w:author="Koft" w:date="2016-10-26T19:07:00Z">
              <w:rPr>
                <w:color w:val="0000FF" w:themeColor="hyperlink"/>
                <w:u w:val="single"/>
                <w:lang w:val="en-US"/>
              </w:rPr>
            </w:rPrChange>
          </w:rPr>
          <w:t xml:space="preserve"> </w:t>
        </w:r>
      </w:ins>
      <w:r w:rsidR="007C42D5">
        <w:t>σκελετού</w:t>
      </w:r>
      <w:ins w:id="813" w:author="Koft" w:date="2016-10-26T19:07:00Z">
        <w:r w:rsidR="00071CF4" w:rsidRPr="00071CF4">
          <w:rPr>
            <w:rPrChange w:id="814" w:author="Koft" w:date="2016-10-26T19:07:00Z">
              <w:rPr>
                <w:color w:val="0000FF" w:themeColor="hyperlink"/>
                <w:u w:val="single"/>
                <w:lang w:val="en-US"/>
              </w:rPr>
            </w:rPrChange>
          </w:rPr>
          <w:t xml:space="preserve"> </w:t>
        </w:r>
      </w:ins>
      <w:r w:rsidR="007C42D5">
        <w:t>μέσα</w:t>
      </w:r>
      <w:ins w:id="815" w:author="Koft" w:date="2016-10-26T19:07:00Z">
        <w:r w:rsidR="00071CF4" w:rsidRPr="00071CF4">
          <w:rPr>
            <w:rPrChange w:id="816" w:author="Koft" w:date="2016-10-26T19:07:00Z">
              <w:rPr>
                <w:color w:val="0000FF" w:themeColor="hyperlink"/>
                <w:u w:val="single"/>
                <w:lang w:val="en-US"/>
              </w:rPr>
            </w:rPrChange>
          </w:rPr>
          <w:t xml:space="preserve"> </w:t>
        </w:r>
      </w:ins>
      <w:r w:rsidR="007C42D5">
        <w:t>από</w:t>
      </w:r>
      <w:ins w:id="817" w:author="Koft" w:date="2016-10-26T19:07:00Z">
        <w:r w:rsidR="00071CF4" w:rsidRPr="00071CF4">
          <w:rPr>
            <w:rPrChange w:id="818" w:author="Koft" w:date="2016-10-26T19:07:00Z">
              <w:rPr>
                <w:color w:val="0000FF" w:themeColor="hyperlink"/>
                <w:u w:val="single"/>
                <w:lang w:val="en-US"/>
              </w:rPr>
            </w:rPrChange>
          </w:rPr>
          <w:t xml:space="preserve"> </w:t>
        </w:r>
      </w:ins>
      <w:r w:rsidR="007C42D5">
        <w:t>τον</w:t>
      </w:r>
      <w:ins w:id="819" w:author="Koft" w:date="2016-10-26T19:07:00Z">
        <w:r w:rsidR="00071CF4" w:rsidRPr="00071CF4">
          <w:rPr>
            <w:rPrChange w:id="820" w:author="Koft" w:date="2016-10-26T19:07:00Z">
              <w:rPr>
                <w:color w:val="0000FF" w:themeColor="hyperlink"/>
                <w:u w:val="single"/>
                <w:lang w:val="en-US"/>
              </w:rPr>
            </w:rPrChange>
          </w:rPr>
          <w:t xml:space="preserve"> </w:t>
        </w:r>
      </w:ins>
      <w:r w:rsidR="007C42D5">
        <w:t>αλγόριθμο</w:t>
      </w:r>
      <w:ins w:id="821" w:author="Koft" w:date="2016-10-26T19:07:00Z">
        <w:r w:rsidR="00071CF4" w:rsidRPr="00071CF4">
          <w:rPr>
            <w:rPrChange w:id="822" w:author="Koft" w:date="2016-10-26T19:07:00Z">
              <w:rPr>
                <w:color w:val="0000FF" w:themeColor="hyperlink"/>
                <w:u w:val="single"/>
                <w:lang w:val="en-US"/>
              </w:rPr>
            </w:rPrChange>
          </w:rPr>
          <w:t xml:space="preserve"> </w:t>
        </w:r>
      </w:ins>
      <w:r w:rsidR="007C42D5" w:rsidRPr="007C42D5">
        <w:rPr>
          <w:lang w:val="en-US"/>
        </w:rPr>
        <w:t>Kinect</w:t>
      </w:r>
      <w:ins w:id="823" w:author="Koft" w:date="2016-10-26T19:07:00Z">
        <w:r w:rsidR="00071CF4" w:rsidRPr="00071CF4">
          <w:rPr>
            <w:rPrChange w:id="824" w:author="Koft" w:date="2016-10-26T19:07:00Z">
              <w:rPr>
                <w:color w:val="0000FF" w:themeColor="hyperlink"/>
                <w:u w:val="single"/>
                <w:lang w:val="en-US"/>
              </w:rPr>
            </w:rPrChange>
          </w:rPr>
          <w:t xml:space="preserve"> </w:t>
        </w:r>
      </w:ins>
      <w:r w:rsidR="007C42D5" w:rsidRPr="007C42D5">
        <w:rPr>
          <w:lang w:val="en-US"/>
        </w:rPr>
        <w:t>Skeleton</w:t>
      </w:r>
      <w:ins w:id="825" w:author="Koft" w:date="2016-10-26T19:07:00Z">
        <w:r w:rsidR="00071CF4" w:rsidRPr="00071CF4">
          <w:rPr>
            <w:rPrChange w:id="826" w:author="Koft" w:date="2016-10-26T19:07:00Z">
              <w:rPr>
                <w:color w:val="0000FF" w:themeColor="hyperlink"/>
                <w:u w:val="single"/>
                <w:lang w:val="en-US"/>
              </w:rPr>
            </w:rPrChange>
          </w:rPr>
          <w:t xml:space="preserve"> </w:t>
        </w:r>
      </w:ins>
      <w:r w:rsidR="007C42D5" w:rsidRPr="007C42D5">
        <w:rPr>
          <w:lang w:val="en-US"/>
        </w:rPr>
        <w:t>Coordinate</w:t>
      </w:r>
      <w:ins w:id="827" w:author="Koft" w:date="2016-10-26T19:07:00Z">
        <w:r w:rsidR="00071CF4" w:rsidRPr="00071CF4">
          <w:rPr>
            <w:rPrChange w:id="828" w:author="Koft" w:date="2016-10-26T19:07:00Z">
              <w:rPr>
                <w:color w:val="0000FF" w:themeColor="hyperlink"/>
                <w:u w:val="single"/>
                <w:lang w:val="en-US"/>
              </w:rPr>
            </w:rPrChange>
          </w:rPr>
          <w:t xml:space="preserve"> </w:t>
        </w:r>
      </w:ins>
      <w:r w:rsidR="007C42D5" w:rsidRPr="007C42D5">
        <w:rPr>
          <w:lang w:val="en-US"/>
        </w:rPr>
        <w:t>Calibration</w:t>
      </w:r>
      <w:r w:rsidR="007C42D5" w:rsidRPr="00322538">
        <w:t xml:space="preserve"> (</w:t>
      </w:r>
      <w:r w:rsidR="007C42D5" w:rsidRPr="007C42D5">
        <w:rPr>
          <w:lang w:val="en-US"/>
        </w:rPr>
        <w:t>KSCC</w:t>
      </w:r>
      <w:r w:rsidR="007C42D5" w:rsidRPr="00322538">
        <w:t>)</w:t>
      </w:r>
      <w:r>
        <w:t xml:space="preserve"> βασίστηκε στη μελέτη</w:t>
      </w:r>
      <w:r w:rsidR="007C42D5">
        <w:t>των</w:t>
      </w:r>
      <w:ins w:id="829" w:author="Koft" w:date="2016-10-26T19:07:00Z">
        <w:r w:rsidR="00071CF4" w:rsidRPr="00071CF4">
          <w:rPr>
            <w:rPrChange w:id="830" w:author="Koft" w:date="2016-10-26T19:08:00Z">
              <w:rPr>
                <w:color w:val="0000FF" w:themeColor="hyperlink"/>
                <w:u w:val="single"/>
                <w:lang w:val="en-US"/>
              </w:rPr>
            </w:rPrChange>
          </w:rPr>
          <w:t xml:space="preserve"> </w:t>
        </w:r>
      </w:ins>
      <w:r w:rsidR="007C42D5" w:rsidRPr="007C42D5">
        <w:rPr>
          <w:rFonts w:ascii="Calibri" w:hAnsi="Calibri" w:cs="Times New Roman"/>
          <w:noProof/>
          <w:szCs w:val="24"/>
          <w:lang w:val="en-US"/>
        </w:rPr>
        <w:t>We</w:t>
      </w:r>
      <w:r w:rsidR="007C42D5">
        <w:rPr>
          <w:rFonts w:ascii="Calibri" w:hAnsi="Calibri" w:cs="Times New Roman"/>
          <w:noProof/>
          <w:szCs w:val="24"/>
          <w:lang w:val="en-US"/>
        </w:rPr>
        <w:t>i</w:t>
      </w:r>
      <w:r w:rsidR="007C42D5" w:rsidRPr="00322538">
        <w:rPr>
          <w:rFonts w:ascii="Calibri" w:hAnsi="Calibri" w:cs="Times New Roman"/>
          <w:noProof/>
          <w:szCs w:val="24"/>
        </w:rPr>
        <w:t xml:space="preserve">, </w:t>
      </w:r>
      <w:r w:rsidR="007C42D5" w:rsidRPr="007C42D5">
        <w:rPr>
          <w:rFonts w:ascii="Calibri" w:hAnsi="Calibri" w:cs="Times New Roman"/>
          <w:noProof/>
          <w:szCs w:val="24"/>
          <w:lang w:val="en-US"/>
        </w:rPr>
        <w:t>Qiao</w:t>
      </w:r>
      <w:r w:rsidR="007C42D5" w:rsidRPr="00322538">
        <w:rPr>
          <w:rFonts w:ascii="Calibri" w:hAnsi="Calibri" w:cs="Times New Roman"/>
          <w:noProof/>
          <w:szCs w:val="24"/>
        </w:rPr>
        <w:t>&amp;</w:t>
      </w:r>
      <w:r w:rsidR="007C42D5" w:rsidRPr="007C42D5">
        <w:rPr>
          <w:rFonts w:ascii="Calibri" w:hAnsi="Calibri" w:cs="Times New Roman"/>
          <w:noProof/>
          <w:szCs w:val="24"/>
          <w:lang w:val="en-US"/>
        </w:rPr>
        <w:t>Lee</w:t>
      </w:r>
      <w:r w:rsidR="00071CF4">
        <w:rPr>
          <w:rFonts w:ascii="Calibri" w:hAnsi="Calibri" w:cs="Times New Roman"/>
          <w:i/>
          <w:noProof/>
          <w:szCs w:val="24"/>
        </w:rPr>
        <w:fldChar w:fldCharType="begin" w:fldLock="1"/>
      </w:r>
      <w:r w:rsidR="009B293D">
        <w:rPr>
          <w:rFonts w:ascii="Calibri" w:hAnsi="Calibri" w:cs="Times New Roman"/>
          <w:i/>
          <w:noProof/>
          <w:szCs w:val="24"/>
        </w:rPr>
        <w:instrText>ADDIN CSL_CITATION { "citationItems" : [ { "id" : "ITEM-1", "itemData" : { "ISBN" : "9781612083209", "ISSN" : "23084448", "abstract" : "With the advent of the Microsoft Kinect sensor, skeleton coordinate systems have become an active part of interactive multimedia applications. The skeleton coordinate data captured by the Kinect sensor can be used to compare the similarity of remote users\u2019 motions in remote training systems. However, this approach is limited in that the remote users\u2019 initial positions have to be at the same position and face the sensor with the same angle. This paper proposes a Kinect Skeleton Coordinate Calibration (KSCC) algorithm to calibrate the remote user\u2019s arbitrary initial positions, thereby removing the above limitations on the initial positions and angles. It collects the remote user\u2019s initial position data, and calculates the initial centre coordinate of the user and initial angle between user and Kinect sensor. After the collection and calculation, all skeleton coordinates are transformed to a universal coordinate system according to the initial centre coordinate and rotated by a quaternion rotation. An evaluation test has been performed to assess the accuracy and limiting fields of the system. The results show that our approach is able to calibrate the Kinect skeleton coordinates with a high accuracy, with the requirements that the user\u2019s initial positions only need to be in the detection zone of the Kinect sensor.", "author" : [ { "dropping-particle" : "", "family" : "Wei", "given" : "Tao", "non-dropping-particle" : "", "parse-names" : false, "suffix" : "" }, { "dropping-particle" : "", "family" : "Qiao", "given" : "Yuansong", "non-dropping-particle" : "", "parse-names" : false, "suffix" : "" }, { "dropping-particle" : "", "family" : "Lee", "given" : "Brian", "non-dropping-particle" : "", "parse-names" : false, "suffix" : "" } ], "container-title" : "6th Intern. Conf. on Advances in Multimedia (MMEDIA)", "id" : "ITEM-1", "issue" : "c", "issued" : { "date-parts" : [ [ "2014" ] ] }, "page" : "66-71", "title" : "Kinect Skeleton Coordinate Calibration for Remote Physical Training", "type" : "article-journal" }, "uris" : [ "http://www.mendeley.com/documents/?uuid=631a7239-9970-48d1-8ba2-9d69df2be2c7" ] } ], "mendeley" : { "formattedCitation" : "(Wei et al., 2014)", "plainTextFormattedCitation" : "(Wei et al., 2014)", "previouslyFormattedCitation" : "(Wei et al., 2014)" }, "properties" : { "noteIndex" : 0 }, "schema" : "https://github.com/citation-style-language/schema/raw/master/csl-citation.json" }</w:instrText>
      </w:r>
      <w:r w:rsidR="00071CF4">
        <w:rPr>
          <w:rFonts w:ascii="Calibri" w:hAnsi="Calibri" w:cs="Times New Roman"/>
          <w:i/>
          <w:noProof/>
          <w:szCs w:val="24"/>
        </w:rPr>
        <w:fldChar w:fldCharType="separate"/>
      </w:r>
      <w:r w:rsidR="00C716D1" w:rsidRPr="00C716D1">
        <w:rPr>
          <w:rFonts w:ascii="Calibri" w:hAnsi="Calibri" w:cs="Times New Roman"/>
          <w:noProof/>
          <w:szCs w:val="24"/>
        </w:rPr>
        <w:t>(Wei et al., 2014)</w:t>
      </w:r>
      <w:r w:rsidR="00071CF4">
        <w:rPr>
          <w:rFonts w:ascii="Calibri" w:hAnsi="Calibri" w:cs="Times New Roman"/>
          <w:i/>
          <w:noProof/>
          <w:szCs w:val="24"/>
        </w:rPr>
        <w:fldChar w:fldCharType="end"/>
      </w:r>
      <w:r w:rsidR="007C42D5" w:rsidRPr="00322538">
        <w:rPr>
          <w:rFonts w:ascii="Calibri" w:hAnsi="Calibri" w:cs="Times New Roman"/>
          <w:noProof/>
          <w:szCs w:val="24"/>
        </w:rPr>
        <w:t>.</w:t>
      </w:r>
    </w:p>
    <w:p w:rsidR="00E3662F" w:rsidRDefault="004D7A73">
      <w:pPr>
        <w:ind w:firstLine="720"/>
        <w:jc w:val="both"/>
        <w:rPr>
          <w:rFonts w:ascii="Calibri" w:hAnsi="Calibri" w:cs="Times New Roman"/>
          <w:noProof/>
          <w:szCs w:val="24"/>
        </w:rPr>
      </w:pPr>
      <w:r>
        <w:rPr>
          <w:rFonts w:ascii="Calibri" w:hAnsi="Calibri" w:cs="Times New Roman"/>
          <w:noProof/>
          <w:szCs w:val="24"/>
        </w:rPr>
        <w:t>Ωστόσο, λόγω έλλειψης προγραμματιστικών γνώσεων παρά την εύρεση του θεωρητικού υποβάθρου και την ανάπτυξη του αλγορίθμου</w:t>
      </w:r>
      <w:r w:rsidR="00A511F3">
        <w:rPr>
          <w:rFonts w:ascii="Calibri" w:hAnsi="Calibri" w:cs="Times New Roman"/>
          <w:noProof/>
          <w:szCs w:val="24"/>
        </w:rPr>
        <w:t xml:space="preserve"> σε γλώσσα </w:t>
      </w:r>
      <w:r w:rsidR="00A511F3">
        <w:rPr>
          <w:rFonts w:ascii="Calibri" w:hAnsi="Calibri" w:cs="Times New Roman"/>
          <w:noProof/>
          <w:szCs w:val="24"/>
          <w:lang w:val="en-US"/>
        </w:rPr>
        <w:t>Javascript</w:t>
      </w:r>
      <w:r>
        <w:rPr>
          <w:rFonts w:ascii="Calibri" w:hAnsi="Calibri" w:cs="Times New Roman"/>
          <w:noProof/>
          <w:szCs w:val="24"/>
        </w:rPr>
        <w:t>,</w:t>
      </w:r>
      <w:r w:rsidR="00A511F3">
        <w:rPr>
          <w:rFonts w:ascii="Calibri" w:hAnsi="Calibri" w:cs="Times New Roman"/>
          <w:noProof/>
          <w:szCs w:val="24"/>
        </w:rPr>
        <w:t xml:space="preserve"> ο αλγόριθμος περιστροφής και μεταφοράςδεν εφαρμόστηκε</w:t>
      </w:r>
      <w:r>
        <w:rPr>
          <w:rFonts w:ascii="Calibri" w:hAnsi="Calibri" w:cs="Times New Roman"/>
          <w:noProof/>
          <w:szCs w:val="24"/>
        </w:rPr>
        <w:t xml:space="preserve">στο σύνολο </w:t>
      </w:r>
      <w:r w:rsidR="00A511F3">
        <w:rPr>
          <w:rFonts w:ascii="Calibri" w:hAnsi="Calibri" w:cs="Times New Roman"/>
          <w:noProof/>
          <w:szCs w:val="24"/>
        </w:rPr>
        <w:t xml:space="preserve">των </w:t>
      </w:r>
      <w:r>
        <w:rPr>
          <w:rFonts w:ascii="Calibri" w:hAnsi="Calibri" w:cs="Times New Roman"/>
          <w:noProof/>
          <w:szCs w:val="24"/>
        </w:rPr>
        <w:t>δεδομένων</w:t>
      </w:r>
      <w:r w:rsidR="00A511F3">
        <w:rPr>
          <w:rFonts w:ascii="Calibri" w:hAnsi="Calibri" w:cs="Times New Roman"/>
          <w:noProof/>
          <w:szCs w:val="24"/>
        </w:rPr>
        <w:t xml:space="preserve">. Με αυτό δεδομένο, το κατά πόσο τα ποσοστά επιτυχίας μπορούν να αυξηθούν και η ακρίβεια των αλγορίθμων ταυτοποίησης να βελτιωθεί μετά τη χρήση του </w:t>
      </w:r>
      <w:r w:rsidR="00A511F3">
        <w:rPr>
          <w:rFonts w:ascii="Calibri" w:hAnsi="Calibri" w:cs="Times New Roman"/>
          <w:noProof/>
          <w:szCs w:val="24"/>
          <w:lang w:val="en-US"/>
        </w:rPr>
        <w:t>KSCC</w:t>
      </w:r>
      <w:ins w:id="831" w:author="Koft" w:date="2016-10-26T19:08:00Z">
        <w:r w:rsidR="00071CF4" w:rsidRPr="00071CF4">
          <w:rPr>
            <w:rFonts w:ascii="Calibri" w:hAnsi="Calibri" w:cs="Times New Roman"/>
            <w:noProof/>
            <w:szCs w:val="24"/>
            <w:rPrChange w:id="832" w:author="Koft" w:date="2016-10-26T19:08:00Z">
              <w:rPr>
                <w:rFonts w:ascii="Calibri" w:hAnsi="Calibri" w:cs="Times New Roman"/>
                <w:noProof/>
                <w:color w:val="0000FF" w:themeColor="hyperlink"/>
                <w:szCs w:val="24"/>
                <w:u w:val="single"/>
                <w:lang w:val="en-US"/>
              </w:rPr>
            </w:rPrChange>
          </w:rPr>
          <w:t xml:space="preserve"> </w:t>
        </w:r>
      </w:ins>
      <w:r>
        <w:rPr>
          <w:rFonts w:ascii="Calibri" w:hAnsi="Calibri" w:cs="Times New Roman"/>
          <w:noProof/>
          <w:szCs w:val="24"/>
        </w:rPr>
        <w:t>παραμένει ένα ανοιχτό ερευνητικό ερώτημα</w:t>
      </w:r>
      <w:r w:rsidRPr="004D7A73">
        <w:rPr>
          <w:rFonts w:ascii="Calibri" w:hAnsi="Calibri" w:cs="Times New Roman"/>
          <w:noProof/>
          <w:szCs w:val="24"/>
        </w:rPr>
        <w:t>.</w:t>
      </w:r>
      <w:r>
        <w:rPr>
          <w:rFonts w:ascii="Calibri" w:hAnsi="Calibri" w:cs="Times New Roman"/>
          <w:noProof/>
          <w:szCs w:val="24"/>
        </w:rPr>
        <w:t xml:space="preserve"> Παρ’όλα αυτά θεωρήθηκε χρήσιμο να αναφερθεί η διαδικασία, τόσο ως ένα θέμα προς διερεύνηση όσο και για ενημέρωση του αναγνώστη και παρουσίαση του υλικού και της </w:t>
      </w:r>
      <w:r w:rsidR="00A511F3">
        <w:rPr>
          <w:rFonts w:ascii="Calibri" w:hAnsi="Calibri" w:cs="Times New Roman"/>
          <w:noProof/>
          <w:szCs w:val="24"/>
        </w:rPr>
        <w:t>βιβλιογραφίας</w:t>
      </w:r>
      <w:r>
        <w:rPr>
          <w:rFonts w:ascii="Calibri" w:hAnsi="Calibri" w:cs="Times New Roman"/>
          <w:noProof/>
          <w:szCs w:val="24"/>
        </w:rPr>
        <w:t>.</w:t>
      </w:r>
    </w:p>
    <w:p w:rsidR="001C3C46" w:rsidRDefault="001C3C46" w:rsidP="00CC3D33">
      <w:pPr>
        <w:jc w:val="both"/>
      </w:pPr>
    </w:p>
    <w:p w:rsidR="0081371A" w:rsidRPr="00FB75DD" w:rsidRDefault="0081371A" w:rsidP="002E28AC">
      <w:pPr>
        <w:spacing w:after="0" w:line="240" w:lineRule="auto"/>
        <w:jc w:val="both"/>
        <w:rPr>
          <w:rFonts w:ascii="Times New Roman" w:eastAsia="Times New Roman" w:hAnsi="Times New Roman" w:cs="Times New Roman"/>
          <w:b/>
          <w:sz w:val="20"/>
          <w:szCs w:val="20"/>
        </w:rPr>
      </w:pPr>
      <w:r w:rsidRPr="00FB75DD">
        <w:rPr>
          <w:rFonts w:ascii="Times New Roman" w:eastAsia="Times New Roman" w:hAnsi="Times New Roman" w:cs="Times New Roman"/>
          <w:b/>
          <w:spacing w:val="10"/>
          <w:w w:val="123"/>
          <w:sz w:val="20"/>
          <w:szCs w:val="20"/>
          <w:u w:val="single" w:color="000000"/>
        </w:rPr>
        <w:t xml:space="preserve">Αλγόριθμος </w:t>
      </w:r>
      <w:r w:rsidRPr="00FB75DD">
        <w:rPr>
          <w:rFonts w:ascii="Times New Roman" w:eastAsia="Times New Roman" w:hAnsi="Times New Roman" w:cs="Times New Roman"/>
          <w:b/>
          <w:w w:val="123"/>
          <w:sz w:val="20"/>
          <w:szCs w:val="20"/>
          <w:u w:val="single" w:color="000000"/>
          <w:lang w:val="en-US"/>
        </w:rPr>
        <w:t>KSCC</w:t>
      </w:r>
      <w:r w:rsidRPr="00FB75DD">
        <w:rPr>
          <w:rFonts w:ascii="Times New Roman" w:eastAsia="Times New Roman" w:hAnsi="Times New Roman" w:cs="Times New Roman"/>
          <w:b/>
          <w:spacing w:val="10"/>
          <w:w w:val="123"/>
          <w:sz w:val="20"/>
          <w:szCs w:val="20"/>
          <w:u w:val="single" w:color="000000"/>
        </w:rPr>
        <w:t xml:space="preserve"> για την περιστροφή του σκελετού με χρήση του </w:t>
      </w:r>
      <w:r w:rsidRPr="00FB75DD">
        <w:rPr>
          <w:rFonts w:ascii="Times New Roman" w:eastAsia="Times New Roman" w:hAnsi="Times New Roman" w:cs="Times New Roman"/>
          <w:b/>
          <w:w w:val="122"/>
          <w:sz w:val="20"/>
          <w:szCs w:val="20"/>
          <w:u w:val="single" w:color="000000"/>
          <w:lang w:val="en-US"/>
        </w:rPr>
        <w:t>Kinect</w:t>
      </w:r>
    </w:p>
    <w:p w:rsidR="0081371A" w:rsidRPr="0081371A" w:rsidRDefault="0081371A" w:rsidP="002E28AC">
      <w:pPr>
        <w:spacing w:before="5" w:after="0" w:line="180" w:lineRule="exact"/>
        <w:jc w:val="both"/>
        <w:rPr>
          <w:rFonts w:ascii="Times New Roman" w:eastAsia="Times New Roman" w:hAnsi="Times New Roman" w:cs="Times New Roman"/>
          <w:sz w:val="18"/>
          <w:szCs w:val="18"/>
        </w:rPr>
      </w:pPr>
    </w:p>
    <w:p w:rsidR="0081371A" w:rsidRPr="0081371A" w:rsidRDefault="0081371A" w:rsidP="002E28AC">
      <w:pPr>
        <w:spacing w:after="0" w:line="200" w:lineRule="exact"/>
        <w:jc w:val="both"/>
        <w:rPr>
          <w:rFonts w:ascii="Times New Roman" w:eastAsia="Times New Roman" w:hAnsi="Times New Roman" w:cs="Times New Roman"/>
          <w:sz w:val="20"/>
          <w:szCs w:val="20"/>
        </w:rPr>
      </w:pPr>
    </w:p>
    <w:p w:rsidR="0081371A" w:rsidRPr="0081371A" w:rsidRDefault="0081371A" w:rsidP="002E28AC">
      <w:pPr>
        <w:spacing w:after="0" w:line="240" w:lineRule="auto"/>
        <w:jc w:val="both"/>
        <w:rPr>
          <w:rFonts w:ascii="Times New Roman" w:eastAsia="Times New Roman" w:hAnsi="Times New Roman" w:cs="Times New Roman"/>
          <w:spacing w:val="49"/>
          <w:sz w:val="20"/>
          <w:szCs w:val="20"/>
        </w:rPr>
      </w:pPr>
      <w:r w:rsidRPr="00FB75DD">
        <w:rPr>
          <w:rFonts w:ascii="Times New Roman" w:eastAsia="Times New Roman" w:hAnsi="Times New Roman" w:cs="Times New Roman"/>
          <w:b/>
          <w:sz w:val="20"/>
          <w:szCs w:val="20"/>
        </w:rPr>
        <w:t>Βήμα1:</w:t>
      </w:r>
      <w:r w:rsidRPr="0081371A">
        <w:rPr>
          <w:rFonts w:ascii="Times New Roman" w:eastAsia="Times New Roman" w:hAnsi="Times New Roman" w:cs="Times New Roman"/>
          <w:w w:val="108"/>
          <w:sz w:val="20"/>
          <w:szCs w:val="20"/>
        </w:rPr>
        <w:t xml:space="preserve">Υπολογισμός του ελάχιστου της απόστασης μεταξύ του </w:t>
      </w:r>
      <w:r w:rsidRPr="0081371A">
        <w:rPr>
          <w:rFonts w:ascii="Times New Roman" w:eastAsia="Times New Roman" w:hAnsi="Times New Roman" w:cs="Times New Roman"/>
          <w:sz w:val="20"/>
          <w:szCs w:val="20"/>
          <w:lang w:val="en-US"/>
        </w:rPr>
        <w:t>kinect</w:t>
      </w:r>
      <w:r w:rsidRPr="0081371A">
        <w:rPr>
          <w:rFonts w:ascii="Times New Roman" w:eastAsia="Times New Roman" w:hAnsi="Times New Roman" w:cs="Times New Roman"/>
          <w:sz w:val="20"/>
          <w:szCs w:val="20"/>
        </w:rPr>
        <w:t xml:space="preserve"> και του χρήστη, όπου </w:t>
      </w:r>
    </w:p>
    <w:p w:rsidR="0081371A" w:rsidRPr="0081371A" w:rsidRDefault="0081371A" w:rsidP="002E28AC">
      <w:pPr>
        <w:spacing w:before="6" w:after="0" w:line="160" w:lineRule="exact"/>
        <w:jc w:val="both"/>
        <w:rPr>
          <w:rFonts w:ascii="Times New Roman" w:eastAsia="Times New Roman" w:hAnsi="Times New Roman" w:cs="Times New Roman"/>
          <w:sz w:val="16"/>
          <w:szCs w:val="16"/>
        </w:rPr>
      </w:pPr>
    </w:p>
    <w:p w:rsidR="0081371A" w:rsidRPr="0081371A" w:rsidRDefault="0081371A" w:rsidP="002E28AC">
      <w:pPr>
        <w:spacing w:after="0" w:line="200" w:lineRule="exact"/>
        <w:ind w:left="4905" w:right="3685"/>
        <w:jc w:val="both"/>
        <w:rPr>
          <w:rFonts w:ascii="Times New Roman" w:eastAsia="Times New Roman" w:hAnsi="Times New Roman" w:cs="Times New Roman"/>
          <w:sz w:val="20"/>
          <w:szCs w:val="20"/>
        </w:rPr>
      </w:pPr>
      <w:r w:rsidRPr="0081371A">
        <w:rPr>
          <w:rFonts w:ascii="Times New Roman" w:eastAsia="Times New Roman" w:hAnsi="Times New Roman" w:cs="Times New Roman"/>
          <w:w w:val="114"/>
          <w:position w:val="-3"/>
          <w:sz w:val="20"/>
          <w:szCs w:val="20"/>
          <w:lang w:val="en-US"/>
        </w:rPr>
        <w:t>h</w:t>
      </w:r>
    </w:p>
    <w:p w:rsidR="0081371A" w:rsidRPr="0081371A" w:rsidRDefault="00071CF4" w:rsidP="002E28AC">
      <w:pPr>
        <w:spacing w:after="0" w:line="300" w:lineRule="exact"/>
        <w:ind w:left="3829" w:right="3370"/>
        <w:jc w:val="both"/>
        <w:rPr>
          <w:rFonts w:ascii="Times New Roman" w:eastAsia="Times New Roman" w:hAnsi="Times New Roman" w:cs="Times New Roman"/>
          <w:sz w:val="20"/>
          <w:szCs w:val="20"/>
        </w:rPr>
      </w:pPr>
      <w:r w:rsidRPr="00071CF4">
        <w:rPr>
          <w:rFonts w:ascii="Times New Roman" w:eastAsia="Times New Roman" w:hAnsi="Times New Roman" w:cs="Times New Roman"/>
          <w:noProof/>
          <w:sz w:val="20"/>
          <w:szCs w:val="20"/>
          <w:lang w:val="en-US"/>
        </w:rPr>
        <w:pict>
          <v:group id="Group 21" o:spid="_x0000_s1103" style="position:absolute;left:0;text-align:left;margin-left:317.75pt;margin-top:3.55pt;width:37.5pt;height:0;z-index:-251649024;mso-wrap-distance-top:-6e-5mm;mso-wrap-distance-bottom:-6e-5mm;mso-position-horizontal-relative:page" coordorigin="6355,71" coordsize="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">
            <v:shape id="Freeform 22" o:spid="_x0000_s1104" style="position:absolute;left:6355;top:71;width:750;height:0;visibility:visible;mso-wrap-style:square;v-text-anchor:top" coordsize="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ewacIA&#10;AADbAAAADwAAAGRycy9kb3ducmV2LnhtbERPPW/CMBDdkfofrEPq1jjQgtKAQTS0UiekUoaOR3xN&#10;osbnyDZJ+Pd4qMT49L7X29G0oifnG8sKZkkKgri0uuFKwen74ykD4QOyxtYyKbiSh+3mYbLGXNuB&#10;v6g/hkrEEPY5KqhD6HIpfVmTQZ/Yjjhyv9YZDBG6SmqHQww3rZyn6VIabDg21NhRUVP5d7wYBYe5&#10;K5an95/z22uzGHaLF2/2mVfqcTruViACjeEu/nd/agXPcX38En+A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7BpwgAAANsAAAAPAAAAAAAAAAAAAAAAAJgCAABkcnMvZG93&#10;bnJldi54bWxQSwUGAAAAAAQABAD1AAAAhwMAAAAA&#10;" path="m,l750,e" filled="f" strokeweight=".14042mm">
              <v:path arrowok="t" o:connecttype="custom" o:connectlocs="0,0;750,0" o:connectangles="0,0"/>
            </v:shape>
            <w10:wrap anchorx="page"/>
          </v:group>
        </w:pict>
      </w:r>
      <w:r w:rsidR="0081371A" w:rsidRPr="0081371A">
        <w:rPr>
          <w:rFonts w:ascii="Times New Roman" w:eastAsia="Times New Roman" w:hAnsi="Times New Roman" w:cs="Times New Roman"/>
          <w:w w:val="132"/>
          <w:position w:val="12"/>
          <w:sz w:val="20"/>
          <w:szCs w:val="20"/>
          <w:lang w:val="en-US"/>
        </w:rPr>
        <w:t>D</w:t>
      </w:r>
      <w:r w:rsidR="0081371A" w:rsidRPr="0081371A">
        <w:rPr>
          <w:rFonts w:ascii="Times New Roman" w:eastAsia="Times New Roman" w:hAnsi="Times New Roman" w:cs="Times New Roman"/>
          <w:w w:val="132"/>
          <w:position w:val="9"/>
          <w:sz w:val="14"/>
          <w:szCs w:val="14"/>
          <w:lang w:val="en-US"/>
        </w:rPr>
        <w:t>min</w:t>
      </w:r>
      <w:r w:rsidR="0081371A" w:rsidRPr="0081371A">
        <w:rPr>
          <w:rFonts w:ascii="Times New Roman" w:eastAsia="Times New Roman" w:hAnsi="Times New Roman" w:cs="Times New Roman"/>
          <w:w w:val="132"/>
          <w:position w:val="12"/>
          <w:sz w:val="20"/>
          <w:szCs w:val="20"/>
        </w:rPr>
        <w:t>=</w:t>
      </w:r>
      <w:r w:rsidR="0081371A" w:rsidRPr="0081371A">
        <w:rPr>
          <w:rFonts w:ascii="Times New Roman" w:eastAsia="Times New Roman" w:hAnsi="Times New Roman" w:cs="Times New Roman"/>
          <w:w w:val="121"/>
          <w:position w:val="-2"/>
          <w:sz w:val="20"/>
          <w:szCs w:val="20"/>
          <w:lang w:val="en-US"/>
        </w:rPr>
        <w:t>tan</w:t>
      </w:r>
      <w:r w:rsidR="0081371A" w:rsidRPr="0081371A">
        <w:rPr>
          <w:rFonts w:ascii="Times New Roman" w:eastAsia="Times New Roman" w:hAnsi="Times New Roman" w:cs="Times New Roman"/>
          <w:w w:val="116"/>
          <w:position w:val="-2"/>
          <w:sz w:val="20"/>
          <w:szCs w:val="20"/>
        </w:rPr>
        <w:t>(</w:t>
      </w:r>
      <w:r w:rsidR="0081371A" w:rsidRPr="0081371A">
        <w:rPr>
          <w:rFonts w:ascii="Times New Roman" w:eastAsia="Times New Roman" w:hAnsi="Times New Roman" w:cs="Times New Roman"/>
          <w:spacing w:val="6"/>
          <w:w w:val="97"/>
          <w:position w:val="-2"/>
          <w:sz w:val="20"/>
          <w:szCs w:val="20"/>
        </w:rPr>
        <w:t>θ</w:t>
      </w:r>
      <w:r w:rsidR="0081371A" w:rsidRPr="0081371A">
        <w:rPr>
          <w:rFonts w:ascii="Times New Roman" w:eastAsia="Times New Roman" w:hAnsi="Times New Roman" w:cs="Times New Roman"/>
          <w:w w:val="179"/>
          <w:position w:val="-2"/>
          <w:sz w:val="20"/>
          <w:szCs w:val="20"/>
        </w:rPr>
        <w:t>/</w:t>
      </w:r>
      <w:r w:rsidR="0081371A" w:rsidRPr="0081371A">
        <w:rPr>
          <w:rFonts w:ascii="Times New Roman" w:eastAsia="Times New Roman" w:hAnsi="Times New Roman" w:cs="Times New Roman"/>
          <w:w w:val="106"/>
          <w:position w:val="-2"/>
          <w:sz w:val="20"/>
          <w:szCs w:val="20"/>
        </w:rPr>
        <w:t>2)</w:t>
      </w:r>
    </w:p>
    <w:p w:rsidR="0081371A" w:rsidRPr="0081371A" w:rsidRDefault="0081371A" w:rsidP="002E28AC">
      <w:pPr>
        <w:spacing w:before="7" w:after="0" w:line="160" w:lineRule="exact"/>
        <w:jc w:val="both"/>
        <w:rPr>
          <w:rFonts w:ascii="Times New Roman" w:eastAsia="Times New Roman" w:hAnsi="Times New Roman" w:cs="Times New Roman"/>
          <w:sz w:val="17"/>
          <w:szCs w:val="17"/>
        </w:rPr>
      </w:pPr>
    </w:p>
    <w:p w:rsidR="0081371A" w:rsidRPr="0081371A" w:rsidRDefault="0081371A" w:rsidP="002E28AC">
      <w:pPr>
        <w:spacing w:after="0" w:line="240" w:lineRule="auto"/>
        <w:ind w:left="1454"/>
        <w:jc w:val="both"/>
        <w:rPr>
          <w:rFonts w:ascii="Times New Roman" w:eastAsia="Times New Roman" w:hAnsi="Times New Roman" w:cs="Times New Roman"/>
          <w:sz w:val="20"/>
          <w:szCs w:val="20"/>
        </w:rPr>
      </w:pPr>
      <w:r w:rsidRPr="0081371A">
        <w:rPr>
          <w:rFonts w:ascii="Times New Roman" w:eastAsia="Times New Roman" w:hAnsi="Times New Roman" w:cs="Times New Roman"/>
          <w:sz w:val="20"/>
          <w:szCs w:val="20"/>
          <w:lang w:val="en-US"/>
        </w:rPr>
        <w:t>h</w:t>
      </w:r>
      <w:r w:rsidRPr="0081371A">
        <w:rPr>
          <w:rFonts w:ascii="Times New Roman" w:eastAsia="Times New Roman" w:hAnsi="Times New Roman" w:cs="Times New Roman"/>
          <w:sz w:val="20"/>
          <w:szCs w:val="20"/>
        </w:rPr>
        <w:t xml:space="preserve">:η </w:t>
      </w:r>
      <w:r w:rsidRPr="0081371A">
        <w:rPr>
          <w:rFonts w:ascii="Times New Roman" w:eastAsia="Times New Roman" w:hAnsi="Times New Roman" w:cs="Times New Roman"/>
          <w:w w:val="108"/>
          <w:sz w:val="20"/>
          <w:szCs w:val="20"/>
        </w:rPr>
        <w:t xml:space="preserve">απόσταση μεταξύ του </w:t>
      </w:r>
      <w:r w:rsidRPr="0081371A">
        <w:rPr>
          <w:rFonts w:ascii="Times New Roman" w:eastAsia="Times New Roman" w:hAnsi="Times New Roman" w:cs="Times New Roman"/>
          <w:sz w:val="20"/>
          <w:szCs w:val="20"/>
          <w:lang w:val="en-US"/>
        </w:rPr>
        <w:t>kinect</w:t>
      </w:r>
      <w:r w:rsidRPr="0081371A">
        <w:rPr>
          <w:rFonts w:ascii="Times New Roman" w:eastAsia="Times New Roman" w:hAnsi="Times New Roman" w:cs="Times New Roman"/>
          <w:sz w:val="20"/>
          <w:szCs w:val="20"/>
        </w:rPr>
        <w:t xml:space="preserve"> και του πατώματος</w:t>
      </w:r>
    </w:p>
    <w:p w:rsidR="0081371A" w:rsidRPr="0081371A" w:rsidRDefault="0081371A" w:rsidP="002E28AC">
      <w:pPr>
        <w:spacing w:before="9" w:after="0" w:line="240" w:lineRule="auto"/>
        <w:ind w:left="1454"/>
        <w:jc w:val="both"/>
        <w:rPr>
          <w:rFonts w:ascii="Times New Roman" w:eastAsia="Times New Roman" w:hAnsi="Times New Roman" w:cs="Times New Roman"/>
          <w:sz w:val="20"/>
          <w:szCs w:val="20"/>
        </w:rPr>
      </w:pPr>
      <w:r w:rsidRPr="0081371A">
        <w:rPr>
          <w:rFonts w:ascii="Times New Roman" w:eastAsia="Times New Roman" w:hAnsi="Times New Roman" w:cs="Times New Roman"/>
          <w:sz w:val="20"/>
          <w:szCs w:val="20"/>
        </w:rPr>
        <w:t>θ</w:t>
      </w:r>
      <w:r w:rsidRPr="0081371A">
        <w:rPr>
          <w:rFonts w:ascii="Times New Roman" w:eastAsia="Times New Roman" w:hAnsi="Times New Roman" w:cs="Times New Roman"/>
          <w:w w:val="112"/>
          <w:sz w:val="20"/>
          <w:szCs w:val="20"/>
        </w:rPr>
        <w:t>=</w:t>
      </w:r>
      <w:r w:rsidRPr="0081371A">
        <w:rPr>
          <w:rFonts w:ascii="Times New Roman" w:eastAsia="Times New Roman" w:hAnsi="Times New Roman" w:cs="Times New Roman"/>
          <w:w w:val="101"/>
          <w:sz w:val="20"/>
          <w:szCs w:val="20"/>
        </w:rPr>
        <w:t xml:space="preserve">κάθετη γωνιακή οπτική γωνία </w:t>
      </w:r>
    </w:p>
    <w:p w:rsidR="0081371A" w:rsidRPr="0081371A" w:rsidRDefault="0081371A" w:rsidP="002E28AC">
      <w:pPr>
        <w:spacing w:before="9" w:after="0" w:line="240" w:lineRule="auto"/>
        <w:ind w:left="1454"/>
        <w:jc w:val="both"/>
        <w:rPr>
          <w:rFonts w:ascii="Times New Roman" w:eastAsia="Times New Roman" w:hAnsi="Times New Roman" w:cs="Times New Roman"/>
          <w:sz w:val="20"/>
          <w:szCs w:val="20"/>
        </w:rPr>
      </w:pPr>
      <w:r w:rsidRPr="0081371A">
        <w:rPr>
          <w:rFonts w:ascii="Times New Roman" w:eastAsia="Times New Roman" w:hAnsi="Times New Roman" w:cs="Times New Roman"/>
          <w:sz w:val="20"/>
          <w:szCs w:val="20"/>
        </w:rPr>
        <w:t xml:space="preserve">Η μέγιστη απόσταση καταγραφής είναι προκαθορισμένη από το </w:t>
      </w:r>
      <w:r w:rsidRPr="0081371A">
        <w:rPr>
          <w:rFonts w:ascii="Times New Roman" w:eastAsia="Times New Roman" w:hAnsi="Times New Roman" w:cs="Times New Roman"/>
          <w:sz w:val="20"/>
          <w:szCs w:val="20"/>
          <w:lang w:val="en-US"/>
        </w:rPr>
        <w:t>kinect</w:t>
      </w:r>
      <w:r w:rsidRPr="0081371A">
        <w:rPr>
          <w:rFonts w:ascii="Times New Roman" w:eastAsia="Times New Roman" w:hAnsi="Times New Roman" w:cs="Times New Roman"/>
          <w:sz w:val="20"/>
          <w:szCs w:val="20"/>
        </w:rPr>
        <w:t xml:space="preserve"> στα </w:t>
      </w:r>
    </w:p>
    <w:p w:rsidR="0081371A" w:rsidRPr="004D7A73" w:rsidRDefault="0081371A" w:rsidP="002E28AC">
      <w:pPr>
        <w:spacing w:before="9" w:after="0" w:line="240" w:lineRule="auto"/>
        <w:ind w:left="1454"/>
        <w:jc w:val="both"/>
        <w:rPr>
          <w:rFonts w:ascii="Times New Roman" w:eastAsia="Times New Roman" w:hAnsi="Times New Roman" w:cs="Times New Roman"/>
          <w:w w:val="107"/>
          <w:sz w:val="20"/>
          <w:szCs w:val="20"/>
        </w:rPr>
      </w:pPr>
      <w:r w:rsidRPr="0081371A">
        <w:rPr>
          <w:rFonts w:ascii="Times New Roman" w:eastAsia="Times New Roman" w:hAnsi="Times New Roman" w:cs="Times New Roman"/>
          <w:w w:val="131"/>
          <w:sz w:val="20"/>
          <w:szCs w:val="20"/>
          <w:lang w:val="en-US"/>
        </w:rPr>
        <w:t>D</w:t>
      </w:r>
      <w:r w:rsidRPr="0081371A">
        <w:rPr>
          <w:rFonts w:ascii="Times New Roman" w:eastAsia="Times New Roman" w:hAnsi="Times New Roman" w:cs="Times New Roman"/>
          <w:w w:val="131"/>
          <w:position w:val="-3"/>
          <w:sz w:val="14"/>
          <w:szCs w:val="14"/>
          <w:lang w:val="en-US"/>
        </w:rPr>
        <w:t>max</w:t>
      </w:r>
      <w:r w:rsidRPr="0081371A">
        <w:rPr>
          <w:rFonts w:ascii="Times New Roman" w:eastAsia="Times New Roman" w:hAnsi="Times New Roman" w:cs="Times New Roman"/>
          <w:w w:val="131"/>
          <w:sz w:val="20"/>
          <w:szCs w:val="20"/>
        </w:rPr>
        <w:t>=</w:t>
      </w:r>
      <w:r w:rsidRPr="0081371A">
        <w:rPr>
          <w:rFonts w:ascii="Times New Roman" w:eastAsia="Times New Roman" w:hAnsi="Times New Roman" w:cs="Times New Roman"/>
          <w:w w:val="99"/>
          <w:sz w:val="20"/>
          <w:szCs w:val="20"/>
        </w:rPr>
        <w:t>400</w:t>
      </w:r>
      <w:r w:rsidRPr="0081371A">
        <w:rPr>
          <w:rFonts w:ascii="Times New Roman" w:eastAsia="Times New Roman" w:hAnsi="Times New Roman" w:cs="Times New Roman"/>
          <w:w w:val="107"/>
          <w:sz w:val="20"/>
          <w:szCs w:val="20"/>
          <w:lang w:val="en-US"/>
        </w:rPr>
        <w:t>cm</w:t>
      </w:r>
      <w:r w:rsidRPr="0081371A">
        <w:rPr>
          <w:rFonts w:ascii="Times New Roman" w:eastAsia="Times New Roman" w:hAnsi="Times New Roman" w:cs="Times New Roman"/>
          <w:w w:val="107"/>
          <w:sz w:val="20"/>
          <w:szCs w:val="20"/>
        </w:rPr>
        <w:t>.</w:t>
      </w:r>
    </w:p>
    <w:p w:rsidR="00322538" w:rsidRPr="004D7A73" w:rsidRDefault="00322538" w:rsidP="002E28AC">
      <w:pPr>
        <w:spacing w:before="9" w:after="0" w:line="240" w:lineRule="auto"/>
        <w:ind w:left="1454"/>
        <w:jc w:val="both"/>
        <w:rPr>
          <w:rFonts w:ascii="Times New Roman" w:eastAsia="Times New Roman" w:hAnsi="Times New Roman" w:cs="Times New Roman"/>
          <w:w w:val="107"/>
          <w:sz w:val="20"/>
          <w:szCs w:val="20"/>
        </w:rPr>
      </w:pPr>
    </w:p>
    <w:p w:rsidR="00322538" w:rsidRPr="009151EA" w:rsidRDefault="00322538" w:rsidP="002E28AC">
      <w:pPr>
        <w:spacing w:before="9" w:after="0" w:line="240" w:lineRule="auto"/>
        <w:jc w:val="both"/>
        <w:rPr>
          <w:rFonts w:ascii="Times New Roman" w:eastAsia="Times New Roman" w:hAnsi="Times New Roman" w:cs="Times New Roman"/>
          <w:sz w:val="20"/>
          <w:szCs w:val="20"/>
        </w:rPr>
      </w:pPr>
    </w:p>
    <w:p w:rsidR="0081371A" w:rsidRPr="0081371A" w:rsidRDefault="0081371A" w:rsidP="002E28AC">
      <w:pPr>
        <w:spacing w:before="1" w:after="0" w:line="140" w:lineRule="exact"/>
        <w:jc w:val="both"/>
        <w:rPr>
          <w:rFonts w:ascii="Times New Roman" w:eastAsia="Times New Roman" w:hAnsi="Times New Roman" w:cs="Times New Roman"/>
          <w:sz w:val="15"/>
          <w:szCs w:val="15"/>
        </w:rPr>
      </w:pPr>
    </w:p>
    <w:p w:rsidR="0081371A" w:rsidRPr="0081371A" w:rsidRDefault="007C42D5" w:rsidP="002E28AC">
      <w:pPr>
        <w:spacing w:after="0" w:line="249" w:lineRule="auto"/>
        <w:ind w:right="936"/>
        <w:jc w:val="both"/>
        <w:rPr>
          <w:rFonts w:ascii="Times New Roman" w:eastAsia="Times New Roman" w:hAnsi="Times New Roman" w:cs="Times New Roman"/>
          <w:sz w:val="20"/>
          <w:szCs w:val="20"/>
        </w:rPr>
      </w:pPr>
      <w:r w:rsidRPr="00FB75DD">
        <w:rPr>
          <w:rFonts w:ascii="Times New Roman" w:eastAsia="Times New Roman" w:hAnsi="Times New Roman" w:cs="Times New Roman"/>
          <w:b/>
          <w:sz w:val="20"/>
          <w:szCs w:val="20"/>
        </w:rPr>
        <w:t>Βήμα</w:t>
      </w:r>
      <w:r w:rsidR="0081371A" w:rsidRPr="00FB75DD">
        <w:rPr>
          <w:rFonts w:ascii="Times New Roman" w:eastAsia="Times New Roman" w:hAnsi="Times New Roman" w:cs="Times New Roman"/>
          <w:b/>
          <w:sz w:val="20"/>
          <w:szCs w:val="20"/>
        </w:rPr>
        <w:t>2:</w:t>
      </w:r>
      <w:r w:rsidR="0081371A" w:rsidRPr="0081371A">
        <w:rPr>
          <w:rFonts w:ascii="Times New Roman" w:eastAsia="Times New Roman" w:hAnsi="Times New Roman" w:cs="Times New Roman"/>
          <w:sz w:val="20"/>
          <w:szCs w:val="20"/>
        </w:rPr>
        <w:t xml:space="preserve">Οι δύο βάσεις του ισοσκελούς </w:t>
      </w:r>
      <w:r w:rsidR="00B80913" w:rsidRPr="0081371A">
        <w:rPr>
          <w:rFonts w:ascii="Times New Roman" w:eastAsia="Times New Roman" w:hAnsi="Times New Roman" w:cs="Times New Roman"/>
          <w:sz w:val="20"/>
          <w:szCs w:val="20"/>
        </w:rPr>
        <w:t>τραπεζοειδή</w:t>
      </w:r>
      <w:r w:rsidR="0081371A" w:rsidRPr="0081371A">
        <w:rPr>
          <w:rFonts w:ascii="Times New Roman" w:eastAsia="Times New Roman" w:hAnsi="Times New Roman" w:cs="Times New Roman"/>
          <w:sz w:val="20"/>
          <w:szCs w:val="20"/>
        </w:rPr>
        <w:t xml:space="preserve"> χωρίου που σχηματίζει την περιοχή βιντεοσκόπησης του </w:t>
      </w:r>
      <w:r w:rsidR="0081371A" w:rsidRPr="0081371A">
        <w:rPr>
          <w:rFonts w:ascii="Times New Roman" w:eastAsia="Times New Roman" w:hAnsi="Times New Roman" w:cs="Times New Roman"/>
          <w:sz w:val="20"/>
          <w:szCs w:val="20"/>
          <w:lang w:val="en-US"/>
        </w:rPr>
        <w:t>kinect</w:t>
      </w:r>
      <w:r w:rsidR="0081371A" w:rsidRPr="0081371A">
        <w:rPr>
          <w:rFonts w:ascii="Times New Roman" w:eastAsia="Times New Roman" w:hAnsi="Times New Roman" w:cs="Times New Roman"/>
          <w:sz w:val="20"/>
          <w:szCs w:val="20"/>
        </w:rPr>
        <w:t xml:space="preserve"> υπολογίζεται ως </w:t>
      </w:r>
    </w:p>
    <w:p w:rsidR="0081371A" w:rsidRPr="0081371A" w:rsidRDefault="0081371A" w:rsidP="002E28AC">
      <w:pPr>
        <w:spacing w:after="0" w:line="240" w:lineRule="exact"/>
        <w:ind w:left="3684" w:right="3201"/>
        <w:jc w:val="both"/>
        <w:rPr>
          <w:rFonts w:ascii="Times New Roman" w:eastAsia="Times New Roman" w:hAnsi="Times New Roman" w:cs="Times New Roman"/>
          <w:sz w:val="20"/>
          <w:szCs w:val="20"/>
        </w:rPr>
      </w:pPr>
      <w:r w:rsidRPr="0081371A">
        <w:rPr>
          <w:rFonts w:ascii="Times New Roman" w:eastAsia="Times New Roman" w:hAnsi="Times New Roman" w:cs="Times New Roman"/>
          <w:position w:val="1"/>
          <w:sz w:val="20"/>
          <w:szCs w:val="20"/>
          <w:lang w:val="en-US"/>
        </w:rPr>
        <w:t>B</w:t>
      </w:r>
      <w:r w:rsidRPr="0081371A">
        <w:rPr>
          <w:rFonts w:ascii="Times New Roman" w:eastAsia="Times New Roman" w:hAnsi="Times New Roman" w:cs="Times New Roman"/>
          <w:w w:val="132"/>
          <w:position w:val="1"/>
          <w:sz w:val="20"/>
          <w:szCs w:val="20"/>
        </w:rPr>
        <w:t>=</w:t>
      </w:r>
      <w:r w:rsidRPr="0081371A">
        <w:rPr>
          <w:rFonts w:ascii="Times New Roman" w:eastAsia="Times New Roman" w:hAnsi="Times New Roman" w:cs="Times New Roman"/>
          <w:w w:val="132"/>
          <w:position w:val="1"/>
          <w:sz w:val="20"/>
          <w:szCs w:val="20"/>
          <w:lang w:val="en-US"/>
        </w:rPr>
        <w:t>D</w:t>
      </w:r>
      <w:r w:rsidRPr="0081371A">
        <w:rPr>
          <w:rFonts w:ascii="Times New Roman" w:eastAsia="Times New Roman" w:hAnsi="Times New Roman" w:cs="Times New Roman"/>
          <w:w w:val="132"/>
          <w:position w:val="-2"/>
          <w:sz w:val="14"/>
          <w:szCs w:val="14"/>
          <w:lang w:val="en-US"/>
        </w:rPr>
        <w:t>min</w:t>
      </w:r>
      <w:r w:rsidRPr="0081371A">
        <w:rPr>
          <w:rFonts w:ascii="Segoe UI Symbol" w:eastAsia="Segoe UI Symbol" w:hAnsi="Segoe UI Symbol" w:cs="Segoe UI Symbol"/>
          <w:w w:val="87"/>
          <w:position w:val="1"/>
          <w:sz w:val="20"/>
          <w:szCs w:val="20"/>
        </w:rPr>
        <w:t>∗</w:t>
      </w:r>
      <w:r w:rsidRPr="0081371A">
        <w:rPr>
          <w:rFonts w:ascii="Times New Roman" w:eastAsia="Times New Roman" w:hAnsi="Times New Roman" w:cs="Times New Roman"/>
          <w:w w:val="121"/>
          <w:position w:val="1"/>
          <w:sz w:val="20"/>
          <w:szCs w:val="20"/>
          <w:lang w:val="en-US"/>
        </w:rPr>
        <w:t>tan</w:t>
      </w:r>
      <w:r w:rsidRPr="0081371A">
        <w:rPr>
          <w:rFonts w:ascii="Times New Roman" w:eastAsia="Times New Roman" w:hAnsi="Times New Roman" w:cs="Times New Roman"/>
          <w:w w:val="116"/>
          <w:position w:val="1"/>
          <w:sz w:val="20"/>
          <w:szCs w:val="20"/>
        </w:rPr>
        <w:t>(</w:t>
      </w:r>
      <w:r w:rsidRPr="0081371A">
        <w:rPr>
          <w:rFonts w:ascii="Times New Roman" w:eastAsia="Times New Roman" w:hAnsi="Times New Roman" w:cs="Times New Roman"/>
          <w:spacing w:val="6"/>
          <w:w w:val="97"/>
          <w:position w:val="1"/>
          <w:sz w:val="20"/>
          <w:szCs w:val="20"/>
        </w:rPr>
        <w:t>θ</w:t>
      </w:r>
      <w:r w:rsidRPr="0081371A">
        <w:rPr>
          <w:rFonts w:ascii="Times New Roman" w:eastAsia="Times New Roman" w:hAnsi="Times New Roman" w:cs="Times New Roman"/>
          <w:w w:val="179"/>
          <w:position w:val="1"/>
          <w:sz w:val="20"/>
          <w:szCs w:val="20"/>
        </w:rPr>
        <w:t>/</w:t>
      </w:r>
      <w:r w:rsidRPr="0081371A">
        <w:rPr>
          <w:rFonts w:ascii="Times New Roman" w:eastAsia="Times New Roman" w:hAnsi="Times New Roman" w:cs="Times New Roman"/>
          <w:w w:val="106"/>
          <w:position w:val="1"/>
          <w:sz w:val="20"/>
          <w:szCs w:val="20"/>
        </w:rPr>
        <w:t>2)</w:t>
      </w:r>
    </w:p>
    <w:p w:rsidR="0081371A" w:rsidRPr="0081371A" w:rsidRDefault="0081371A" w:rsidP="002E28AC">
      <w:pPr>
        <w:spacing w:before="67" w:after="0" w:line="240" w:lineRule="auto"/>
        <w:ind w:left="3635" w:right="3152"/>
        <w:jc w:val="both"/>
        <w:rPr>
          <w:rFonts w:ascii="Times New Roman" w:eastAsia="Times New Roman" w:hAnsi="Times New Roman" w:cs="Times New Roman"/>
          <w:sz w:val="20"/>
          <w:szCs w:val="20"/>
        </w:rPr>
      </w:pPr>
      <w:r w:rsidRPr="0081371A">
        <w:rPr>
          <w:rFonts w:ascii="Times New Roman" w:eastAsia="Times New Roman" w:hAnsi="Times New Roman" w:cs="Times New Roman"/>
          <w:spacing w:val="10"/>
          <w:w w:val="113"/>
          <w:sz w:val="20"/>
          <w:szCs w:val="20"/>
          <w:lang w:val="en-US"/>
        </w:rPr>
        <w:t>B</w:t>
      </w:r>
      <w:r w:rsidRPr="0081371A">
        <w:rPr>
          <w:rFonts w:ascii="Segoe UI Symbol" w:eastAsia="Segoe UI Symbol" w:hAnsi="Segoe UI Symbol" w:cs="Segoe UI Symbol"/>
          <w:w w:val="60"/>
          <w:position w:val="8"/>
          <w:sz w:val="14"/>
          <w:szCs w:val="14"/>
        </w:rPr>
        <w:t>0</w:t>
      </w:r>
      <w:r w:rsidRPr="0081371A">
        <w:rPr>
          <w:rFonts w:ascii="Times New Roman" w:eastAsia="Times New Roman" w:hAnsi="Times New Roman" w:cs="Times New Roman"/>
          <w:w w:val="131"/>
          <w:sz w:val="20"/>
          <w:szCs w:val="20"/>
        </w:rPr>
        <w:t>=</w:t>
      </w:r>
      <w:r w:rsidRPr="0081371A">
        <w:rPr>
          <w:rFonts w:ascii="Times New Roman" w:eastAsia="Times New Roman" w:hAnsi="Times New Roman" w:cs="Times New Roman"/>
          <w:w w:val="131"/>
          <w:sz w:val="20"/>
          <w:szCs w:val="20"/>
          <w:lang w:val="en-US"/>
        </w:rPr>
        <w:t>D</w:t>
      </w:r>
      <w:r w:rsidRPr="0081371A">
        <w:rPr>
          <w:rFonts w:ascii="Times New Roman" w:eastAsia="Times New Roman" w:hAnsi="Times New Roman" w:cs="Times New Roman"/>
          <w:w w:val="131"/>
          <w:position w:val="-3"/>
          <w:sz w:val="14"/>
          <w:szCs w:val="14"/>
          <w:lang w:val="en-US"/>
        </w:rPr>
        <w:t>max</w:t>
      </w:r>
      <w:r w:rsidRPr="0081371A">
        <w:rPr>
          <w:rFonts w:ascii="Segoe UI Symbol" w:eastAsia="Segoe UI Symbol" w:hAnsi="Segoe UI Symbol" w:cs="Segoe UI Symbol"/>
          <w:w w:val="87"/>
          <w:sz w:val="20"/>
          <w:szCs w:val="20"/>
        </w:rPr>
        <w:t>∗</w:t>
      </w:r>
      <w:r w:rsidRPr="0081371A">
        <w:rPr>
          <w:rFonts w:ascii="Times New Roman" w:eastAsia="Times New Roman" w:hAnsi="Times New Roman" w:cs="Times New Roman"/>
          <w:w w:val="121"/>
          <w:sz w:val="20"/>
          <w:szCs w:val="20"/>
          <w:lang w:val="en-US"/>
        </w:rPr>
        <w:t>tan</w:t>
      </w:r>
      <w:r w:rsidRPr="0081371A">
        <w:rPr>
          <w:rFonts w:ascii="Times New Roman" w:eastAsia="Times New Roman" w:hAnsi="Times New Roman" w:cs="Times New Roman"/>
          <w:w w:val="116"/>
          <w:sz w:val="20"/>
          <w:szCs w:val="20"/>
        </w:rPr>
        <w:t>(</w:t>
      </w:r>
      <w:r w:rsidRPr="0081371A">
        <w:rPr>
          <w:rFonts w:ascii="Times New Roman" w:eastAsia="Times New Roman" w:hAnsi="Times New Roman" w:cs="Times New Roman"/>
          <w:w w:val="127"/>
          <w:sz w:val="20"/>
          <w:szCs w:val="20"/>
        </w:rPr>
        <w:t>φ/</w:t>
      </w:r>
      <w:r w:rsidRPr="0081371A">
        <w:rPr>
          <w:rFonts w:ascii="Times New Roman" w:eastAsia="Times New Roman" w:hAnsi="Times New Roman" w:cs="Times New Roman"/>
          <w:w w:val="106"/>
          <w:sz w:val="20"/>
          <w:szCs w:val="20"/>
        </w:rPr>
        <w:t>2)</w:t>
      </w:r>
    </w:p>
    <w:p w:rsidR="0081371A" w:rsidRPr="0081371A" w:rsidRDefault="0081371A" w:rsidP="002E28AC">
      <w:pPr>
        <w:spacing w:before="2" w:after="0" w:line="100" w:lineRule="exact"/>
        <w:jc w:val="both"/>
        <w:rPr>
          <w:rFonts w:ascii="Times New Roman" w:eastAsia="Times New Roman" w:hAnsi="Times New Roman" w:cs="Times New Roman"/>
          <w:sz w:val="11"/>
          <w:szCs w:val="11"/>
        </w:rPr>
      </w:pPr>
    </w:p>
    <w:p w:rsidR="0081371A" w:rsidRPr="0081371A" w:rsidRDefault="0081371A" w:rsidP="002E28AC">
      <w:pPr>
        <w:spacing w:after="0" w:line="240" w:lineRule="auto"/>
        <w:ind w:left="1454"/>
        <w:jc w:val="both"/>
        <w:rPr>
          <w:rFonts w:ascii="Times New Roman" w:eastAsia="Times New Roman" w:hAnsi="Times New Roman" w:cs="Times New Roman"/>
          <w:sz w:val="20"/>
          <w:szCs w:val="20"/>
        </w:rPr>
      </w:pPr>
      <w:r w:rsidRPr="0081371A">
        <w:rPr>
          <w:rFonts w:ascii="Times New Roman" w:eastAsia="Times New Roman" w:hAnsi="Times New Roman" w:cs="Times New Roman"/>
          <w:sz w:val="20"/>
          <w:szCs w:val="20"/>
        </w:rPr>
        <w:t>φ</w:t>
      </w:r>
      <w:r w:rsidRPr="0081371A">
        <w:rPr>
          <w:rFonts w:ascii="Times New Roman" w:eastAsia="Times New Roman" w:hAnsi="Times New Roman" w:cs="Times New Roman"/>
          <w:w w:val="112"/>
          <w:sz w:val="20"/>
          <w:szCs w:val="20"/>
        </w:rPr>
        <w:t>=οριζόντια</w:t>
      </w:r>
      <w:r w:rsidRPr="0081371A">
        <w:rPr>
          <w:rFonts w:ascii="Times New Roman" w:eastAsia="Times New Roman" w:hAnsi="Times New Roman" w:cs="Times New Roman"/>
          <w:w w:val="101"/>
          <w:sz w:val="20"/>
          <w:szCs w:val="20"/>
        </w:rPr>
        <w:t xml:space="preserve">γωνιακή οπτική γωνία </w:t>
      </w:r>
      <w:r w:rsidRPr="0081371A">
        <w:rPr>
          <w:rFonts w:ascii="Times New Roman" w:eastAsia="Times New Roman" w:hAnsi="Times New Roman" w:cs="Times New Roman"/>
          <w:sz w:val="20"/>
          <w:szCs w:val="20"/>
          <w:lang w:val="en-US"/>
        </w:rPr>
        <w:t>angularfieldof</w:t>
      </w:r>
      <w:r w:rsidRPr="0081371A">
        <w:rPr>
          <w:rFonts w:ascii="Times New Roman" w:eastAsia="Times New Roman" w:hAnsi="Times New Roman" w:cs="Times New Roman"/>
          <w:w w:val="101"/>
          <w:sz w:val="20"/>
          <w:szCs w:val="20"/>
          <w:lang w:val="en-US"/>
        </w:rPr>
        <w:t>view</w:t>
      </w:r>
    </w:p>
    <w:p w:rsidR="0081371A" w:rsidRPr="0081371A" w:rsidRDefault="0081371A" w:rsidP="002E28AC">
      <w:pPr>
        <w:spacing w:before="9" w:after="0" w:line="160" w:lineRule="exact"/>
        <w:jc w:val="both"/>
        <w:rPr>
          <w:rFonts w:ascii="Times New Roman" w:eastAsia="Times New Roman" w:hAnsi="Times New Roman" w:cs="Times New Roman"/>
          <w:sz w:val="16"/>
          <w:szCs w:val="16"/>
        </w:rPr>
      </w:pPr>
    </w:p>
    <w:p w:rsidR="0081371A" w:rsidRPr="0081371A" w:rsidRDefault="007C42D5" w:rsidP="002E28AC">
      <w:pPr>
        <w:spacing w:after="0" w:line="240" w:lineRule="auto"/>
        <w:ind w:right="3582"/>
        <w:jc w:val="both"/>
        <w:rPr>
          <w:rFonts w:ascii="Times New Roman" w:eastAsia="Times New Roman" w:hAnsi="Times New Roman" w:cs="Times New Roman"/>
          <w:sz w:val="20"/>
          <w:szCs w:val="20"/>
        </w:rPr>
      </w:pPr>
      <w:r w:rsidRPr="00FB75DD">
        <w:rPr>
          <w:rFonts w:ascii="Times New Roman" w:eastAsia="Times New Roman" w:hAnsi="Times New Roman" w:cs="Times New Roman"/>
          <w:b/>
          <w:sz w:val="20"/>
          <w:szCs w:val="20"/>
        </w:rPr>
        <w:t>Βήμα</w:t>
      </w:r>
      <w:r w:rsidR="0081371A" w:rsidRPr="00FB75DD">
        <w:rPr>
          <w:rFonts w:ascii="Times New Roman" w:eastAsia="Times New Roman" w:hAnsi="Times New Roman" w:cs="Times New Roman"/>
          <w:b/>
          <w:sz w:val="20"/>
          <w:szCs w:val="20"/>
        </w:rPr>
        <w:t>3:</w:t>
      </w:r>
      <w:r w:rsidR="0081371A" w:rsidRPr="0081371A">
        <w:rPr>
          <w:rFonts w:ascii="Times New Roman" w:eastAsia="Times New Roman" w:hAnsi="Times New Roman" w:cs="Times New Roman"/>
          <w:sz w:val="20"/>
          <w:szCs w:val="20"/>
        </w:rPr>
        <w:t xml:space="preserve">Αν θεωρήσω τη γραμμή μεταξύ αριστερών και δεξιών </w:t>
      </w:r>
      <w:r w:rsidR="0081371A" w:rsidRPr="0081371A">
        <w:rPr>
          <w:rFonts w:ascii="Times New Roman" w:eastAsia="Times New Roman" w:hAnsi="Times New Roman" w:cs="Times New Roman"/>
          <w:w w:val="104"/>
          <w:sz w:val="20"/>
          <w:szCs w:val="20"/>
          <w:lang w:val="en-US"/>
        </w:rPr>
        <w:t>joi</w:t>
      </w:r>
      <w:r w:rsidR="0081371A" w:rsidRPr="0081371A">
        <w:rPr>
          <w:rFonts w:ascii="Times New Roman" w:eastAsia="Times New Roman" w:hAnsi="Times New Roman" w:cs="Times New Roman"/>
          <w:spacing w:val="-5"/>
          <w:w w:val="104"/>
          <w:sz w:val="20"/>
          <w:szCs w:val="20"/>
          <w:lang w:val="en-US"/>
        </w:rPr>
        <w:t>n</w:t>
      </w:r>
      <w:r w:rsidR="0081371A" w:rsidRPr="0081371A">
        <w:rPr>
          <w:rFonts w:ascii="Times New Roman" w:eastAsia="Times New Roman" w:hAnsi="Times New Roman" w:cs="Times New Roman"/>
          <w:w w:val="116"/>
          <w:sz w:val="20"/>
          <w:szCs w:val="20"/>
          <w:lang w:val="en-US"/>
        </w:rPr>
        <w:t>t</w:t>
      </w:r>
      <w:r w:rsidR="0081371A" w:rsidRPr="0081371A">
        <w:rPr>
          <w:rFonts w:ascii="Times New Roman" w:eastAsia="Times New Roman" w:hAnsi="Times New Roman" w:cs="Times New Roman"/>
          <w:w w:val="116"/>
          <w:sz w:val="20"/>
          <w:szCs w:val="20"/>
        </w:rPr>
        <w:t xml:space="preserve"> του γοφού</w:t>
      </w:r>
    </w:p>
    <w:p w:rsidR="0081371A" w:rsidRPr="003E5DDB" w:rsidRDefault="0081371A" w:rsidP="002E28AC">
      <w:pPr>
        <w:spacing w:before="9" w:after="0" w:line="240" w:lineRule="auto"/>
        <w:ind w:left="1454"/>
        <w:jc w:val="both"/>
        <w:rPr>
          <w:rFonts w:ascii="Times New Roman" w:eastAsia="Times New Roman" w:hAnsi="Times New Roman" w:cs="Times New Roman"/>
          <w:sz w:val="20"/>
          <w:szCs w:val="20"/>
          <w:lang w:val="en-US"/>
        </w:rPr>
      </w:pPr>
      <w:r w:rsidRPr="0081371A">
        <w:rPr>
          <w:rFonts w:ascii="Times New Roman" w:eastAsia="Times New Roman" w:hAnsi="Times New Roman" w:cs="Times New Roman"/>
          <w:sz w:val="20"/>
          <w:szCs w:val="20"/>
          <w:lang w:val="en-US"/>
        </w:rPr>
        <w:t>LH</w:t>
      </w:r>
      <w:r w:rsidRPr="003E5DDB">
        <w:rPr>
          <w:rFonts w:ascii="Times New Roman" w:eastAsia="Times New Roman" w:hAnsi="Times New Roman" w:cs="Times New Roman"/>
          <w:w w:val="137"/>
          <w:sz w:val="20"/>
          <w:szCs w:val="20"/>
          <w:lang w:val="en-US"/>
        </w:rPr>
        <w:t>=</w:t>
      </w:r>
      <w:r w:rsidRPr="003E5DDB">
        <w:rPr>
          <w:rFonts w:ascii="Times New Roman" w:eastAsia="Times New Roman" w:hAnsi="Times New Roman" w:cs="Times New Roman"/>
          <w:w w:val="116"/>
          <w:sz w:val="20"/>
          <w:szCs w:val="20"/>
          <w:lang w:val="en-US"/>
        </w:rPr>
        <w:t>(</w:t>
      </w:r>
      <w:r w:rsidRPr="0081371A">
        <w:rPr>
          <w:rFonts w:ascii="Times New Roman" w:eastAsia="Times New Roman" w:hAnsi="Times New Roman" w:cs="Times New Roman"/>
          <w:w w:val="113"/>
          <w:sz w:val="20"/>
          <w:szCs w:val="20"/>
          <w:lang w:val="en-US"/>
        </w:rPr>
        <w:t>x</w:t>
      </w:r>
      <w:r w:rsidRPr="0081371A">
        <w:rPr>
          <w:rFonts w:ascii="Times New Roman" w:eastAsia="Times New Roman" w:hAnsi="Times New Roman" w:cs="Times New Roman"/>
          <w:w w:val="127"/>
          <w:position w:val="-3"/>
          <w:sz w:val="14"/>
          <w:szCs w:val="14"/>
          <w:lang w:val="en-US"/>
        </w:rPr>
        <w:t>L</w:t>
      </w:r>
      <w:r w:rsidRPr="003E5DDB">
        <w:rPr>
          <w:rFonts w:ascii="Times New Roman" w:eastAsia="Times New Roman" w:hAnsi="Times New Roman" w:cs="Times New Roman"/>
          <w:sz w:val="20"/>
          <w:szCs w:val="20"/>
          <w:lang w:val="en-US"/>
        </w:rPr>
        <w:t>,</w:t>
      </w:r>
      <w:r w:rsidRPr="0081371A">
        <w:rPr>
          <w:rFonts w:ascii="Times New Roman" w:eastAsia="Times New Roman" w:hAnsi="Times New Roman" w:cs="Times New Roman"/>
          <w:w w:val="97"/>
          <w:sz w:val="20"/>
          <w:szCs w:val="20"/>
          <w:lang w:val="en-US"/>
        </w:rPr>
        <w:t>y</w:t>
      </w:r>
      <w:r w:rsidRPr="0081371A">
        <w:rPr>
          <w:rFonts w:ascii="Times New Roman" w:eastAsia="Times New Roman" w:hAnsi="Times New Roman" w:cs="Times New Roman"/>
          <w:w w:val="127"/>
          <w:position w:val="-3"/>
          <w:sz w:val="14"/>
          <w:szCs w:val="14"/>
          <w:lang w:val="en-US"/>
        </w:rPr>
        <w:t>L</w:t>
      </w:r>
      <w:r w:rsidRPr="003E5DDB">
        <w:rPr>
          <w:rFonts w:ascii="Times New Roman" w:eastAsia="Times New Roman" w:hAnsi="Times New Roman" w:cs="Times New Roman"/>
          <w:sz w:val="20"/>
          <w:szCs w:val="20"/>
          <w:lang w:val="en-US"/>
        </w:rPr>
        <w:t>,</w:t>
      </w:r>
      <w:r w:rsidRPr="0081371A">
        <w:rPr>
          <w:rFonts w:ascii="Times New Roman" w:eastAsia="Times New Roman" w:hAnsi="Times New Roman" w:cs="Times New Roman"/>
          <w:w w:val="104"/>
          <w:sz w:val="20"/>
          <w:szCs w:val="20"/>
          <w:lang w:val="en-US"/>
        </w:rPr>
        <w:t>z</w:t>
      </w:r>
      <w:r w:rsidRPr="0081371A">
        <w:rPr>
          <w:rFonts w:ascii="Times New Roman" w:eastAsia="Times New Roman" w:hAnsi="Times New Roman" w:cs="Times New Roman"/>
          <w:w w:val="127"/>
          <w:position w:val="-3"/>
          <w:sz w:val="14"/>
          <w:szCs w:val="14"/>
          <w:lang w:val="en-US"/>
        </w:rPr>
        <w:t>L</w:t>
      </w:r>
      <w:r w:rsidRPr="003E5DDB">
        <w:rPr>
          <w:rFonts w:ascii="Times New Roman" w:eastAsia="Times New Roman" w:hAnsi="Times New Roman" w:cs="Times New Roman"/>
          <w:w w:val="116"/>
          <w:sz w:val="20"/>
          <w:szCs w:val="20"/>
          <w:lang w:val="en-US"/>
        </w:rPr>
        <w:t>)</w:t>
      </w:r>
    </w:p>
    <w:p w:rsidR="0081371A" w:rsidRPr="003E5DDB" w:rsidRDefault="0081371A" w:rsidP="002E28AC">
      <w:pPr>
        <w:spacing w:after="0" w:line="220" w:lineRule="exact"/>
        <w:ind w:left="1454"/>
        <w:jc w:val="both"/>
        <w:rPr>
          <w:rFonts w:ascii="Times New Roman" w:eastAsia="Times New Roman" w:hAnsi="Times New Roman" w:cs="Times New Roman"/>
          <w:sz w:val="20"/>
          <w:szCs w:val="20"/>
          <w:lang w:val="en-US"/>
        </w:rPr>
      </w:pPr>
      <w:r w:rsidRPr="0081371A">
        <w:rPr>
          <w:rFonts w:ascii="Times New Roman" w:eastAsia="Times New Roman" w:hAnsi="Times New Roman" w:cs="Times New Roman"/>
          <w:spacing w:val="2"/>
          <w:position w:val="1"/>
          <w:sz w:val="20"/>
          <w:szCs w:val="20"/>
          <w:lang w:val="en-US"/>
        </w:rPr>
        <w:t>R</w:t>
      </w:r>
      <w:r w:rsidRPr="0081371A">
        <w:rPr>
          <w:rFonts w:ascii="Times New Roman" w:eastAsia="Times New Roman" w:hAnsi="Times New Roman" w:cs="Times New Roman"/>
          <w:position w:val="1"/>
          <w:sz w:val="20"/>
          <w:szCs w:val="20"/>
          <w:lang w:val="en-US"/>
        </w:rPr>
        <w:t>H</w:t>
      </w:r>
      <w:r w:rsidRPr="003E5DDB">
        <w:rPr>
          <w:rFonts w:ascii="Times New Roman" w:eastAsia="Times New Roman" w:hAnsi="Times New Roman" w:cs="Times New Roman"/>
          <w:w w:val="137"/>
          <w:position w:val="1"/>
          <w:sz w:val="20"/>
          <w:szCs w:val="20"/>
          <w:lang w:val="en-US"/>
        </w:rPr>
        <w:t>=</w:t>
      </w:r>
      <w:r w:rsidRPr="003E5DDB">
        <w:rPr>
          <w:rFonts w:ascii="Times New Roman" w:eastAsia="Times New Roman" w:hAnsi="Times New Roman" w:cs="Times New Roman"/>
          <w:w w:val="116"/>
          <w:position w:val="1"/>
          <w:sz w:val="20"/>
          <w:szCs w:val="20"/>
          <w:lang w:val="en-US"/>
        </w:rPr>
        <w:t>(</w:t>
      </w:r>
      <w:r w:rsidRPr="0081371A">
        <w:rPr>
          <w:rFonts w:ascii="Times New Roman" w:eastAsia="Times New Roman" w:hAnsi="Times New Roman" w:cs="Times New Roman"/>
          <w:w w:val="113"/>
          <w:position w:val="1"/>
          <w:sz w:val="20"/>
          <w:szCs w:val="20"/>
          <w:lang w:val="en-US"/>
        </w:rPr>
        <w:t>x</w:t>
      </w:r>
      <w:r w:rsidRPr="0081371A">
        <w:rPr>
          <w:rFonts w:ascii="Times New Roman" w:eastAsia="Times New Roman" w:hAnsi="Times New Roman" w:cs="Times New Roman"/>
          <w:w w:val="128"/>
          <w:position w:val="-2"/>
          <w:sz w:val="14"/>
          <w:szCs w:val="14"/>
          <w:lang w:val="en-US"/>
        </w:rPr>
        <w:t>R</w:t>
      </w:r>
      <w:r w:rsidRPr="003E5DDB">
        <w:rPr>
          <w:rFonts w:ascii="Times New Roman" w:eastAsia="Times New Roman" w:hAnsi="Times New Roman" w:cs="Times New Roman"/>
          <w:position w:val="1"/>
          <w:sz w:val="20"/>
          <w:szCs w:val="20"/>
          <w:lang w:val="en-US"/>
        </w:rPr>
        <w:t>,</w:t>
      </w:r>
      <w:r w:rsidRPr="0081371A">
        <w:rPr>
          <w:rFonts w:ascii="Times New Roman" w:eastAsia="Times New Roman" w:hAnsi="Times New Roman" w:cs="Times New Roman"/>
          <w:w w:val="97"/>
          <w:position w:val="1"/>
          <w:sz w:val="20"/>
          <w:szCs w:val="20"/>
          <w:lang w:val="en-US"/>
        </w:rPr>
        <w:t>y</w:t>
      </w:r>
      <w:r w:rsidRPr="0081371A">
        <w:rPr>
          <w:rFonts w:ascii="Times New Roman" w:eastAsia="Times New Roman" w:hAnsi="Times New Roman" w:cs="Times New Roman"/>
          <w:w w:val="128"/>
          <w:position w:val="-2"/>
          <w:sz w:val="14"/>
          <w:szCs w:val="14"/>
          <w:lang w:val="en-US"/>
        </w:rPr>
        <w:t>R</w:t>
      </w:r>
      <w:r w:rsidRPr="003E5DDB">
        <w:rPr>
          <w:rFonts w:ascii="Times New Roman" w:eastAsia="Times New Roman" w:hAnsi="Times New Roman" w:cs="Times New Roman"/>
          <w:position w:val="1"/>
          <w:sz w:val="20"/>
          <w:szCs w:val="20"/>
          <w:lang w:val="en-US"/>
        </w:rPr>
        <w:t>,</w:t>
      </w:r>
      <w:r w:rsidRPr="0081371A">
        <w:rPr>
          <w:rFonts w:ascii="Times New Roman" w:eastAsia="Times New Roman" w:hAnsi="Times New Roman" w:cs="Times New Roman"/>
          <w:w w:val="104"/>
          <w:position w:val="1"/>
          <w:sz w:val="20"/>
          <w:szCs w:val="20"/>
          <w:lang w:val="en-US"/>
        </w:rPr>
        <w:t>z</w:t>
      </w:r>
      <w:r w:rsidRPr="0081371A">
        <w:rPr>
          <w:rFonts w:ascii="Times New Roman" w:eastAsia="Times New Roman" w:hAnsi="Times New Roman" w:cs="Times New Roman"/>
          <w:w w:val="128"/>
          <w:position w:val="-2"/>
          <w:sz w:val="14"/>
          <w:szCs w:val="14"/>
          <w:lang w:val="en-US"/>
        </w:rPr>
        <w:t>R</w:t>
      </w:r>
      <w:r w:rsidRPr="003E5DDB">
        <w:rPr>
          <w:rFonts w:ascii="Times New Roman" w:eastAsia="Times New Roman" w:hAnsi="Times New Roman" w:cs="Times New Roman"/>
          <w:w w:val="116"/>
          <w:position w:val="1"/>
          <w:sz w:val="20"/>
          <w:szCs w:val="20"/>
          <w:lang w:val="en-US"/>
        </w:rPr>
        <w:t>)</w:t>
      </w:r>
    </w:p>
    <w:p w:rsidR="0081371A" w:rsidRPr="0081371A" w:rsidRDefault="0081371A" w:rsidP="002E28AC">
      <w:pPr>
        <w:spacing w:before="8" w:after="0" w:line="219" w:lineRule="auto"/>
        <w:ind w:right="930"/>
        <w:jc w:val="both"/>
        <w:rPr>
          <w:rFonts w:ascii="Times New Roman" w:eastAsia="Times New Roman" w:hAnsi="Times New Roman" w:cs="Times New Roman"/>
          <w:w w:val="102"/>
          <w:sz w:val="20"/>
          <w:szCs w:val="20"/>
        </w:rPr>
      </w:pPr>
      <w:r w:rsidRPr="0081371A">
        <w:rPr>
          <w:rFonts w:ascii="Times New Roman" w:eastAsia="Times New Roman" w:hAnsi="Times New Roman" w:cs="Times New Roman"/>
          <w:sz w:val="20"/>
          <w:szCs w:val="20"/>
        </w:rPr>
        <w:t>ως την οριζόντια γραμμή στο σώμα του χρήστη τότε υπάρχουν 3 περιπτώσεις</w:t>
      </w:r>
      <w:r w:rsidRPr="0081371A">
        <w:rPr>
          <w:rFonts w:ascii="Times New Roman" w:eastAsia="Times New Roman" w:hAnsi="Times New Roman" w:cs="Times New Roman"/>
          <w:w w:val="102"/>
          <w:sz w:val="20"/>
          <w:szCs w:val="20"/>
        </w:rPr>
        <w:t>:</w:t>
      </w:r>
    </w:p>
    <w:p w:rsidR="0081371A" w:rsidRPr="0081371A" w:rsidRDefault="0081371A" w:rsidP="002E28AC">
      <w:pPr>
        <w:spacing w:before="8" w:after="0" w:line="219" w:lineRule="auto"/>
        <w:ind w:left="1454" w:right="930"/>
        <w:jc w:val="both"/>
        <w:rPr>
          <w:rFonts w:ascii="Times New Roman" w:eastAsia="Times New Roman" w:hAnsi="Times New Roman" w:cs="Times New Roman"/>
          <w:w w:val="114"/>
          <w:sz w:val="20"/>
          <w:szCs w:val="20"/>
        </w:rPr>
      </w:pPr>
      <w:r w:rsidRPr="0081371A">
        <w:rPr>
          <w:rFonts w:ascii="Times New Roman" w:eastAsia="Times New Roman" w:hAnsi="Times New Roman" w:cs="Times New Roman"/>
          <w:sz w:val="20"/>
          <w:szCs w:val="20"/>
        </w:rPr>
        <w:t>Θέτω</w:t>
      </w:r>
      <w:r w:rsidRPr="0081371A">
        <w:rPr>
          <w:rFonts w:ascii="Times New Roman" w:eastAsia="Times New Roman" w:hAnsi="Times New Roman" w:cs="Times New Roman"/>
          <w:sz w:val="20"/>
          <w:szCs w:val="20"/>
          <w:lang w:val="en-US"/>
        </w:rPr>
        <w:t>D</w:t>
      </w:r>
      <w:r w:rsidRPr="0081371A">
        <w:rPr>
          <w:rFonts w:ascii="Times New Roman" w:eastAsia="Times New Roman" w:hAnsi="Times New Roman" w:cs="Times New Roman"/>
          <w:w w:val="124"/>
          <w:sz w:val="20"/>
          <w:szCs w:val="20"/>
        </w:rPr>
        <w:t>=</w:t>
      </w:r>
      <w:r w:rsidRPr="0081371A">
        <w:rPr>
          <w:rFonts w:ascii="Times New Roman" w:eastAsia="Times New Roman" w:hAnsi="Times New Roman" w:cs="Times New Roman"/>
          <w:w w:val="124"/>
          <w:sz w:val="20"/>
          <w:szCs w:val="20"/>
          <w:lang w:val="en-US"/>
        </w:rPr>
        <w:t>z</w:t>
      </w:r>
      <w:r w:rsidRPr="0081371A">
        <w:rPr>
          <w:rFonts w:ascii="Times New Roman" w:eastAsia="Times New Roman" w:hAnsi="Times New Roman" w:cs="Times New Roman"/>
          <w:w w:val="124"/>
          <w:position w:val="-3"/>
          <w:sz w:val="14"/>
          <w:szCs w:val="14"/>
          <w:lang w:val="en-US"/>
        </w:rPr>
        <w:t>R</w:t>
      </w:r>
      <w:r w:rsidRPr="0081371A">
        <w:rPr>
          <w:rFonts w:ascii="Segoe UI Symbol" w:eastAsia="Segoe UI Symbol" w:hAnsi="Segoe UI Symbol" w:cs="Segoe UI Symbol"/>
          <w:sz w:val="20"/>
          <w:szCs w:val="20"/>
        </w:rPr>
        <w:t>−</w:t>
      </w:r>
      <w:r w:rsidRPr="0081371A">
        <w:rPr>
          <w:rFonts w:ascii="Times New Roman" w:eastAsia="Times New Roman" w:hAnsi="Times New Roman" w:cs="Times New Roman"/>
          <w:w w:val="115"/>
          <w:sz w:val="20"/>
          <w:szCs w:val="20"/>
          <w:lang w:val="en-US"/>
        </w:rPr>
        <w:t>z</w:t>
      </w:r>
      <w:r w:rsidRPr="0081371A">
        <w:rPr>
          <w:rFonts w:ascii="Times New Roman" w:eastAsia="Times New Roman" w:hAnsi="Times New Roman" w:cs="Times New Roman"/>
          <w:w w:val="115"/>
          <w:position w:val="-3"/>
          <w:sz w:val="14"/>
          <w:szCs w:val="14"/>
          <w:lang w:val="en-US"/>
        </w:rPr>
        <w:t>L</w:t>
      </w:r>
      <w:r w:rsidRPr="0081371A">
        <w:rPr>
          <w:rFonts w:ascii="Times New Roman" w:eastAsia="Times New Roman" w:hAnsi="Times New Roman" w:cs="Times New Roman"/>
          <w:sz w:val="20"/>
          <w:szCs w:val="20"/>
        </w:rPr>
        <w:t>:</w:t>
      </w:r>
    </w:p>
    <w:p w:rsidR="0081371A" w:rsidRPr="0081371A" w:rsidRDefault="0081371A" w:rsidP="002E28AC">
      <w:pPr>
        <w:spacing w:before="7" w:after="0" w:line="140" w:lineRule="exact"/>
        <w:jc w:val="both"/>
        <w:rPr>
          <w:rFonts w:ascii="Times New Roman" w:eastAsia="Times New Roman" w:hAnsi="Times New Roman" w:cs="Times New Roman"/>
          <w:sz w:val="15"/>
          <w:szCs w:val="15"/>
        </w:rPr>
      </w:pPr>
    </w:p>
    <w:p w:rsidR="0081371A" w:rsidRPr="0081371A" w:rsidRDefault="007C42D5" w:rsidP="002E28AC">
      <w:pPr>
        <w:spacing w:after="0" w:line="220" w:lineRule="exact"/>
        <w:ind w:left="11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Περίπτωση</w:t>
      </w:r>
      <w:r w:rsidR="0081371A" w:rsidRPr="0081371A">
        <w:rPr>
          <w:rFonts w:ascii="Times New Roman" w:eastAsia="Times New Roman" w:hAnsi="Times New Roman" w:cs="Times New Roman"/>
          <w:sz w:val="20"/>
          <w:szCs w:val="20"/>
        </w:rPr>
        <w:t>1:</w:t>
      </w:r>
      <w:r w:rsidR="0081371A" w:rsidRPr="0081371A">
        <w:rPr>
          <w:rFonts w:ascii="Times New Roman" w:eastAsia="Times New Roman" w:hAnsi="Times New Roman" w:cs="Times New Roman"/>
          <w:sz w:val="20"/>
          <w:szCs w:val="20"/>
          <w:lang w:val="en-US"/>
        </w:rPr>
        <w:t>D</w:t>
      </w:r>
      <w:r w:rsidR="0081371A" w:rsidRPr="0081371A">
        <w:rPr>
          <w:rFonts w:ascii="Times New Roman" w:eastAsia="Times New Roman" w:hAnsi="Times New Roman" w:cs="Times New Roman"/>
          <w:w w:val="137"/>
          <w:sz w:val="20"/>
          <w:szCs w:val="20"/>
        </w:rPr>
        <w:t>=</w:t>
      </w:r>
      <w:r w:rsidR="0081371A" w:rsidRPr="0081371A">
        <w:rPr>
          <w:rFonts w:ascii="Times New Roman" w:eastAsia="Times New Roman" w:hAnsi="Times New Roman" w:cs="Times New Roman"/>
          <w:sz w:val="20"/>
          <w:szCs w:val="20"/>
        </w:rPr>
        <w:t xml:space="preserve">0, </w:t>
      </w:r>
      <w:r w:rsidR="0081371A" w:rsidRPr="0081371A">
        <w:rPr>
          <w:rFonts w:ascii="Times New Roman" w:eastAsia="Times New Roman" w:hAnsi="Times New Roman" w:cs="Times New Roman"/>
          <w:spacing w:val="3"/>
          <w:sz w:val="20"/>
          <w:szCs w:val="20"/>
        </w:rPr>
        <w:t xml:space="preserve">τότε ο σκελετός κοιτάει ευθεία το </w:t>
      </w:r>
      <w:r w:rsidR="0081371A" w:rsidRPr="0081371A">
        <w:rPr>
          <w:rFonts w:ascii="Times New Roman" w:eastAsia="Times New Roman" w:hAnsi="Times New Roman" w:cs="Times New Roman"/>
          <w:sz w:val="20"/>
          <w:szCs w:val="20"/>
          <w:lang w:val="en-US"/>
        </w:rPr>
        <w:t>Kinect</w:t>
      </w:r>
      <w:r w:rsidR="0081371A" w:rsidRPr="0081371A">
        <w:rPr>
          <w:rFonts w:ascii="Times New Roman" w:eastAsia="Times New Roman" w:hAnsi="Times New Roman" w:cs="Times New Roman"/>
          <w:spacing w:val="29"/>
          <w:sz w:val="20"/>
          <w:szCs w:val="20"/>
        </w:rPr>
        <w:t xml:space="preserve"> που σημαίνει ότι</w:t>
      </w:r>
    </w:p>
    <w:p w:rsidR="0081371A" w:rsidRPr="0081371A" w:rsidRDefault="0081371A" w:rsidP="002E28AC">
      <w:pPr>
        <w:spacing w:after="0" w:line="240" w:lineRule="exact"/>
        <w:ind w:left="1892"/>
        <w:jc w:val="both"/>
        <w:rPr>
          <w:rFonts w:ascii="Times New Roman" w:eastAsia="Times New Roman" w:hAnsi="Times New Roman" w:cs="Times New Roman"/>
          <w:sz w:val="20"/>
          <w:szCs w:val="20"/>
        </w:rPr>
      </w:pPr>
      <w:r w:rsidRPr="0081371A">
        <w:rPr>
          <w:rFonts w:ascii="Times New Roman" w:eastAsia="Times New Roman" w:hAnsi="Times New Roman" w:cs="Times New Roman"/>
          <w:w w:val="110"/>
          <w:sz w:val="20"/>
          <w:szCs w:val="20"/>
          <w:lang w:val="en-US"/>
        </w:rPr>
        <w:t>L</w:t>
      </w:r>
      <w:r w:rsidRPr="0081371A">
        <w:rPr>
          <w:rFonts w:ascii="Times New Roman" w:eastAsia="Times New Roman" w:hAnsi="Times New Roman" w:cs="Times New Roman"/>
          <w:spacing w:val="-44"/>
          <w:w w:val="110"/>
          <w:sz w:val="20"/>
          <w:szCs w:val="20"/>
          <w:lang w:val="en-US"/>
        </w:rPr>
        <w:t>H</w:t>
      </w:r>
      <w:r w:rsidRPr="0081371A">
        <w:rPr>
          <w:rFonts w:ascii="Times New Roman" w:eastAsia="Times New Roman" w:hAnsi="Times New Roman" w:cs="Times New Roman"/>
          <w:spacing w:val="-47"/>
          <w:w w:val="110"/>
          <w:position w:val="5"/>
          <w:sz w:val="20"/>
          <w:szCs w:val="20"/>
        </w:rPr>
        <w:t>~</w:t>
      </w:r>
      <w:r w:rsidRPr="0081371A">
        <w:rPr>
          <w:rFonts w:ascii="Times New Roman" w:eastAsia="Times New Roman" w:hAnsi="Times New Roman" w:cs="Times New Roman"/>
          <w:spacing w:val="2"/>
          <w:w w:val="110"/>
          <w:sz w:val="20"/>
          <w:szCs w:val="20"/>
          <w:lang w:val="en-US"/>
        </w:rPr>
        <w:t>R</w:t>
      </w:r>
      <w:r w:rsidRPr="0081371A">
        <w:rPr>
          <w:rFonts w:ascii="Times New Roman" w:eastAsia="Times New Roman" w:hAnsi="Times New Roman" w:cs="Times New Roman"/>
          <w:w w:val="110"/>
          <w:sz w:val="20"/>
          <w:szCs w:val="20"/>
          <w:lang w:val="en-US"/>
        </w:rPr>
        <w:t>H</w:t>
      </w:r>
      <w:r w:rsidRPr="0081371A">
        <w:rPr>
          <w:rFonts w:ascii="Times New Roman" w:eastAsia="Times New Roman" w:hAnsi="Times New Roman" w:cs="Times New Roman"/>
          <w:sz w:val="20"/>
          <w:szCs w:val="20"/>
        </w:rPr>
        <w:t>είναι κάθετα στον άξονα ζ</w:t>
      </w:r>
    </w:p>
    <w:p w:rsidR="0081371A" w:rsidRPr="0081371A" w:rsidRDefault="007C42D5" w:rsidP="002E28AC">
      <w:pPr>
        <w:spacing w:before="89" w:after="0" w:line="240" w:lineRule="auto"/>
        <w:ind w:left="11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Περίπτωση </w:t>
      </w:r>
      <w:r w:rsidR="0081371A" w:rsidRPr="0081371A">
        <w:rPr>
          <w:rFonts w:ascii="Times New Roman" w:eastAsia="Times New Roman" w:hAnsi="Times New Roman" w:cs="Times New Roman"/>
          <w:sz w:val="20"/>
          <w:szCs w:val="20"/>
        </w:rPr>
        <w:t>2:</w:t>
      </w:r>
      <w:r w:rsidR="0081371A" w:rsidRPr="0081371A">
        <w:rPr>
          <w:rFonts w:ascii="Times New Roman" w:eastAsia="Times New Roman" w:hAnsi="Times New Roman" w:cs="Times New Roman"/>
          <w:sz w:val="20"/>
          <w:szCs w:val="20"/>
          <w:lang w:val="en-US"/>
        </w:rPr>
        <w:t>D</w:t>
      </w:r>
      <w:r w:rsidR="0081371A" w:rsidRPr="0081371A">
        <w:rPr>
          <w:rFonts w:ascii="Times New Roman" w:eastAsia="Times New Roman" w:hAnsi="Times New Roman" w:cs="Times New Roman"/>
          <w:w w:val="137"/>
          <w:sz w:val="20"/>
          <w:szCs w:val="20"/>
        </w:rPr>
        <w:t>&gt;</w:t>
      </w:r>
      <w:r w:rsidR="0081371A" w:rsidRPr="0081371A">
        <w:rPr>
          <w:rFonts w:ascii="Times New Roman" w:eastAsia="Times New Roman" w:hAnsi="Times New Roman" w:cs="Times New Roman"/>
          <w:sz w:val="20"/>
          <w:szCs w:val="20"/>
        </w:rPr>
        <w:t xml:space="preserve">0,σημαίνει ότι ο σκελετός είναι γυρισμένος δεξιά </w:t>
      </w:r>
    </w:p>
    <w:p w:rsidR="0081371A" w:rsidRPr="007C42D5" w:rsidRDefault="007C42D5" w:rsidP="002E28AC">
      <w:pPr>
        <w:spacing w:before="89" w:after="0" w:line="240" w:lineRule="auto"/>
        <w:ind w:left="1160"/>
        <w:jc w:val="both"/>
        <w:rPr>
          <w:rFonts w:ascii="Times New Roman" w:eastAsia="Times New Roman" w:hAnsi="Times New Roman" w:cs="Times New Roman"/>
          <w:sz w:val="20"/>
          <w:szCs w:val="20"/>
        </w:rPr>
        <w:sectPr w:rsidR="0081371A" w:rsidRPr="007C42D5" w:rsidSect="00AF2702">
          <w:headerReference w:type="default" r:id="rId18"/>
          <w:footerReference w:type="default" r:id="rId19"/>
          <w:pgSz w:w="12240" w:h="15840"/>
          <w:pgMar w:top="1440" w:right="1800" w:bottom="1440" w:left="1800" w:header="709" w:footer="709" w:gutter="0"/>
          <w:cols w:space="720"/>
          <w:docGrid w:linePitch="299"/>
        </w:sectPr>
      </w:pPr>
      <w:r>
        <w:rPr>
          <w:rFonts w:ascii="Times New Roman" w:eastAsia="Times New Roman" w:hAnsi="Times New Roman" w:cs="Times New Roman"/>
          <w:sz w:val="20"/>
          <w:szCs w:val="20"/>
        </w:rPr>
        <w:t>Περίπτωση</w:t>
      </w:r>
      <w:r w:rsidR="0081371A" w:rsidRPr="0081371A">
        <w:rPr>
          <w:rFonts w:ascii="Times New Roman" w:eastAsia="Times New Roman" w:hAnsi="Times New Roman" w:cs="Times New Roman"/>
          <w:sz w:val="20"/>
          <w:szCs w:val="20"/>
        </w:rPr>
        <w:t>3:</w:t>
      </w:r>
      <w:r w:rsidR="0081371A" w:rsidRPr="0081371A">
        <w:rPr>
          <w:rFonts w:ascii="Times New Roman" w:eastAsia="Times New Roman" w:hAnsi="Times New Roman" w:cs="Times New Roman"/>
          <w:sz w:val="20"/>
          <w:szCs w:val="20"/>
          <w:lang w:val="en-US"/>
        </w:rPr>
        <w:t>D</w:t>
      </w:r>
      <w:r w:rsidR="0081371A" w:rsidRPr="0081371A">
        <w:rPr>
          <w:rFonts w:ascii="Times New Roman" w:eastAsia="Times New Roman" w:hAnsi="Times New Roman" w:cs="Times New Roman"/>
          <w:w w:val="137"/>
          <w:sz w:val="20"/>
          <w:szCs w:val="20"/>
        </w:rPr>
        <w:t>&lt;</w:t>
      </w:r>
      <w:r w:rsidR="0081371A" w:rsidRPr="0081371A">
        <w:rPr>
          <w:rFonts w:ascii="Times New Roman" w:eastAsia="Times New Roman" w:hAnsi="Times New Roman" w:cs="Times New Roman"/>
          <w:sz w:val="20"/>
          <w:szCs w:val="20"/>
        </w:rPr>
        <w:t>0,σημαίνει ότι ο σκ</w:t>
      </w:r>
      <w:r>
        <w:rPr>
          <w:rFonts w:ascii="Times New Roman" w:eastAsia="Times New Roman" w:hAnsi="Times New Roman" w:cs="Times New Roman"/>
          <w:sz w:val="20"/>
          <w:szCs w:val="20"/>
        </w:rPr>
        <w:t xml:space="preserve">ελετός είναι γυρισμένος </w:t>
      </w:r>
      <w:r w:rsidR="00906F52">
        <w:rPr>
          <w:rFonts w:ascii="Times New Roman" w:eastAsia="Times New Roman" w:hAnsi="Times New Roman" w:cs="Times New Roman"/>
          <w:sz w:val="20"/>
          <w:szCs w:val="20"/>
        </w:rPr>
        <w:t>αριστερά</w:t>
      </w:r>
    </w:p>
    <w:p w:rsidR="00322538" w:rsidRPr="004D7A73" w:rsidRDefault="00322538" w:rsidP="002E28AC">
      <w:pPr>
        <w:spacing w:after="0" w:line="200" w:lineRule="exact"/>
        <w:jc w:val="both"/>
        <w:rPr>
          <w:rFonts w:ascii="Times New Roman" w:eastAsia="Times New Roman" w:hAnsi="Times New Roman" w:cs="Times New Roman"/>
          <w:sz w:val="20"/>
          <w:szCs w:val="20"/>
        </w:rPr>
      </w:pPr>
    </w:p>
    <w:p w:rsidR="00322538" w:rsidRPr="0081371A" w:rsidRDefault="00322538" w:rsidP="002E28AC">
      <w:pPr>
        <w:spacing w:before="6" w:after="0" w:line="200" w:lineRule="exact"/>
        <w:jc w:val="both"/>
        <w:rPr>
          <w:rFonts w:ascii="Times New Roman" w:eastAsia="Times New Roman" w:hAnsi="Times New Roman" w:cs="Times New Roman"/>
          <w:sz w:val="20"/>
          <w:szCs w:val="20"/>
        </w:rPr>
      </w:pPr>
    </w:p>
    <w:p w:rsidR="00322538" w:rsidRPr="0081371A" w:rsidRDefault="00322538" w:rsidP="002E28AC">
      <w:pPr>
        <w:spacing w:after="0" w:line="260" w:lineRule="exact"/>
        <w:jc w:val="both"/>
        <w:rPr>
          <w:rFonts w:ascii="Times New Roman" w:eastAsia="Times New Roman" w:hAnsi="Times New Roman" w:cs="Times New Roman"/>
          <w:sz w:val="20"/>
          <w:szCs w:val="20"/>
        </w:rPr>
      </w:pPr>
      <w:r w:rsidRPr="00FB75DD">
        <w:rPr>
          <w:rFonts w:ascii="Times New Roman" w:eastAsia="Times New Roman" w:hAnsi="Times New Roman" w:cs="Times New Roman"/>
          <w:b/>
          <w:position w:val="1"/>
          <w:sz w:val="20"/>
          <w:szCs w:val="20"/>
        </w:rPr>
        <w:t>Βήμα 4:</w:t>
      </w:r>
      <w:r w:rsidRPr="0081371A">
        <w:rPr>
          <w:rFonts w:ascii="Times New Roman" w:eastAsia="Times New Roman" w:hAnsi="Times New Roman" w:cs="Times New Roman"/>
          <w:position w:val="1"/>
          <w:sz w:val="20"/>
          <w:szCs w:val="20"/>
          <w:lang w:val="en-US"/>
        </w:rPr>
        <w:t>W</w:t>
      </w:r>
      <w:r w:rsidRPr="0081371A">
        <w:rPr>
          <w:rFonts w:ascii="Times New Roman" w:eastAsia="Times New Roman" w:hAnsi="Times New Roman" w:cs="Times New Roman"/>
          <w:w w:val="128"/>
          <w:position w:val="1"/>
          <w:sz w:val="20"/>
          <w:szCs w:val="20"/>
        </w:rPr>
        <w:t>=</w:t>
      </w:r>
      <w:r w:rsidRPr="0081371A">
        <w:rPr>
          <w:rFonts w:ascii="Times New Roman" w:eastAsia="Times New Roman" w:hAnsi="Times New Roman" w:cs="Times New Roman"/>
          <w:w w:val="128"/>
          <w:position w:val="1"/>
          <w:sz w:val="20"/>
          <w:szCs w:val="20"/>
          <w:lang w:val="en-US"/>
        </w:rPr>
        <w:t>x</w:t>
      </w:r>
      <w:r w:rsidRPr="0081371A">
        <w:rPr>
          <w:rFonts w:ascii="Times New Roman" w:eastAsia="Times New Roman" w:hAnsi="Times New Roman" w:cs="Times New Roman"/>
          <w:w w:val="128"/>
          <w:position w:val="-2"/>
          <w:sz w:val="14"/>
          <w:szCs w:val="14"/>
          <w:lang w:val="en-US"/>
        </w:rPr>
        <w:t>R</w:t>
      </w:r>
      <w:r w:rsidRPr="0081371A">
        <w:rPr>
          <w:rFonts w:ascii="Segoe UI Symbol" w:eastAsia="Segoe UI Symbol" w:hAnsi="Segoe UI Symbol" w:cs="Segoe UI Symbol"/>
          <w:position w:val="1"/>
          <w:sz w:val="20"/>
          <w:szCs w:val="20"/>
        </w:rPr>
        <w:t>−</w:t>
      </w:r>
      <w:r w:rsidRPr="0081371A">
        <w:rPr>
          <w:rFonts w:ascii="Times New Roman" w:eastAsia="Times New Roman" w:hAnsi="Times New Roman" w:cs="Times New Roman"/>
          <w:w w:val="119"/>
          <w:position w:val="1"/>
          <w:sz w:val="20"/>
          <w:szCs w:val="20"/>
          <w:lang w:val="en-US"/>
        </w:rPr>
        <w:t>x</w:t>
      </w:r>
      <w:r w:rsidRPr="0081371A">
        <w:rPr>
          <w:rFonts w:ascii="Times New Roman" w:eastAsia="Times New Roman" w:hAnsi="Times New Roman" w:cs="Times New Roman"/>
          <w:w w:val="119"/>
          <w:position w:val="-2"/>
          <w:sz w:val="14"/>
          <w:szCs w:val="14"/>
          <w:lang w:val="en-US"/>
        </w:rPr>
        <w:t>L</w:t>
      </w:r>
      <w:r w:rsidRPr="0081371A">
        <w:rPr>
          <w:rFonts w:ascii="Times New Roman" w:eastAsia="Times New Roman" w:hAnsi="Times New Roman" w:cs="Times New Roman"/>
          <w:position w:val="1"/>
          <w:sz w:val="20"/>
          <w:szCs w:val="20"/>
        </w:rPr>
        <w:t>και υπολογίζουμε την αρχική γωνία του σκελετού</w:t>
      </w:r>
      <w:r w:rsidRPr="0081371A">
        <w:rPr>
          <w:rFonts w:ascii="Times New Roman" w:eastAsia="Times New Roman" w:hAnsi="Times New Roman" w:cs="Times New Roman"/>
          <w:spacing w:val="-6"/>
          <w:position w:val="1"/>
          <w:sz w:val="20"/>
          <w:szCs w:val="20"/>
        </w:rPr>
        <w:t>,</w:t>
      </w:r>
    </w:p>
    <w:p w:rsidR="00322538" w:rsidRPr="0081371A" w:rsidRDefault="00322538" w:rsidP="002E28AC">
      <w:pPr>
        <w:spacing w:before="2" w:after="0" w:line="140" w:lineRule="exact"/>
        <w:jc w:val="both"/>
        <w:rPr>
          <w:rFonts w:ascii="Times New Roman" w:eastAsia="Times New Roman" w:hAnsi="Times New Roman" w:cs="Times New Roman"/>
          <w:sz w:val="15"/>
          <w:szCs w:val="15"/>
        </w:rPr>
      </w:pPr>
    </w:p>
    <w:p w:rsidR="00322538" w:rsidRPr="004D7A73" w:rsidRDefault="00322538" w:rsidP="002E28AC">
      <w:pPr>
        <w:spacing w:after="0" w:line="240" w:lineRule="auto"/>
        <w:ind w:left="3703" w:right="3230"/>
        <w:jc w:val="both"/>
        <w:rPr>
          <w:rFonts w:ascii="Times New Roman" w:eastAsia="Times New Roman" w:hAnsi="Times New Roman" w:cs="Times New Roman"/>
          <w:sz w:val="14"/>
          <w:szCs w:val="14"/>
        </w:rPr>
      </w:pPr>
      <w:r w:rsidRPr="0081371A">
        <w:rPr>
          <w:rFonts w:ascii="Times New Roman" w:eastAsia="Times New Roman" w:hAnsi="Times New Roman" w:cs="Times New Roman"/>
          <w:sz w:val="20"/>
          <w:szCs w:val="20"/>
        </w:rPr>
        <w:t>ϑ</w:t>
      </w:r>
      <w:r w:rsidRPr="0081371A">
        <w:rPr>
          <w:rFonts w:ascii="Times New Roman" w:eastAsia="Times New Roman" w:hAnsi="Times New Roman" w:cs="Times New Roman"/>
          <w:w w:val="114"/>
          <w:sz w:val="20"/>
          <w:szCs w:val="20"/>
        </w:rPr>
        <w:t>=</w:t>
      </w:r>
      <w:r w:rsidRPr="0081371A">
        <w:rPr>
          <w:rFonts w:ascii="Times New Roman" w:eastAsia="Times New Roman" w:hAnsi="Times New Roman" w:cs="Times New Roman"/>
          <w:w w:val="114"/>
          <w:sz w:val="20"/>
          <w:szCs w:val="20"/>
          <w:lang w:val="en-US"/>
        </w:rPr>
        <w:t>Atan</w:t>
      </w:r>
      <w:r w:rsidRPr="0081371A">
        <w:rPr>
          <w:rFonts w:ascii="Times New Roman" w:eastAsia="Times New Roman" w:hAnsi="Times New Roman" w:cs="Times New Roman"/>
          <w:w w:val="114"/>
          <w:sz w:val="20"/>
          <w:szCs w:val="20"/>
        </w:rPr>
        <w:t>(</w:t>
      </w:r>
      <w:r w:rsidRPr="0081371A">
        <w:rPr>
          <w:rFonts w:ascii="Times New Roman" w:eastAsia="Times New Roman" w:hAnsi="Times New Roman" w:cs="Times New Roman"/>
          <w:spacing w:val="7"/>
          <w:w w:val="114"/>
          <w:sz w:val="20"/>
          <w:szCs w:val="20"/>
          <w:lang w:val="en-US"/>
        </w:rPr>
        <w:t>D</w:t>
      </w:r>
      <w:r w:rsidRPr="0081371A">
        <w:rPr>
          <w:rFonts w:ascii="Times New Roman" w:eastAsia="Times New Roman" w:hAnsi="Times New Roman" w:cs="Times New Roman"/>
          <w:w w:val="114"/>
          <w:sz w:val="20"/>
          <w:szCs w:val="20"/>
        </w:rPr>
        <w:t>/</w:t>
      </w:r>
      <w:r w:rsidRPr="0081371A">
        <w:rPr>
          <w:rFonts w:ascii="Times New Roman" w:eastAsia="Times New Roman" w:hAnsi="Times New Roman" w:cs="Times New Roman"/>
          <w:w w:val="114"/>
          <w:sz w:val="20"/>
          <w:szCs w:val="20"/>
          <w:lang w:val="en-US"/>
        </w:rPr>
        <w:t>W</w:t>
      </w:r>
      <w:r w:rsidRPr="0081371A">
        <w:rPr>
          <w:rFonts w:ascii="Times New Roman" w:eastAsia="Times New Roman" w:hAnsi="Times New Roman" w:cs="Times New Roman"/>
          <w:sz w:val="20"/>
          <w:szCs w:val="20"/>
        </w:rPr>
        <w:t>)</w:t>
      </w:r>
      <w:r w:rsidRPr="0081371A">
        <w:rPr>
          <w:rFonts w:ascii="Times New Roman" w:eastAsia="Times New Roman" w:hAnsi="Times New Roman" w:cs="Times New Roman"/>
          <w:w w:val="113"/>
          <w:sz w:val="20"/>
          <w:szCs w:val="20"/>
        </w:rPr>
        <w:t>+</w:t>
      </w:r>
      <w:r w:rsidRPr="004D7A73">
        <w:rPr>
          <w:rFonts w:ascii="Times New Roman" w:eastAsia="Times New Roman" w:hAnsi="Times New Roman" w:cs="Times New Roman"/>
          <w:w w:val="113"/>
          <w:sz w:val="20"/>
          <w:szCs w:val="20"/>
        </w:rPr>
        <w:t>1</w:t>
      </w:r>
      <w:r>
        <w:rPr>
          <w:rStyle w:val="FootnoteReference"/>
          <w:rFonts w:ascii="Times New Roman" w:eastAsia="Times New Roman" w:hAnsi="Times New Roman" w:cs="Times New Roman"/>
          <w:w w:val="113"/>
          <w:sz w:val="20"/>
          <w:szCs w:val="20"/>
          <w:lang w:val="en-US"/>
        </w:rPr>
        <w:footnoteReference w:id="3"/>
      </w:r>
    </w:p>
    <w:p w:rsidR="00322538" w:rsidRPr="0081371A" w:rsidRDefault="00322538" w:rsidP="002E28AC">
      <w:pPr>
        <w:spacing w:before="97" w:after="0" w:line="380" w:lineRule="atLeast"/>
        <w:ind w:right="2975"/>
        <w:jc w:val="both"/>
        <w:rPr>
          <w:rFonts w:ascii="Times New Roman" w:eastAsia="Times New Roman" w:hAnsi="Times New Roman" w:cs="Times New Roman"/>
          <w:w w:val="105"/>
          <w:sz w:val="20"/>
          <w:szCs w:val="20"/>
        </w:rPr>
      </w:pPr>
      <w:r w:rsidRPr="00FB75DD">
        <w:rPr>
          <w:rFonts w:ascii="Times New Roman" w:eastAsia="Times New Roman" w:hAnsi="Times New Roman" w:cs="Times New Roman"/>
          <w:b/>
          <w:sz w:val="20"/>
          <w:szCs w:val="20"/>
        </w:rPr>
        <w:t>Βήμα5:</w:t>
      </w:r>
      <w:r w:rsidRPr="0081371A">
        <w:rPr>
          <w:rFonts w:ascii="Times New Roman" w:eastAsia="Times New Roman" w:hAnsi="Times New Roman" w:cs="Times New Roman"/>
          <w:w w:val="108"/>
          <w:sz w:val="20"/>
          <w:szCs w:val="20"/>
        </w:rPr>
        <w:t>Υπολογισμός του αρχικού κέντρου του σκελετού του χρήστη</w:t>
      </w:r>
      <w:r w:rsidRPr="0081371A">
        <w:rPr>
          <w:rFonts w:ascii="Times New Roman" w:eastAsia="Times New Roman" w:hAnsi="Times New Roman" w:cs="Times New Roman"/>
          <w:w w:val="105"/>
          <w:sz w:val="20"/>
          <w:szCs w:val="20"/>
        </w:rPr>
        <w:t xml:space="preserve">: </w:t>
      </w:r>
    </w:p>
    <w:p w:rsidR="00322538" w:rsidRPr="009151EA" w:rsidRDefault="00322538" w:rsidP="002E28AC">
      <w:pPr>
        <w:spacing w:before="97" w:after="0" w:line="380" w:lineRule="atLeast"/>
        <w:ind w:left="1317" w:right="2975" w:hanging="639"/>
        <w:jc w:val="both"/>
        <w:rPr>
          <w:rFonts w:ascii="Times New Roman" w:eastAsia="Times New Roman" w:hAnsi="Times New Roman" w:cs="Times New Roman"/>
          <w:w w:val="105"/>
          <w:sz w:val="20"/>
          <w:szCs w:val="20"/>
        </w:rPr>
      </w:pPr>
      <w:r w:rsidRPr="0081371A">
        <w:rPr>
          <w:rFonts w:ascii="Times New Roman" w:eastAsia="Times New Roman" w:hAnsi="Times New Roman" w:cs="Times New Roman"/>
          <w:sz w:val="20"/>
          <w:szCs w:val="20"/>
        </w:rPr>
        <w:t>Πρώτον: Ο μέσος όρος των20</w:t>
      </w:r>
      <w:r w:rsidRPr="0081371A">
        <w:rPr>
          <w:rFonts w:ascii="Times New Roman" w:eastAsia="Times New Roman" w:hAnsi="Times New Roman" w:cs="Times New Roman"/>
          <w:sz w:val="20"/>
          <w:szCs w:val="20"/>
          <w:lang w:val="en-US"/>
        </w:rPr>
        <w:t>joi</w:t>
      </w:r>
      <w:r w:rsidRPr="0081371A">
        <w:rPr>
          <w:rFonts w:ascii="Times New Roman" w:eastAsia="Times New Roman" w:hAnsi="Times New Roman" w:cs="Times New Roman"/>
          <w:spacing w:val="-5"/>
          <w:sz w:val="20"/>
          <w:szCs w:val="20"/>
          <w:lang w:val="en-US"/>
        </w:rPr>
        <w:t>n</w:t>
      </w:r>
      <w:r w:rsidRPr="0081371A">
        <w:rPr>
          <w:rFonts w:ascii="Times New Roman" w:eastAsia="Times New Roman" w:hAnsi="Times New Roman" w:cs="Times New Roman"/>
          <w:sz w:val="20"/>
          <w:szCs w:val="20"/>
          <w:lang w:val="en-US"/>
        </w:rPr>
        <w:t>ts</w:t>
      </w:r>
      <w:r w:rsidRPr="0081371A">
        <w:rPr>
          <w:rFonts w:ascii="Times New Roman" w:eastAsia="Times New Roman" w:hAnsi="Times New Roman" w:cs="Times New Roman"/>
          <w:sz w:val="20"/>
          <w:szCs w:val="20"/>
        </w:rPr>
        <w:t>ανά1</w:t>
      </w:r>
      <w:r w:rsidRPr="0081371A">
        <w:rPr>
          <w:rFonts w:ascii="Times New Roman" w:eastAsia="Times New Roman" w:hAnsi="Times New Roman" w:cs="Times New Roman"/>
          <w:w w:val="105"/>
          <w:sz w:val="20"/>
          <w:szCs w:val="20"/>
          <w:lang w:val="en-US"/>
        </w:rPr>
        <w:t>frame</w:t>
      </w:r>
      <w:r w:rsidRPr="0081371A">
        <w:rPr>
          <w:rFonts w:ascii="Times New Roman" w:eastAsia="Times New Roman" w:hAnsi="Times New Roman" w:cs="Times New Roman"/>
          <w:w w:val="105"/>
          <w:sz w:val="20"/>
          <w:szCs w:val="20"/>
        </w:rPr>
        <w:t>:</w:t>
      </w:r>
    </w:p>
    <w:p w:rsidR="000B0788" w:rsidRDefault="00FB75DD" w:rsidP="002E28AC">
      <w:pPr>
        <w:spacing w:before="97" w:after="0" w:line="380" w:lineRule="atLeast"/>
        <w:ind w:left="1317" w:right="2975" w:hanging="639"/>
        <w:jc w:val="both"/>
        <w:rPr>
          <w:rFonts w:ascii="Times New Roman" w:eastAsia="Times New Roman" w:hAnsi="Times New Roman" w:cs="Times New Roman"/>
          <w:w w:val="105"/>
          <w:sz w:val="20"/>
          <w:szCs w:val="20"/>
          <w:lang w:val="en-US"/>
        </w:rPr>
      </w:pPr>
      <w:r>
        <w:rPr>
          <w:rFonts w:ascii="Times New Roman" w:eastAsia="Times New Roman" w:hAnsi="Times New Roman" w:cs="Times New Roman"/>
          <w:noProof/>
          <w:sz w:val="20"/>
          <w:szCs w:val="20"/>
          <w:lang w:eastAsia="el-GR"/>
        </w:rPr>
        <w:drawing>
          <wp:inline distT="0" distB="0" distL="0" distR="0">
            <wp:extent cx="1913117" cy="553241"/>
            <wp:effectExtent l="19050" t="0" r="0" b="0"/>
            <wp:docPr id="15" name="Picture 13" descr="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png"/>
                    <pic:cNvPicPr/>
                  </pic:nvPicPr>
                  <pic:blipFill>
                    <a:blip r:embed="rId20" cstate="print"/>
                    <a:stretch>
                      <a:fillRect/>
                    </a:stretch>
                  </pic:blipFill>
                  <pic:spPr>
                    <a:xfrm>
                      <a:off x="0" y="0"/>
                      <a:ext cx="1913984" cy="553492"/>
                    </a:xfrm>
                    <a:prstGeom prst="rect">
                      <a:avLst/>
                    </a:prstGeom>
                  </pic:spPr>
                </pic:pic>
              </a:graphicData>
            </a:graphic>
          </wp:inline>
        </w:drawing>
      </w:r>
    </w:p>
    <w:p w:rsidR="000B0788" w:rsidRPr="000B0788" w:rsidRDefault="000B0788" w:rsidP="002E28AC">
      <w:pPr>
        <w:spacing w:before="97" w:after="0" w:line="380" w:lineRule="atLeast"/>
        <w:ind w:right="2975"/>
        <w:jc w:val="both"/>
        <w:rPr>
          <w:rFonts w:ascii="Times New Roman" w:eastAsia="Times New Roman" w:hAnsi="Times New Roman" w:cs="Times New Roman"/>
          <w:sz w:val="20"/>
          <w:szCs w:val="20"/>
          <w:lang w:val="en-US"/>
        </w:rPr>
        <w:sectPr w:rsidR="000B0788" w:rsidRPr="000B0788" w:rsidSect="00AF2702">
          <w:type w:val="continuous"/>
          <w:pgSz w:w="12240" w:h="15840"/>
          <w:pgMar w:top="1440" w:right="1800" w:bottom="1440" w:left="1800" w:header="709" w:footer="709" w:gutter="0"/>
          <w:cols w:space="720"/>
          <w:docGrid w:linePitch="299"/>
        </w:sectPr>
      </w:pPr>
    </w:p>
    <w:p w:rsidR="00322538" w:rsidRPr="00FB75DD" w:rsidRDefault="00322538" w:rsidP="002E28AC">
      <w:pPr>
        <w:spacing w:before="44" w:after="0" w:line="240" w:lineRule="auto"/>
        <w:jc w:val="both"/>
        <w:rPr>
          <w:rFonts w:ascii="Times New Roman" w:eastAsia="Times New Roman" w:hAnsi="Times New Roman" w:cs="Times New Roman"/>
          <w:sz w:val="14"/>
          <w:szCs w:val="14"/>
          <w:lang w:val="es-ES"/>
        </w:rPr>
        <w:sectPr w:rsidR="00322538" w:rsidRPr="00FB75DD">
          <w:type w:val="continuous"/>
          <w:pgSz w:w="12240" w:h="15840"/>
          <w:pgMar w:top="1480" w:right="1720" w:bottom="280" w:left="1720" w:header="720" w:footer="720" w:gutter="0"/>
          <w:cols w:num="2" w:space="720" w:equalWidth="0">
            <w:col w:w="5109" w:space="160"/>
            <w:col w:w="3531"/>
          </w:cols>
        </w:sectPr>
      </w:pPr>
    </w:p>
    <w:p w:rsidR="00322538" w:rsidRPr="00FB75DD" w:rsidRDefault="00322538" w:rsidP="002E28AC">
      <w:pPr>
        <w:spacing w:after="0" w:line="240" w:lineRule="auto"/>
        <w:ind w:firstLine="678"/>
        <w:jc w:val="both"/>
        <w:rPr>
          <w:rFonts w:ascii="Times New Roman" w:eastAsia="Times New Roman" w:hAnsi="Times New Roman" w:cs="Times New Roman"/>
          <w:w w:val="104"/>
          <w:sz w:val="20"/>
          <w:szCs w:val="20"/>
        </w:rPr>
      </w:pPr>
      <w:r w:rsidRPr="0081371A">
        <w:rPr>
          <w:rFonts w:ascii="Times New Roman" w:eastAsia="Times New Roman" w:hAnsi="Times New Roman" w:cs="Times New Roman"/>
          <w:sz w:val="20"/>
          <w:szCs w:val="20"/>
        </w:rPr>
        <w:lastRenderedPageBreak/>
        <w:t>Δεύτερον: Ο μέσος όρος των20</w:t>
      </w:r>
      <w:r w:rsidRPr="0081371A">
        <w:rPr>
          <w:rFonts w:ascii="Times New Roman" w:eastAsia="Times New Roman" w:hAnsi="Times New Roman" w:cs="Times New Roman"/>
          <w:sz w:val="20"/>
          <w:szCs w:val="20"/>
          <w:lang w:val="en-US"/>
        </w:rPr>
        <w:t>joi</w:t>
      </w:r>
      <w:r w:rsidRPr="0081371A">
        <w:rPr>
          <w:rFonts w:ascii="Times New Roman" w:eastAsia="Times New Roman" w:hAnsi="Times New Roman" w:cs="Times New Roman"/>
          <w:spacing w:val="-5"/>
          <w:sz w:val="20"/>
          <w:szCs w:val="20"/>
          <w:lang w:val="en-US"/>
        </w:rPr>
        <w:t>n</w:t>
      </w:r>
      <w:r w:rsidRPr="0081371A">
        <w:rPr>
          <w:rFonts w:ascii="Times New Roman" w:eastAsia="Times New Roman" w:hAnsi="Times New Roman" w:cs="Times New Roman"/>
          <w:sz w:val="20"/>
          <w:szCs w:val="20"/>
          <w:lang w:val="en-US"/>
        </w:rPr>
        <w:t>ts</w:t>
      </w:r>
      <w:r w:rsidRPr="0081371A">
        <w:rPr>
          <w:rFonts w:ascii="Times New Roman" w:eastAsia="Times New Roman" w:hAnsi="Times New Roman" w:cs="Times New Roman"/>
          <w:sz w:val="20"/>
          <w:szCs w:val="20"/>
        </w:rPr>
        <w:t>ανά120</w:t>
      </w:r>
      <w:r w:rsidRPr="0081371A">
        <w:rPr>
          <w:rFonts w:ascii="Times New Roman" w:eastAsia="Times New Roman" w:hAnsi="Times New Roman" w:cs="Times New Roman"/>
          <w:w w:val="104"/>
          <w:sz w:val="20"/>
          <w:szCs w:val="20"/>
          <w:lang w:val="en-US"/>
        </w:rPr>
        <w:t>frames</w:t>
      </w:r>
      <w:r w:rsidRPr="0081371A">
        <w:rPr>
          <w:rFonts w:ascii="Times New Roman" w:eastAsia="Times New Roman" w:hAnsi="Times New Roman" w:cs="Times New Roman"/>
          <w:w w:val="104"/>
          <w:sz w:val="20"/>
          <w:szCs w:val="20"/>
        </w:rPr>
        <w:t>:</w:t>
      </w:r>
    </w:p>
    <w:p w:rsidR="000B0788" w:rsidRPr="000B0788" w:rsidRDefault="000B0788" w:rsidP="002E28AC">
      <w:pPr>
        <w:spacing w:after="0" w:line="240" w:lineRule="auto"/>
        <w:ind w:left="1128"/>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l-GR"/>
        </w:rPr>
        <w:drawing>
          <wp:inline distT="0" distB="0" distL="0" distR="0">
            <wp:extent cx="2008533" cy="532061"/>
            <wp:effectExtent l="19050" t="0" r="0" b="0"/>
            <wp:docPr id="13" name="Picture 1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2011832" cy="532935"/>
                    </a:xfrm>
                    <a:prstGeom prst="rect">
                      <a:avLst/>
                    </a:prstGeom>
                  </pic:spPr>
                </pic:pic>
              </a:graphicData>
            </a:graphic>
          </wp:inline>
        </w:drawing>
      </w:r>
    </w:p>
    <w:p w:rsidR="00322538" w:rsidRPr="00322538" w:rsidRDefault="00322538" w:rsidP="002E28AC">
      <w:pPr>
        <w:spacing w:after="0" w:line="200" w:lineRule="exact"/>
        <w:jc w:val="both"/>
        <w:rPr>
          <w:rFonts w:ascii="Times New Roman" w:eastAsia="Times New Roman" w:hAnsi="Times New Roman" w:cs="Times New Roman"/>
          <w:sz w:val="20"/>
          <w:szCs w:val="20"/>
        </w:rPr>
      </w:pPr>
    </w:p>
    <w:p w:rsidR="0081371A" w:rsidRDefault="0081371A" w:rsidP="002E28AC">
      <w:pPr>
        <w:spacing w:after="0" w:line="200" w:lineRule="exact"/>
        <w:jc w:val="both"/>
        <w:rPr>
          <w:rFonts w:ascii="Times New Roman" w:eastAsia="Times New Roman" w:hAnsi="Times New Roman" w:cs="Times New Roman"/>
          <w:sz w:val="20"/>
          <w:szCs w:val="20"/>
          <w:lang w:val="en-US"/>
        </w:rPr>
      </w:pPr>
    </w:p>
    <w:p w:rsidR="000B0788" w:rsidRDefault="000B0788" w:rsidP="002E28AC">
      <w:pPr>
        <w:spacing w:after="0" w:line="200" w:lineRule="exact"/>
        <w:jc w:val="both"/>
        <w:rPr>
          <w:rFonts w:ascii="Times New Roman" w:eastAsia="Times New Roman" w:hAnsi="Times New Roman" w:cs="Times New Roman"/>
          <w:sz w:val="20"/>
          <w:szCs w:val="20"/>
          <w:lang w:val="en-US"/>
        </w:rPr>
      </w:pPr>
    </w:p>
    <w:p w:rsidR="0081371A" w:rsidRPr="000B0788" w:rsidRDefault="000B0788" w:rsidP="002E28AC">
      <w:pPr>
        <w:spacing w:after="0" w:line="200" w:lineRule="exact"/>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b/>
      </w:r>
    </w:p>
    <w:p w:rsidR="0081371A" w:rsidRPr="0081371A" w:rsidRDefault="0081371A" w:rsidP="002E28AC">
      <w:pPr>
        <w:spacing w:after="0" w:line="249" w:lineRule="auto"/>
        <w:ind w:right="937"/>
        <w:jc w:val="both"/>
        <w:rPr>
          <w:rFonts w:ascii="Times New Roman" w:eastAsia="Times New Roman" w:hAnsi="Times New Roman" w:cs="Times New Roman"/>
          <w:sz w:val="20"/>
          <w:szCs w:val="20"/>
        </w:rPr>
      </w:pPr>
      <w:r w:rsidRPr="00FB75DD">
        <w:rPr>
          <w:rFonts w:ascii="Times New Roman" w:eastAsia="Times New Roman" w:hAnsi="Times New Roman" w:cs="Times New Roman"/>
          <w:b/>
          <w:sz w:val="20"/>
          <w:szCs w:val="20"/>
        </w:rPr>
        <w:t>Βήμα6:</w:t>
      </w:r>
      <w:r w:rsidRPr="0081371A">
        <w:rPr>
          <w:rFonts w:ascii="Times New Roman" w:eastAsia="Times New Roman" w:hAnsi="Times New Roman" w:cs="Times New Roman"/>
          <w:w w:val="107"/>
          <w:sz w:val="20"/>
          <w:szCs w:val="20"/>
        </w:rPr>
        <w:t>Μετατροπή κάθε συνδυασμού στο κέντρο του κοινού συστήματος συντεταγμένων</w:t>
      </w:r>
      <w:r w:rsidRPr="0081371A">
        <w:rPr>
          <w:rFonts w:ascii="Times New Roman" w:eastAsia="Times New Roman" w:hAnsi="Times New Roman" w:cs="Times New Roman"/>
          <w:w w:val="106"/>
          <w:sz w:val="20"/>
          <w:szCs w:val="20"/>
        </w:rPr>
        <w:t>:</w:t>
      </w:r>
    </w:p>
    <w:p w:rsidR="0081371A" w:rsidRPr="0081371A" w:rsidRDefault="0081371A" w:rsidP="002E28AC">
      <w:pPr>
        <w:spacing w:before="4" w:after="0" w:line="120" w:lineRule="exact"/>
        <w:jc w:val="both"/>
        <w:rPr>
          <w:rFonts w:ascii="Times New Roman" w:eastAsia="Times New Roman" w:hAnsi="Times New Roman" w:cs="Times New Roman"/>
          <w:sz w:val="12"/>
          <w:szCs w:val="12"/>
        </w:rPr>
      </w:pPr>
    </w:p>
    <w:p w:rsidR="0081371A" w:rsidRPr="0081371A" w:rsidRDefault="0081371A" w:rsidP="002E28AC">
      <w:pPr>
        <w:spacing w:after="0" w:line="240" w:lineRule="auto"/>
        <w:ind w:left="1938" w:right="1455"/>
        <w:jc w:val="both"/>
        <w:rPr>
          <w:rFonts w:ascii="Times New Roman" w:eastAsia="Times New Roman" w:hAnsi="Times New Roman" w:cs="Times New Roman"/>
          <w:sz w:val="20"/>
          <w:szCs w:val="20"/>
        </w:rPr>
      </w:pPr>
      <w:r w:rsidRPr="0081371A">
        <w:rPr>
          <w:rFonts w:ascii="Times New Roman" w:eastAsia="Times New Roman" w:hAnsi="Times New Roman" w:cs="Times New Roman"/>
          <w:spacing w:val="-87"/>
          <w:w w:val="115"/>
          <w:sz w:val="20"/>
          <w:szCs w:val="20"/>
          <w:lang w:val="en-US"/>
        </w:rPr>
        <w:t>P</w:t>
      </w:r>
      <w:r w:rsidRPr="0081371A">
        <w:rPr>
          <w:rFonts w:ascii="Times New Roman" w:eastAsia="Times New Roman" w:hAnsi="Times New Roman" w:cs="Times New Roman"/>
          <w:spacing w:val="-13"/>
          <w:w w:val="92"/>
          <w:position w:val="5"/>
          <w:sz w:val="20"/>
          <w:szCs w:val="20"/>
        </w:rPr>
        <w:t>~</w:t>
      </w:r>
      <w:r w:rsidRPr="0081371A">
        <w:rPr>
          <w:rFonts w:ascii="Times New Roman" w:eastAsia="Times New Roman" w:hAnsi="Times New Roman" w:cs="Times New Roman"/>
          <w:w w:val="169"/>
          <w:position w:val="-3"/>
          <w:sz w:val="14"/>
          <w:szCs w:val="14"/>
          <w:lang w:val="en-US"/>
        </w:rPr>
        <w:t>j</w:t>
      </w:r>
      <w:r w:rsidRPr="0081371A">
        <w:rPr>
          <w:rFonts w:ascii="Times New Roman" w:eastAsia="Times New Roman" w:hAnsi="Times New Roman" w:cs="Times New Roman"/>
          <w:w w:val="118"/>
          <w:sz w:val="20"/>
          <w:szCs w:val="20"/>
        </w:rPr>
        <w:t>(</w:t>
      </w:r>
      <w:r w:rsidRPr="0081371A">
        <w:rPr>
          <w:rFonts w:ascii="Times New Roman" w:eastAsia="Times New Roman" w:hAnsi="Times New Roman" w:cs="Times New Roman"/>
          <w:w w:val="118"/>
          <w:sz w:val="20"/>
          <w:szCs w:val="20"/>
          <w:lang w:val="en-US"/>
        </w:rPr>
        <w:t>X</w:t>
      </w:r>
      <w:r w:rsidRPr="0081371A">
        <w:rPr>
          <w:rFonts w:ascii="Times New Roman" w:eastAsia="Times New Roman" w:hAnsi="Times New Roman" w:cs="Times New Roman"/>
          <w:w w:val="118"/>
          <w:position w:val="-3"/>
          <w:sz w:val="14"/>
          <w:szCs w:val="14"/>
          <w:lang w:val="en-US"/>
        </w:rPr>
        <w:t>P</w:t>
      </w:r>
      <w:r w:rsidRPr="0081371A">
        <w:rPr>
          <w:rFonts w:ascii="Times New Roman" w:eastAsia="Times New Roman" w:hAnsi="Times New Roman" w:cs="Times New Roman"/>
          <w:sz w:val="20"/>
          <w:szCs w:val="20"/>
        </w:rPr>
        <w:t>,</w:t>
      </w:r>
      <w:r w:rsidRPr="0081371A">
        <w:rPr>
          <w:rFonts w:ascii="Times New Roman" w:eastAsia="Times New Roman" w:hAnsi="Times New Roman" w:cs="Times New Roman"/>
          <w:w w:val="80"/>
          <w:sz w:val="20"/>
          <w:szCs w:val="20"/>
          <w:lang w:val="en-US"/>
        </w:rPr>
        <w:t>Y</w:t>
      </w:r>
      <w:r w:rsidRPr="0081371A">
        <w:rPr>
          <w:rFonts w:ascii="Times New Roman" w:eastAsia="Times New Roman" w:hAnsi="Times New Roman" w:cs="Times New Roman"/>
          <w:w w:val="130"/>
          <w:position w:val="-3"/>
          <w:sz w:val="14"/>
          <w:szCs w:val="14"/>
          <w:lang w:val="en-US"/>
        </w:rPr>
        <w:t>P</w:t>
      </w:r>
      <w:r w:rsidRPr="0081371A">
        <w:rPr>
          <w:rFonts w:ascii="Times New Roman" w:eastAsia="Times New Roman" w:hAnsi="Times New Roman" w:cs="Times New Roman"/>
          <w:sz w:val="20"/>
          <w:szCs w:val="20"/>
        </w:rPr>
        <w:t>,</w:t>
      </w:r>
      <w:r w:rsidRPr="0081371A">
        <w:rPr>
          <w:rFonts w:ascii="Times New Roman" w:eastAsia="Times New Roman" w:hAnsi="Times New Roman" w:cs="Times New Roman"/>
          <w:w w:val="118"/>
          <w:sz w:val="20"/>
          <w:szCs w:val="20"/>
          <w:lang w:val="en-US"/>
        </w:rPr>
        <w:t>Z</w:t>
      </w:r>
      <w:r w:rsidRPr="0081371A">
        <w:rPr>
          <w:rFonts w:ascii="Times New Roman" w:eastAsia="Times New Roman" w:hAnsi="Times New Roman" w:cs="Times New Roman"/>
          <w:w w:val="118"/>
          <w:position w:val="-3"/>
          <w:sz w:val="14"/>
          <w:szCs w:val="14"/>
          <w:lang w:val="en-US"/>
        </w:rPr>
        <w:t>P</w:t>
      </w:r>
      <w:r w:rsidRPr="0081371A">
        <w:rPr>
          <w:rFonts w:ascii="Times New Roman" w:eastAsia="Times New Roman" w:hAnsi="Times New Roman" w:cs="Times New Roman"/>
          <w:sz w:val="20"/>
          <w:szCs w:val="20"/>
        </w:rPr>
        <w:t>)</w:t>
      </w:r>
      <w:r w:rsidRPr="0081371A">
        <w:rPr>
          <w:rFonts w:ascii="Times New Roman" w:eastAsia="Times New Roman" w:hAnsi="Times New Roman" w:cs="Times New Roman"/>
          <w:w w:val="137"/>
          <w:sz w:val="20"/>
          <w:szCs w:val="20"/>
        </w:rPr>
        <w:t>=</w:t>
      </w:r>
      <w:r w:rsidRPr="0081371A">
        <w:rPr>
          <w:rFonts w:ascii="Times New Roman" w:eastAsia="Times New Roman" w:hAnsi="Times New Roman" w:cs="Times New Roman"/>
          <w:w w:val="116"/>
          <w:sz w:val="20"/>
          <w:szCs w:val="20"/>
        </w:rPr>
        <w:t>(</w:t>
      </w:r>
      <w:r w:rsidRPr="0081371A">
        <w:rPr>
          <w:rFonts w:ascii="Times New Roman" w:eastAsia="Times New Roman" w:hAnsi="Times New Roman" w:cs="Times New Roman"/>
          <w:w w:val="114"/>
          <w:sz w:val="20"/>
          <w:szCs w:val="20"/>
          <w:lang w:val="en-US"/>
        </w:rPr>
        <w:t>X</w:t>
      </w:r>
      <w:r w:rsidRPr="0081371A">
        <w:rPr>
          <w:rFonts w:ascii="Times New Roman" w:eastAsia="Times New Roman" w:hAnsi="Times New Roman" w:cs="Times New Roman"/>
          <w:w w:val="169"/>
          <w:position w:val="-3"/>
          <w:sz w:val="14"/>
          <w:szCs w:val="14"/>
          <w:lang w:val="en-US"/>
        </w:rPr>
        <w:t>j</w:t>
      </w:r>
      <w:r w:rsidRPr="0081371A">
        <w:rPr>
          <w:rFonts w:ascii="Segoe UI Symbol" w:eastAsia="Segoe UI Symbol" w:hAnsi="Segoe UI Symbol" w:cs="Segoe UI Symbol"/>
          <w:sz w:val="20"/>
          <w:szCs w:val="20"/>
        </w:rPr>
        <w:t>−</w:t>
      </w:r>
      <w:r w:rsidRPr="0081371A">
        <w:rPr>
          <w:rFonts w:ascii="Times New Roman" w:eastAsia="Times New Roman" w:hAnsi="Times New Roman" w:cs="Times New Roman"/>
          <w:sz w:val="20"/>
          <w:szCs w:val="20"/>
          <w:lang w:val="en-US"/>
        </w:rPr>
        <w:t>X</w:t>
      </w:r>
      <w:r w:rsidRPr="0081371A">
        <w:rPr>
          <w:rFonts w:ascii="Times New Roman" w:eastAsia="Times New Roman" w:hAnsi="Times New Roman" w:cs="Times New Roman"/>
          <w:position w:val="-3"/>
          <w:sz w:val="14"/>
          <w:szCs w:val="14"/>
          <w:lang w:val="en-US"/>
        </w:rPr>
        <w:t>C</w:t>
      </w:r>
      <w:r w:rsidRPr="0081371A">
        <w:rPr>
          <w:rFonts w:ascii="Times New Roman" w:eastAsia="Times New Roman" w:hAnsi="Times New Roman" w:cs="Times New Roman"/>
          <w:sz w:val="20"/>
          <w:szCs w:val="20"/>
        </w:rPr>
        <w:t>,</w:t>
      </w:r>
      <w:r w:rsidRPr="0081371A">
        <w:rPr>
          <w:rFonts w:ascii="Times New Roman" w:eastAsia="Times New Roman" w:hAnsi="Times New Roman" w:cs="Times New Roman"/>
          <w:w w:val="80"/>
          <w:sz w:val="20"/>
          <w:szCs w:val="20"/>
          <w:lang w:val="en-US"/>
        </w:rPr>
        <w:t>Y</w:t>
      </w:r>
      <w:r w:rsidRPr="0081371A">
        <w:rPr>
          <w:rFonts w:ascii="Times New Roman" w:eastAsia="Times New Roman" w:hAnsi="Times New Roman" w:cs="Times New Roman"/>
          <w:w w:val="169"/>
          <w:position w:val="-3"/>
          <w:sz w:val="14"/>
          <w:szCs w:val="14"/>
          <w:lang w:val="en-US"/>
        </w:rPr>
        <w:t>j</w:t>
      </w:r>
      <w:r w:rsidRPr="0081371A">
        <w:rPr>
          <w:rFonts w:ascii="Segoe UI Symbol" w:eastAsia="Segoe UI Symbol" w:hAnsi="Segoe UI Symbol" w:cs="Segoe UI Symbol"/>
          <w:sz w:val="20"/>
          <w:szCs w:val="20"/>
        </w:rPr>
        <w:t>−</w:t>
      </w:r>
      <w:r w:rsidRPr="0081371A">
        <w:rPr>
          <w:rFonts w:ascii="Times New Roman" w:eastAsia="Times New Roman" w:hAnsi="Times New Roman" w:cs="Times New Roman"/>
          <w:w w:val="80"/>
          <w:sz w:val="20"/>
          <w:szCs w:val="20"/>
          <w:lang w:val="en-US"/>
        </w:rPr>
        <w:t>Y</w:t>
      </w:r>
      <w:r w:rsidRPr="0081371A">
        <w:rPr>
          <w:rFonts w:ascii="Times New Roman" w:eastAsia="Times New Roman" w:hAnsi="Times New Roman" w:cs="Times New Roman"/>
          <w:w w:val="122"/>
          <w:position w:val="-3"/>
          <w:sz w:val="14"/>
          <w:szCs w:val="14"/>
          <w:lang w:val="en-US"/>
        </w:rPr>
        <w:t>C</w:t>
      </w:r>
      <w:r w:rsidRPr="0081371A">
        <w:rPr>
          <w:rFonts w:ascii="Times New Roman" w:eastAsia="Times New Roman" w:hAnsi="Times New Roman" w:cs="Times New Roman"/>
          <w:sz w:val="20"/>
          <w:szCs w:val="20"/>
        </w:rPr>
        <w:t>,</w:t>
      </w:r>
      <w:r w:rsidRPr="0081371A">
        <w:rPr>
          <w:rFonts w:ascii="Times New Roman" w:eastAsia="Times New Roman" w:hAnsi="Times New Roman" w:cs="Times New Roman"/>
          <w:w w:val="111"/>
          <w:sz w:val="20"/>
          <w:szCs w:val="20"/>
          <w:lang w:val="en-US"/>
        </w:rPr>
        <w:t>Z</w:t>
      </w:r>
      <w:r w:rsidRPr="0081371A">
        <w:rPr>
          <w:rFonts w:ascii="Times New Roman" w:eastAsia="Times New Roman" w:hAnsi="Times New Roman" w:cs="Times New Roman"/>
          <w:w w:val="169"/>
          <w:position w:val="-3"/>
          <w:sz w:val="14"/>
          <w:szCs w:val="14"/>
          <w:lang w:val="en-US"/>
        </w:rPr>
        <w:t>j</w:t>
      </w:r>
      <w:r w:rsidRPr="0081371A">
        <w:rPr>
          <w:rFonts w:ascii="Segoe UI Symbol" w:eastAsia="Segoe UI Symbol" w:hAnsi="Segoe UI Symbol" w:cs="Segoe UI Symbol"/>
          <w:sz w:val="20"/>
          <w:szCs w:val="20"/>
        </w:rPr>
        <w:t>−</w:t>
      </w:r>
      <w:r w:rsidRPr="0081371A">
        <w:rPr>
          <w:rFonts w:ascii="Times New Roman" w:eastAsia="Times New Roman" w:hAnsi="Times New Roman" w:cs="Times New Roman"/>
          <w:sz w:val="20"/>
          <w:szCs w:val="20"/>
          <w:lang w:val="en-US"/>
        </w:rPr>
        <w:t>Z</w:t>
      </w:r>
      <w:r w:rsidRPr="0081371A">
        <w:rPr>
          <w:rFonts w:ascii="Times New Roman" w:eastAsia="Times New Roman" w:hAnsi="Times New Roman" w:cs="Times New Roman"/>
          <w:position w:val="-3"/>
          <w:sz w:val="14"/>
          <w:szCs w:val="14"/>
          <w:lang w:val="en-US"/>
        </w:rPr>
        <w:t>C</w:t>
      </w:r>
      <w:r w:rsidRPr="0081371A">
        <w:rPr>
          <w:rFonts w:ascii="Times New Roman" w:eastAsia="Times New Roman" w:hAnsi="Times New Roman" w:cs="Times New Roman"/>
          <w:sz w:val="20"/>
          <w:szCs w:val="20"/>
        </w:rPr>
        <w:t>),</w:t>
      </w:r>
      <w:r w:rsidRPr="0081371A">
        <w:rPr>
          <w:rFonts w:ascii="Times New Roman" w:eastAsia="Times New Roman" w:hAnsi="Times New Roman" w:cs="Times New Roman"/>
          <w:w w:val="142"/>
          <w:sz w:val="20"/>
          <w:szCs w:val="20"/>
          <w:lang w:val="en-US"/>
        </w:rPr>
        <w:t>j</w:t>
      </w:r>
      <w:r w:rsidRPr="0081371A">
        <w:rPr>
          <w:rFonts w:ascii="Times New Roman" w:eastAsia="Times New Roman" w:hAnsi="Times New Roman" w:cs="Times New Roman"/>
          <w:w w:val="142"/>
          <w:sz w:val="20"/>
          <w:szCs w:val="20"/>
        </w:rPr>
        <w:t>=</w:t>
      </w:r>
      <w:r w:rsidRPr="0081371A">
        <w:rPr>
          <w:rFonts w:ascii="Times New Roman" w:eastAsia="Times New Roman" w:hAnsi="Times New Roman" w:cs="Times New Roman"/>
          <w:sz w:val="20"/>
          <w:szCs w:val="20"/>
        </w:rPr>
        <w:t>0,....,</w:t>
      </w:r>
      <w:r w:rsidRPr="0081371A">
        <w:rPr>
          <w:rFonts w:ascii="Times New Roman" w:eastAsia="Times New Roman" w:hAnsi="Times New Roman" w:cs="Times New Roman"/>
          <w:w w:val="99"/>
          <w:sz w:val="20"/>
          <w:szCs w:val="20"/>
        </w:rPr>
        <w:t>19</w:t>
      </w:r>
    </w:p>
    <w:p w:rsidR="0081371A" w:rsidRPr="0081371A" w:rsidRDefault="0081371A" w:rsidP="002E28AC">
      <w:pPr>
        <w:spacing w:before="1" w:after="0" w:line="220" w:lineRule="exact"/>
        <w:jc w:val="both"/>
        <w:rPr>
          <w:rFonts w:ascii="Times New Roman" w:eastAsia="Times New Roman" w:hAnsi="Times New Roman" w:cs="Times New Roman"/>
        </w:rPr>
      </w:pPr>
    </w:p>
    <w:p w:rsidR="0081371A" w:rsidRPr="0081371A" w:rsidRDefault="0081371A" w:rsidP="002E28AC">
      <w:pPr>
        <w:spacing w:after="0" w:line="240" w:lineRule="auto"/>
        <w:jc w:val="both"/>
        <w:rPr>
          <w:rFonts w:ascii="Times New Roman" w:eastAsia="Times New Roman" w:hAnsi="Times New Roman" w:cs="Times New Roman"/>
          <w:sz w:val="20"/>
          <w:szCs w:val="20"/>
        </w:rPr>
      </w:pPr>
      <w:r w:rsidRPr="00FB75DD">
        <w:rPr>
          <w:rFonts w:ascii="Times New Roman" w:eastAsia="Times New Roman" w:hAnsi="Times New Roman" w:cs="Times New Roman"/>
          <w:b/>
          <w:sz w:val="20"/>
          <w:szCs w:val="20"/>
        </w:rPr>
        <w:t>Βήμα7:</w:t>
      </w:r>
      <w:r w:rsidRPr="0081371A">
        <w:rPr>
          <w:rFonts w:ascii="Times New Roman" w:eastAsia="Times New Roman" w:hAnsi="Times New Roman" w:cs="Times New Roman"/>
          <w:w w:val="108"/>
          <w:sz w:val="20"/>
          <w:szCs w:val="20"/>
        </w:rPr>
        <w:t>Υπολογίζω</w:t>
      </w:r>
      <w:r w:rsidRPr="0081371A">
        <w:rPr>
          <w:rFonts w:ascii="Times New Roman" w:eastAsia="Times New Roman" w:hAnsi="Times New Roman" w:cs="Times New Roman"/>
          <w:spacing w:val="-123"/>
          <w:sz w:val="20"/>
          <w:szCs w:val="20"/>
          <w:lang w:val="en-US"/>
        </w:rPr>
        <w:t>R</w:t>
      </w:r>
      <w:r w:rsidRPr="0081371A">
        <w:rPr>
          <w:rFonts w:ascii="Times New Roman" w:eastAsia="Times New Roman" w:hAnsi="Times New Roman" w:cs="Times New Roman"/>
          <w:position w:val="5"/>
          <w:sz w:val="20"/>
          <w:szCs w:val="20"/>
        </w:rPr>
        <w:t>~</w:t>
      </w:r>
      <w:r w:rsidRPr="0081371A">
        <w:rPr>
          <w:rFonts w:ascii="Times New Roman" w:eastAsia="Times New Roman" w:hAnsi="Times New Roman" w:cs="Times New Roman"/>
          <w:w w:val="137"/>
          <w:sz w:val="20"/>
          <w:szCs w:val="20"/>
        </w:rPr>
        <w:t>=</w:t>
      </w:r>
      <w:r w:rsidRPr="0081371A">
        <w:rPr>
          <w:rFonts w:ascii="Times New Roman" w:eastAsia="Times New Roman" w:hAnsi="Times New Roman" w:cs="Times New Roman"/>
          <w:w w:val="116"/>
          <w:sz w:val="20"/>
          <w:szCs w:val="20"/>
        </w:rPr>
        <w:t>(</w:t>
      </w:r>
      <w:r w:rsidRPr="0081371A">
        <w:rPr>
          <w:rFonts w:ascii="Times New Roman" w:eastAsia="Times New Roman" w:hAnsi="Times New Roman" w:cs="Times New Roman"/>
          <w:w w:val="114"/>
          <w:sz w:val="20"/>
          <w:szCs w:val="20"/>
          <w:lang w:val="en-US"/>
        </w:rPr>
        <w:t>X</w:t>
      </w:r>
      <w:r w:rsidRPr="0081371A">
        <w:rPr>
          <w:rFonts w:ascii="Times New Roman" w:eastAsia="Times New Roman" w:hAnsi="Times New Roman" w:cs="Times New Roman"/>
          <w:w w:val="128"/>
          <w:position w:val="-3"/>
          <w:sz w:val="14"/>
          <w:szCs w:val="14"/>
          <w:lang w:val="en-US"/>
        </w:rPr>
        <w:t>R</w:t>
      </w:r>
      <w:r w:rsidRPr="0081371A">
        <w:rPr>
          <w:rFonts w:ascii="Times New Roman" w:eastAsia="Times New Roman" w:hAnsi="Times New Roman" w:cs="Times New Roman"/>
          <w:sz w:val="20"/>
          <w:szCs w:val="20"/>
        </w:rPr>
        <w:t>,</w:t>
      </w:r>
      <w:r w:rsidRPr="0081371A">
        <w:rPr>
          <w:rFonts w:ascii="Times New Roman" w:eastAsia="Times New Roman" w:hAnsi="Times New Roman" w:cs="Times New Roman"/>
          <w:w w:val="80"/>
          <w:sz w:val="20"/>
          <w:szCs w:val="20"/>
          <w:lang w:val="en-US"/>
        </w:rPr>
        <w:t>Y</w:t>
      </w:r>
      <w:r w:rsidRPr="0081371A">
        <w:rPr>
          <w:rFonts w:ascii="Times New Roman" w:eastAsia="Times New Roman" w:hAnsi="Times New Roman" w:cs="Times New Roman"/>
          <w:w w:val="128"/>
          <w:position w:val="-3"/>
          <w:sz w:val="14"/>
          <w:szCs w:val="14"/>
          <w:lang w:val="en-US"/>
        </w:rPr>
        <w:t>R</w:t>
      </w:r>
      <w:r w:rsidRPr="0081371A">
        <w:rPr>
          <w:rFonts w:ascii="Times New Roman" w:eastAsia="Times New Roman" w:hAnsi="Times New Roman" w:cs="Times New Roman"/>
          <w:sz w:val="20"/>
          <w:szCs w:val="20"/>
        </w:rPr>
        <w:t>,</w:t>
      </w:r>
      <w:r w:rsidRPr="0081371A">
        <w:rPr>
          <w:rFonts w:ascii="Times New Roman" w:eastAsia="Times New Roman" w:hAnsi="Times New Roman" w:cs="Times New Roman"/>
          <w:w w:val="111"/>
          <w:sz w:val="20"/>
          <w:szCs w:val="20"/>
          <w:lang w:val="en-US"/>
        </w:rPr>
        <w:t>Z</w:t>
      </w:r>
      <w:r w:rsidRPr="0081371A">
        <w:rPr>
          <w:rFonts w:ascii="Times New Roman" w:eastAsia="Times New Roman" w:hAnsi="Times New Roman" w:cs="Times New Roman"/>
          <w:w w:val="128"/>
          <w:position w:val="-3"/>
          <w:sz w:val="14"/>
          <w:szCs w:val="14"/>
          <w:lang w:val="en-US"/>
        </w:rPr>
        <w:t>R</w:t>
      </w:r>
      <w:r w:rsidRPr="0081371A">
        <w:rPr>
          <w:rFonts w:ascii="Times New Roman" w:eastAsia="Times New Roman" w:hAnsi="Times New Roman" w:cs="Times New Roman"/>
          <w:sz w:val="20"/>
          <w:szCs w:val="20"/>
        </w:rPr>
        <w:t>),όπου</w:t>
      </w:r>
      <w:r w:rsidRPr="0081371A">
        <w:rPr>
          <w:rFonts w:ascii="Segoe UI Symbol" w:eastAsia="Segoe UI Symbol" w:hAnsi="Segoe UI Symbol" w:cs="Segoe UI Symbol"/>
          <w:sz w:val="20"/>
          <w:szCs w:val="20"/>
        </w:rPr>
        <w:t>||</w:t>
      </w:r>
      <w:r w:rsidRPr="0081371A">
        <w:rPr>
          <w:rFonts w:ascii="Times New Roman" w:eastAsia="Times New Roman" w:hAnsi="Times New Roman" w:cs="Times New Roman"/>
          <w:spacing w:val="-123"/>
          <w:sz w:val="20"/>
          <w:szCs w:val="20"/>
          <w:lang w:val="en-US"/>
        </w:rPr>
        <w:t>R</w:t>
      </w:r>
      <w:r w:rsidRPr="0081371A">
        <w:rPr>
          <w:rFonts w:ascii="Times New Roman" w:eastAsia="Times New Roman" w:hAnsi="Times New Roman" w:cs="Times New Roman"/>
          <w:position w:val="5"/>
          <w:sz w:val="20"/>
          <w:szCs w:val="20"/>
        </w:rPr>
        <w:t>~</w:t>
      </w:r>
      <w:r w:rsidRPr="0081371A">
        <w:rPr>
          <w:rFonts w:ascii="Segoe UI Symbol" w:eastAsia="Segoe UI Symbol" w:hAnsi="Segoe UI Symbol" w:cs="Segoe UI Symbol"/>
          <w:sz w:val="20"/>
          <w:szCs w:val="20"/>
        </w:rPr>
        <w:t>||</w:t>
      </w:r>
      <w:r w:rsidRPr="0081371A">
        <w:rPr>
          <w:rFonts w:ascii="Times New Roman" w:eastAsia="Times New Roman" w:hAnsi="Times New Roman" w:cs="Times New Roman"/>
          <w:w w:val="137"/>
          <w:sz w:val="20"/>
          <w:szCs w:val="20"/>
        </w:rPr>
        <w:t>=</w:t>
      </w:r>
      <w:r w:rsidRPr="0081371A">
        <w:rPr>
          <w:rFonts w:ascii="Times New Roman" w:eastAsia="Times New Roman" w:hAnsi="Times New Roman" w:cs="Times New Roman"/>
          <w:sz w:val="20"/>
          <w:szCs w:val="20"/>
        </w:rPr>
        <w:t>1</w:t>
      </w:r>
    </w:p>
    <w:p w:rsidR="0081371A" w:rsidRPr="0081371A" w:rsidRDefault="0081371A" w:rsidP="002E28AC">
      <w:pPr>
        <w:spacing w:before="1" w:after="0" w:line="140" w:lineRule="exact"/>
        <w:jc w:val="both"/>
        <w:rPr>
          <w:rFonts w:ascii="Times New Roman" w:eastAsia="Times New Roman" w:hAnsi="Times New Roman" w:cs="Times New Roman"/>
          <w:sz w:val="14"/>
          <w:szCs w:val="14"/>
        </w:rPr>
      </w:pPr>
    </w:p>
    <w:p w:rsidR="0081371A" w:rsidRPr="0081371A" w:rsidRDefault="0081371A" w:rsidP="002E28AC">
      <w:pPr>
        <w:spacing w:after="0" w:line="240" w:lineRule="auto"/>
        <w:jc w:val="both"/>
        <w:rPr>
          <w:rFonts w:ascii="Times New Roman" w:eastAsia="Times New Roman" w:hAnsi="Times New Roman" w:cs="Times New Roman"/>
          <w:sz w:val="20"/>
          <w:szCs w:val="20"/>
        </w:rPr>
      </w:pPr>
      <w:r w:rsidRPr="00FB75DD">
        <w:rPr>
          <w:rFonts w:ascii="Times New Roman" w:eastAsia="Times New Roman" w:hAnsi="Times New Roman" w:cs="Times New Roman"/>
          <w:b/>
          <w:sz w:val="20"/>
          <w:szCs w:val="20"/>
        </w:rPr>
        <w:t>Βήμα8:</w:t>
      </w:r>
      <w:r w:rsidRPr="0081371A">
        <w:rPr>
          <w:rFonts w:ascii="Times New Roman" w:eastAsia="Times New Roman" w:hAnsi="Times New Roman" w:cs="Times New Roman"/>
          <w:sz w:val="20"/>
          <w:szCs w:val="20"/>
        </w:rPr>
        <w:t>Ορισμός του</w:t>
      </w:r>
      <w:r w:rsidRPr="0081371A">
        <w:rPr>
          <w:rFonts w:ascii="Times New Roman" w:eastAsia="Times New Roman" w:hAnsi="Times New Roman" w:cs="Times New Roman"/>
          <w:w w:val="108"/>
          <w:sz w:val="20"/>
          <w:szCs w:val="20"/>
          <w:lang w:val="en-US"/>
        </w:rPr>
        <w:t>quaternion</w:t>
      </w:r>
      <w:r w:rsidRPr="0081371A">
        <w:rPr>
          <w:rFonts w:ascii="Times New Roman" w:eastAsia="Times New Roman" w:hAnsi="Times New Roman" w:cs="Times New Roman"/>
          <w:w w:val="108"/>
          <w:sz w:val="20"/>
          <w:szCs w:val="20"/>
        </w:rPr>
        <w:t>:</w:t>
      </w:r>
    </w:p>
    <w:p w:rsidR="0081371A" w:rsidRPr="0081371A" w:rsidRDefault="0081371A" w:rsidP="002E28AC">
      <w:pPr>
        <w:spacing w:before="3" w:after="0" w:line="140" w:lineRule="exact"/>
        <w:jc w:val="both"/>
        <w:rPr>
          <w:rFonts w:ascii="Times New Roman" w:eastAsia="Times New Roman" w:hAnsi="Times New Roman" w:cs="Times New Roman"/>
          <w:sz w:val="15"/>
          <w:szCs w:val="15"/>
        </w:rPr>
      </w:pPr>
    </w:p>
    <w:p w:rsidR="0081371A" w:rsidRPr="0081371A" w:rsidRDefault="0081371A" w:rsidP="002E28AC">
      <w:pPr>
        <w:spacing w:after="0" w:line="240" w:lineRule="auto"/>
        <w:ind w:left="1698" w:right="1221"/>
        <w:jc w:val="both"/>
        <w:rPr>
          <w:rFonts w:ascii="Times New Roman" w:eastAsia="Times New Roman" w:hAnsi="Times New Roman" w:cs="Times New Roman"/>
          <w:sz w:val="20"/>
          <w:szCs w:val="20"/>
        </w:rPr>
        <w:sectPr w:rsidR="0081371A" w:rsidRPr="0081371A" w:rsidSect="00931BF0">
          <w:type w:val="continuous"/>
          <w:pgSz w:w="12240" w:h="15840"/>
          <w:pgMar w:top="1440" w:right="1797" w:bottom="1440" w:left="1797" w:header="720" w:footer="720" w:gutter="0"/>
          <w:cols w:space="720"/>
        </w:sectPr>
      </w:pPr>
      <w:r w:rsidRPr="0081371A">
        <w:rPr>
          <w:rFonts w:ascii="Times New Roman" w:eastAsia="Times New Roman" w:hAnsi="Times New Roman" w:cs="Times New Roman"/>
          <w:sz w:val="20"/>
          <w:szCs w:val="20"/>
          <w:lang w:val="en-US"/>
        </w:rPr>
        <w:t>Q</w:t>
      </w:r>
      <w:r w:rsidRPr="0081371A">
        <w:rPr>
          <w:rFonts w:ascii="Times New Roman" w:eastAsia="Times New Roman" w:hAnsi="Times New Roman" w:cs="Times New Roman"/>
          <w:w w:val="115"/>
          <w:sz w:val="20"/>
          <w:szCs w:val="20"/>
        </w:rPr>
        <w:t>=</w:t>
      </w:r>
      <w:r w:rsidRPr="0081371A">
        <w:rPr>
          <w:rFonts w:ascii="Times New Roman" w:eastAsia="Times New Roman" w:hAnsi="Times New Roman" w:cs="Times New Roman"/>
          <w:w w:val="115"/>
          <w:sz w:val="20"/>
          <w:szCs w:val="20"/>
          <w:lang w:val="en-US"/>
        </w:rPr>
        <w:t>cos</w:t>
      </w:r>
      <w:r w:rsidRPr="0081371A">
        <w:rPr>
          <w:rFonts w:ascii="Times New Roman" w:eastAsia="Times New Roman" w:hAnsi="Times New Roman" w:cs="Times New Roman"/>
          <w:w w:val="115"/>
          <w:sz w:val="20"/>
          <w:szCs w:val="20"/>
        </w:rPr>
        <w:t>(ϑ/2)+</w:t>
      </w:r>
      <w:r w:rsidRPr="0081371A">
        <w:rPr>
          <w:rFonts w:ascii="Times New Roman" w:eastAsia="Times New Roman" w:hAnsi="Times New Roman" w:cs="Times New Roman"/>
          <w:w w:val="115"/>
          <w:sz w:val="20"/>
          <w:szCs w:val="20"/>
          <w:lang w:val="en-US"/>
        </w:rPr>
        <w:t>X</w:t>
      </w:r>
      <w:r w:rsidRPr="0081371A">
        <w:rPr>
          <w:rFonts w:ascii="Times New Roman" w:eastAsia="Times New Roman" w:hAnsi="Times New Roman" w:cs="Times New Roman"/>
          <w:w w:val="115"/>
          <w:position w:val="-3"/>
          <w:sz w:val="14"/>
          <w:szCs w:val="14"/>
          <w:lang w:val="en-US"/>
        </w:rPr>
        <w:t>R</w:t>
      </w:r>
      <w:r w:rsidRPr="0081371A">
        <w:rPr>
          <w:rFonts w:ascii="Segoe UI Symbol" w:eastAsia="Segoe UI Symbol" w:hAnsi="Segoe UI Symbol" w:cs="Segoe UI Symbol"/>
          <w:w w:val="87"/>
          <w:sz w:val="20"/>
          <w:szCs w:val="20"/>
        </w:rPr>
        <w:t>∗</w:t>
      </w:r>
      <w:r w:rsidRPr="0081371A">
        <w:rPr>
          <w:rFonts w:ascii="Times New Roman" w:eastAsia="Times New Roman" w:hAnsi="Times New Roman" w:cs="Times New Roman"/>
          <w:w w:val="123"/>
          <w:sz w:val="20"/>
          <w:szCs w:val="20"/>
          <w:lang w:val="en-US"/>
        </w:rPr>
        <w:t>sin</w:t>
      </w:r>
      <w:r w:rsidRPr="0081371A">
        <w:rPr>
          <w:rFonts w:ascii="Times New Roman" w:eastAsia="Times New Roman" w:hAnsi="Times New Roman" w:cs="Times New Roman"/>
          <w:w w:val="123"/>
          <w:sz w:val="20"/>
          <w:szCs w:val="20"/>
        </w:rPr>
        <w:t>(ϑ/2)</w:t>
      </w:r>
      <w:r w:rsidRPr="0081371A">
        <w:rPr>
          <w:rFonts w:ascii="Times New Roman" w:eastAsia="Times New Roman" w:hAnsi="Times New Roman" w:cs="Times New Roman"/>
          <w:w w:val="123"/>
          <w:sz w:val="20"/>
          <w:szCs w:val="20"/>
          <w:lang w:val="en-US"/>
        </w:rPr>
        <w:t>i</w:t>
      </w:r>
      <w:r w:rsidRPr="0081371A">
        <w:rPr>
          <w:rFonts w:ascii="Times New Roman" w:eastAsia="Times New Roman" w:hAnsi="Times New Roman" w:cs="Times New Roman"/>
          <w:w w:val="123"/>
          <w:sz w:val="20"/>
          <w:szCs w:val="20"/>
        </w:rPr>
        <w:t>+</w:t>
      </w:r>
      <w:r w:rsidRPr="0081371A">
        <w:rPr>
          <w:rFonts w:ascii="Times New Roman" w:eastAsia="Times New Roman" w:hAnsi="Times New Roman" w:cs="Times New Roman"/>
          <w:w w:val="80"/>
          <w:sz w:val="20"/>
          <w:szCs w:val="20"/>
          <w:lang w:val="en-US"/>
        </w:rPr>
        <w:t>Y</w:t>
      </w:r>
      <w:r w:rsidRPr="0081371A">
        <w:rPr>
          <w:rFonts w:ascii="Times New Roman" w:eastAsia="Times New Roman" w:hAnsi="Times New Roman" w:cs="Times New Roman"/>
          <w:w w:val="128"/>
          <w:position w:val="-3"/>
          <w:sz w:val="14"/>
          <w:szCs w:val="14"/>
          <w:lang w:val="en-US"/>
        </w:rPr>
        <w:t>R</w:t>
      </w:r>
      <w:r w:rsidRPr="0081371A">
        <w:rPr>
          <w:rFonts w:ascii="Segoe UI Symbol" w:eastAsia="Segoe UI Symbol" w:hAnsi="Segoe UI Symbol" w:cs="Segoe UI Symbol"/>
          <w:w w:val="87"/>
          <w:sz w:val="20"/>
          <w:szCs w:val="20"/>
        </w:rPr>
        <w:t>∗</w:t>
      </w:r>
      <w:r w:rsidRPr="0081371A">
        <w:rPr>
          <w:rFonts w:ascii="Times New Roman" w:eastAsia="Times New Roman" w:hAnsi="Times New Roman" w:cs="Times New Roman"/>
          <w:w w:val="125"/>
          <w:sz w:val="20"/>
          <w:szCs w:val="20"/>
          <w:lang w:val="en-US"/>
        </w:rPr>
        <w:t>sin</w:t>
      </w:r>
      <w:r w:rsidRPr="0081371A">
        <w:rPr>
          <w:rFonts w:ascii="Times New Roman" w:eastAsia="Times New Roman" w:hAnsi="Times New Roman" w:cs="Times New Roman"/>
          <w:w w:val="125"/>
          <w:sz w:val="20"/>
          <w:szCs w:val="20"/>
        </w:rPr>
        <w:t>(ϑ/2)</w:t>
      </w:r>
      <w:r w:rsidRPr="0081371A">
        <w:rPr>
          <w:rFonts w:ascii="Times New Roman" w:eastAsia="Times New Roman" w:hAnsi="Times New Roman" w:cs="Times New Roman"/>
          <w:w w:val="125"/>
          <w:sz w:val="20"/>
          <w:szCs w:val="20"/>
          <w:lang w:val="en-US"/>
        </w:rPr>
        <w:t>j</w:t>
      </w:r>
      <w:r w:rsidRPr="0081371A">
        <w:rPr>
          <w:rFonts w:ascii="Times New Roman" w:eastAsia="Times New Roman" w:hAnsi="Times New Roman" w:cs="Times New Roman"/>
          <w:w w:val="125"/>
          <w:sz w:val="20"/>
          <w:szCs w:val="20"/>
        </w:rPr>
        <w:t>+</w:t>
      </w:r>
      <w:r w:rsidRPr="0081371A">
        <w:rPr>
          <w:rFonts w:ascii="Times New Roman" w:eastAsia="Times New Roman" w:hAnsi="Times New Roman" w:cs="Times New Roman"/>
          <w:w w:val="125"/>
          <w:sz w:val="20"/>
          <w:szCs w:val="20"/>
          <w:lang w:val="en-US"/>
        </w:rPr>
        <w:t>Z</w:t>
      </w:r>
      <w:r w:rsidRPr="0081371A">
        <w:rPr>
          <w:rFonts w:ascii="Times New Roman" w:eastAsia="Times New Roman" w:hAnsi="Times New Roman" w:cs="Times New Roman"/>
          <w:w w:val="125"/>
          <w:position w:val="-3"/>
          <w:sz w:val="14"/>
          <w:szCs w:val="14"/>
          <w:lang w:val="en-US"/>
        </w:rPr>
        <w:t>R</w:t>
      </w:r>
      <w:r w:rsidRPr="0081371A">
        <w:rPr>
          <w:rFonts w:ascii="Segoe UI Symbol" w:eastAsia="Segoe UI Symbol" w:hAnsi="Segoe UI Symbol" w:cs="Segoe UI Symbol"/>
          <w:w w:val="87"/>
          <w:sz w:val="20"/>
          <w:szCs w:val="20"/>
        </w:rPr>
        <w:t>∗</w:t>
      </w:r>
      <w:r w:rsidRPr="0081371A">
        <w:rPr>
          <w:rFonts w:ascii="Times New Roman" w:eastAsia="Times New Roman" w:hAnsi="Times New Roman" w:cs="Times New Roman"/>
          <w:w w:val="120"/>
          <w:sz w:val="20"/>
          <w:szCs w:val="20"/>
          <w:lang w:val="en-US"/>
        </w:rPr>
        <w:t>sin</w:t>
      </w:r>
      <w:r w:rsidRPr="0081371A">
        <w:rPr>
          <w:rFonts w:ascii="Times New Roman" w:eastAsia="Times New Roman" w:hAnsi="Times New Roman" w:cs="Times New Roman"/>
          <w:w w:val="116"/>
          <w:sz w:val="20"/>
          <w:szCs w:val="20"/>
        </w:rPr>
        <w:t>(</w:t>
      </w:r>
      <w:r w:rsidRPr="0081371A">
        <w:rPr>
          <w:rFonts w:ascii="Times New Roman" w:eastAsia="Times New Roman" w:hAnsi="Times New Roman" w:cs="Times New Roman"/>
          <w:w w:val="140"/>
          <w:sz w:val="20"/>
          <w:szCs w:val="20"/>
        </w:rPr>
        <w:t>ϑ/</w:t>
      </w:r>
      <w:r w:rsidRPr="0081371A">
        <w:rPr>
          <w:rFonts w:ascii="Times New Roman" w:eastAsia="Times New Roman" w:hAnsi="Times New Roman" w:cs="Times New Roman"/>
          <w:w w:val="106"/>
          <w:sz w:val="20"/>
          <w:szCs w:val="20"/>
        </w:rPr>
        <w:t>2)</w:t>
      </w:r>
      <w:r w:rsidRPr="0081371A">
        <w:rPr>
          <w:rFonts w:ascii="Times New Roman" w:eastAsia="Times New Roman" w:hAnsi="Times New Roman" w:cs="Times New Roman"/>
          <w:w w:val="103"/>
          <w:sz w:val="20"/>
          <w:szCs w:val="20"/>
          <w:lang w:val="en-US"/>
        </w:rPr>
        <w:t>k</w:t>
      </w:r>
    </w:p>
    <w:p w:rsidR="0081371A" w:rsidRPr="0081371A" w:rsidRDefault="0081371A" w:rsidP="002E28AC">
      <w:pPr>
        <w:spacing w:before="9" w:after="0" w:line="120" w:lineRule="exact"/>
        <w:jc w:val="both"/>
        <w:rPr>
          <w:rFonts w:ascii="Times New Roman" w:eastAsia="Times New Roman" w:hAnsi="Times New Roman" w:cs="Times New Roman"/>
          <w:sz w:val="13"/>
          <w:szCs w:val="13"/>
        </w:rPr>
      </w:pPr>
    </w:p>
    <w:p w:rsidR="0081371A" w:rsidRPr="0081371A" w:rsidRDefault="0081371A" w:rsidP="002E28AC">
      <w:pPr>
        <w:spacing w:after="0" w:line="247" w:lineRule="auto"/>
        <w:ind w:right="-37"/>
        <w:jc w:val="both"/>
        <w:rPr>
          <w:rFonts w:ascii="Times New Roman" w:eastAsia="Times New Roman" w:hAnsi="Times New Roman" w:cs="Times New Roman"/>
          <w:sz w:val="20"/>
          <w:szCs w:val="20"/>
        </w:rPr>
      </w:pPr>
      <w:r w:rsidRPr="0081371A">
        <w:rPr>
          <w:rFonts w:ascii="Times New Roman" w:eastAsia="Times New Roman" w:hAnsi="Times New Roman" w:cs="Times New Roman"/>
          <w:sz w:val="20"/>
          <w:szCs w:val="20"/>
        </w:rPr>
        <w:t>θεωρείται το</w:t>
      </w:r>
      <w:r w:rsidRPr="0081371A">
        <w:rPr>
          <w:rFonts w:ascii="Times New Roman" w:eastAsia="Times New Roman" w:hAnsi="Times New Roman" w:cs="Times New Roman"/>
          <w:spacing w:val="-99"/>
          <w:w w:val="115"/>
          <w:sz w:val="20"/>
          <w:szCs w:val="20"/>
          <w:lang w:val="en-US"/>
        </w:rPr>
        <w:t>P</w:t>
      </w:r>
      <w:r w:rsidRPr="0081371A">
        <w:rPr>
          <w:rFonts w:ascii="Times New Roman" w:eastAsia="Times New Roman" w:hAnsi="Times New Roman" w:cs="Times New Roman"/>
          <w:w w:val="92"/>
          <w:position w:val="5"/>
          <w:sz w:val="20"/>
          <w:szCs w:val="20"/>
        </w:rPr>
        <w:t xml:space="preserve">~                      </w:t>
      </w:r>
      <w:r w:rsidRPr="0081371A">
        <w:rPr>
          <w:rFonts w:ascii="Times New Roman" w:eastAsia="Times New Roman" w:hAnsi="Times New Roman" w:cs="Times New Roman"/>
          <w:w w:val="80"/>
          <w:sz w:val="20"/>
          <w:szCs w:val="20"/>
          <w:lang w:val="en-US"/>
        </w:rPr>
        <w:t>Y</w:t>
      </w:r>
      <w:r w:rsidRPr="0081371A">
        <w:rPr>
          <w:rFonts w:ascii="Times New Roman" w:eastAsia="Times New Roman" w:hAnsi="Times New Roman" w:cs="Times New Roman"/>
          <w:w w:val="130"/>
          <w:position w:val="-3"/>
          <w:sz w:val="14"/>
          <w:szCs w:val="14"/>
          <w:lang w:val="en-US"/>
        </w:rPr>
        <w:t>P</w:t>
      </w:r>
      <w:r w:rsidRPr="0081371A">
        <w:rPr>
          <w:rFonts w:ascii="Times New Roman" w:eastAsia="Times New Roman" w:hAnsi="Times New Roman" w:cs="Times New Roman"/>
          <w:w w:val="123"/>
          <w:sz w:val="20"/>
          <w:szCs w:val="20"/>
          <w:lang w:val="en-US"/>
        </w:rPr>
        <w:t>j</w:t>
      </w:r>
      <w:r w:rsidRPr="0081371A">
        <w:rPr>
          <w:rFonts w:ascii="Times New Roman" w:eastAsia="Times New Roman" w:hAnsi="Times New Roman" w:cs="Times New Roman"/>
          <w:w w:val="123"/>
          <w:sz w:val="20"/>
          <w:szCs w:val="20"/>
        </w:rPr>
        <w:t>+</w:t>
      </w:r>
      <w:r w:rsidRPr="0081371A">
        <w:rPr>
          <w:rFonts w:ascii="Times New Roman" w:eastAsia="Times New Roman" w:hAnsi="Times New Roman" w:cs="Times New Roman"/>
          <w:w w:val="123"/>
          <w:sz w:val="20"/>
          <w:szCs w:val="20"/>
          <w:lang w:val="en-US"/>
        </w:rPr>
        <w:t>Z</w:t>
      </w:r>
      <w:r w:rsidRPr="0081371A">
        <w:rPr>
          <w:rFonts w:ascii="Times New Roman" w:eastAsia="Times New Roman" w:hAnsi="Times New Roman" w:cs="Times New Roman"/>
          <w:w w:val="123"/>
          <w:position w:val="-3"/>
          <w:sz w:val="14"/>
          <w:szCs w:val="14"/>
          <w:lang w:val="en-US"/>
        </w:rPr>
        <w:t>P</w:t>
      </w:r>
      <w:r w:rsidRPr="0081371A">
        <w:rPr>
          <w:rFonts w:ascii="Times New Roman" w:eastAsia="Times New Roman" w:hAnsi="Times New Roman" w:cs="Times New Roman"/>
          <w:w w:val="123"/>
          <w:sz w:val="20"/>
          <w:szCs w:val="20"/>
          <w:lang w:val="en-US"/>
        </w:rPr>
        <w:t>k</w:t>
      </w:r>
    </w:p>
    <w:p w:rsidR="00FB75DD" w:rsidRPr="00FB75DD" w:rsidRDefault="0081371A" w:rsidP="002E28AC">
      <w:pPr>
        <w:spacing w:before="9" w:after="0" w:line="180" w:lineRule="exact"/>
        <w:jc w:val="both"/>
        <w:rPr>
          <w:rFonts w:ascii="Times New Roman" w:eastAsia="Times New Roman" w:hAnsi="Times New Roman" w:cs="Times New Roman"/>
          <w:sz w:val="18"/>
          <w:szCs w:val="18"/>
        </w:rPr>
      </w:pPr>
      <w:r w:rsidRPr="0081371A">
        <w:rPr>
          <w:rFonts w:ascii="Times New Roman" w:eastAsia="Times New Roman" w:hAnsi="Times New Roman" w:cs="Times New Roman"/>
          <w:sz w:val="20"/>
          <w:szCs w:val="20"/>
        </w:rPr>
        <w:br w:type="column"/>
      </w:r>
    </w:p>
    <w:p w:rsidR="0081371A" w:rsidRPr="00FB75DD" w:rsidRDefault="0081371A" w:rsidP="002E28AC">
      <w:pPr>
        <w:spacing w:before="9" w:after="0" w:line="180" w:lineRule="exact"/>
        <w:jc w:val="both"/>
        <w:rPr>
          <w:rFonts w:ascii="Times New Roman" w:eastAsia="Times New Roman" w:hAnsi="Times New Roman" w:cs="Times New Roman"/>
          <w:sz w:val="18"/>
          <w:szCs w:val="18"/>
        </w:rPr>
        <w:sectPr w:rsidR="0081371A" w:rsidRPr="00FB75DD">
          <w:type w:val="continuous"/>
          <w:pgSz w:w="12240" w:h="15840"/>
          <w:pgMar w:top="1480" w:right="1720" w:bottom="280" w:left="1720" w:header="720" w:footer="720" w:gutter="0"/>
          <w:cols w:num="2" w:space="720" w:equalWidth="0">
            <w:col w:w="2794" w:space="111"/>
            <w:col w:w="5895"/>
          </w:cols>
        </w:sectPr>
      </w:pPr>
      <w:r w:rsidRPr="0081371A">
        <w:rPr>
          <w:rFonts w:ascii="Times New Roman" w:eastAsia="Times New Roman" w:hAnsi="Times New Roman" w:cs="Times New Roman"/>
          <w:sz w:val="20"/>
          <w:szCs w:val="20"/>
        </w:rPr>
        <w:t xml:space="preserve">ως </w:t>
      </w:r>
      <w:r w:rsidRPr="0081371A">
        <w:rPr>
          <w:rFonts w:ascii="Times New Roman" w:eastAsia="Times New Roman" w:hAnsi="Times New Roman" w:cs="Times New Roman"/>
          <w:w w:val="109"/>
          <w:sz w:val="20"/>
          <w:szCs w:val="20"/>
          <w:lang w:val="en-US"/>
        </w:rPr>
        <w:t>quaternion</w:t>
      </w:r>
      <w:r w:rsidRPr="0081371A">
        <w:rPr>
          <w:rFonts w:ascii="Times New Roman" w:eastAsia="Times New Roman" w:hAnsi="Times New Roman" w:cs="Times New Roman"/>
          <w:w w:val="109"/>
          <w:sz w:val="20"/>
          <w:szCs w:val="20"/>
        </w:rPr>
        <w:t>χωρίς πραγματικό μέρος</w:t>
      </w:r>
      <w:r w:rsidRPr="0081371A">
        <w:rPr>
          <w:rFonts w:ascii="Times New Roman" w:eastAsia="Times New Roman" w:hAnsi="Times New Roman" w:cs="Times New Roman"/>
          <w:sz w:val="20"/>
          <w:szCs w:val="20"/>
        </w:rPr>
        <w:t xml:space="preserve">: </w:t>
      </w:r>
      <w:r w:rsidRPr="0081371A">
        <w:rPr>
          <w:rFonts w:ascii="Times New Roman" w:eastAsia="Times New Roman" w:hAnsi="Times New Roman" w:cs="Times New Roman"/>
          <w:w w:val="126"/>
          <w:sz w:val="20"/>
          <w:szCs w:val="20"/>
          <w:lang w:val="en-US"/>
        </w:rPr>
        <w:t>Q</w:t>
      </w:r>
      <w:r w:rsidRPr="0081371A">
        <w:rPr>
          <w:rFonts w:ascii="Times New Roman" w:eastAsia="Times New Roman" w:hAnsi="Times New Roman" w:cs="Times New Roman"/>
          <w:w w:val="126"/>
          <w:position w:val="-3"/>
          <w:sz w:val="14"/>
          <w:szCs w:val="14"/>
          <w:lang w:val="en-US"/>
        </w:rPr>
        <w:t>P</w:t>
      </w:r>
      <w:r w:rsidRPr="0081371A">
        <w:rPr>
          <w:rFonts w:ascii="Times New Roman" w:eastAsia="Times New Roman" w:hAnsi="Times New Roman" w:cs="Times New Roman"/>
          <w:w w:val="126"/>
          <w:sz w:val="20"/>
          <w:szCs w:val="20"/>
        </w:rPr>
        <w:t>=</w:t>
      </w:r>
      <w:r w:rsidRPr="0081371A">
        <w:rPr>
          <w:rFonts w:ascii="Times New Roman" w:eastAsia="Times New Roman" w:hAnsi="Times New Roman" w:cs="Times New Roman"/>
          <w:sz w:val="20"/>
          <w:szCs w:val="20"/>
        </w:rPr>
        <w:t>0</w:t>
      </w:r>
      <w:r w:rsidRPr="0081371A">
        <w:rPr>
          <w:rFonts w:ascii="Times New Roman" w:eastAsia="Times New Roman" w:hAnsi="Times New Roman" w:cs="Times New Roman"/>
          <w:w w:val="124"/>
          <w:sz w:val="20"/>
          <w:szCs w:val="20"/>
        </w:rPr>
        <w:t>+</w:t>
      </w:r>
      <w:r w:rsidRPr="0081371A">
        <w:rPr>
          <w:rFonts w:ascii="Times New Roman" w:eastAsia="Times New Roman" w:hAnsi="Times New Roman" w:cs="Times New Roman"/>
          <w:w w:val="124"/>
          <w:sz w:val="20"/>
          <w:szCs w:val="20"/>
          <w:lang w:val="en-US"/>
        </w:rPr>
        <w:t>X</w:t>
      </w:r>
      <w:r w:rsidRPr="0081371A">
        <w:rPr>
          <w:rFonts w:ascii="Times New Roman" w:eastAsia="Times New Roman" w:hAnsi="Times New Roman" w:cs="Times New Roman"/>
          <w:w w:val="124"/>
          <w:position w:val="-3"/>
          <w:sz w:val="14"/>
          <w:szCs w:val="14"/>
          <w:lang w:val="en-US"/>
        </w:rPr>
        <w:t>P</w:t>
      </w:r>
      <w:r w:rsidRPr="0081371A">
        <w:rPr>
          <w:rFonts w:ascii="Times New Roman" w:eastAsia="Times New Roman" w:hAnsi="Times New Roman" w:cs="Times New Roman"/>
          <w:sz w:val="20"/>
          <w:szCs w:val="20"/>
          <w:lang w:val="en-US"/>
        </w:rPr>
        <w:t>i</w:t>
      </w:r>
      <w:r w:rsidRPr="0081371A">
        <w:rPr>
          <w:rFonts w:ascii="Times New Roman" w:eastAsia="Times New Roman" w:hAnsi="Times New Roman" w:cs="Times New Roman"/>
          <w:w w:val="137"/>
          <w:sz w:val="20"/>
          <w:szCs w:val="20"/>
        </w:rPr>
        <w:t>+</w:t>
      </w:r>
    </w:p>
    <w:p w:rsidR="0081371A" w:rsidRPr="00322538" w:rsidRDefault="0081371A" w:rsidP="002E28AC">
      <w:pPr>
        <w:spacing w:before="83" w:after="0" w:line="240" w:lineRule="auto"/>
        <w:jc w:val="both"/>
        <w:rPr>
          <w:rFonts w:ascii="Times New Roman" w:eastAsia="Times New Roman" w:hAnsi="Times New Roman" w:cs="Times New Roman"/>
          <w:sz w:val="20"/>
          <w:szCs w:val="20"/>
        </w:rPr>
      </w:pPr>
      <w:r w:rsidRPr="00FB75DD">
        <w:rPr>
          <w:rFonts w:ascii="Times New Roman" w:eastAsia="Times New Roman" w:hAnsi="Times New Roman" w:cs="Times New Roman"/>
          <w:b/>
          <w:sz w:val="20"/>
          <w:szCs w:val="20"/>
        </w:rPr>
        <w:lastRenderedPageBreak/>
        <w:t>Βήμα9:</w:t>
      </w:r>
      <w:r w:rsidRPr="0081371A">
        <w:rPr>
          <w:rFonts w:ascii="Times New Roman" w:eastAsia="Times New Roman" w:hAnsi="Times New Roman" w:cs="Times New Roman"/>
          <w:w w:val="114"/>
          <w:sz w:val="20"/>
          <w:szCs w:val="20"/>
        </w:rPr>
        <w:t>Περιστροφή</w:t>
      </w:r>
      <w:r w:rsidRPr="0081371A">
        <w:rPr>
          <w:rFonts w:ascii="Times New Roman" w:eastAsia="Times New Roman" w:hAnsi="Times New Roman" w:cs="Times New Roman"/>
          <w:w w:val="114"/>
          <w:sz w:val="20"/>
          <w:szCs w:val="20"/>
          <w:lang w:val="en-US"/>
        </w:rPr>
        <w:t>Q</w:t>
      </w:r>
      <w:r w:rsidRPr="0081371A">
        <w:rPr>
          <w:rFonts w:ascii="Times New Roman" w:eastAsia="Times New Roman" w:hAnsi="Times New Roman" w:cs="Times New Roman"/>
          <w:w w:val="114"/>
          <w:position w:val="-3"/>
          <w:sz w:val="14"/>
          <w:szCs w:val="14"/>
          <w:lang w:val="en-US"/>
        </w:rPr>
        <w:t>P</w:t>
      </w:r>
      <w:r w:rsidRPr="0081371A">
        <w:rPr>
          <w:rFonts w:ascii="Times New Roman" w:eastAsia="Times New Roman" w:hAnsi="Times New Roman" w:cs="Times New Roman"/>
          <w:sz w:val="20"/>
          <w:szCs w:val="20"/>
        </w:rPr>
        <w:t xml:space="preserve">γύρω από </w:t>
      </w:r>
      <w:r w:rsidRPr="0081371A">
        <w:rPr>
          <w:rFonts w:ascii="Times New Roman" w:eastAsia="Times New Roman" w:hAnsi="Times New Roman" w:cs="Times New Roman"/>
          <w:spacing w:val="-123"/>
          <w:sz w:val="20"/>
          <w:szCs w:val="20"/>
          <w:lang w:val="en-US"/>
        </w:rPr>
        <w:t>R</w:t>
      </w:r>
      <w:r w:rsidRPr="0081371A">
        <w:rPr>
          <w:rFonts w:ascii="Times New Roman" w:eastAsia="Times New Roman" w:hAnsi="Times New Roman" w:cs="Times New Roman"/>
          <w:position w:val="5"/>
          <w:sz w:val="20"/>
          <w:szCs w:val="20"/>
        </w:rPr>
        <w:t>~</w:t>
      </w:r>
      <w:r w:rsidRPr="0081371A">
        <w:rPr>
          <w:rFonts w:ascii="Times New Roman" w:eastAsia="Times New Roman" w:hAnsi="Times New Roman" w:cs="Times New Roman"/>
          <w:sz w:val="20"/>
          <w:szCs w:val="20"/>
        </w:rPr>
        <w:t>-άξονα</w:t>
      </w:r>
      <w:r w:rsidRPr="0081371A">
        <w:rPr>
          <w:rFonts w:ascii="Times New Roman" w:eastAsia="Times New Roman" w:hAnsi="Times New Roman" w:cs="Times New Roman"/>
          <w:spacing w:val="-5"/>
          <w:sz w:val="20"/>
          <w:szCs w:val="20"/>
        </w:rPr>
        <w:t>για γωνία</w:t>
      </w:r>
      <w:r w:rsidRPr="0081371A">
        <w:rPr>
          <w:rFonts w:ascii="Times New Roman" w:eastAsia="Times New Roman" w:hAnsi="Times New Roman" w:cs="Times New Roman"/>
          <w:sz w:val="20"/>
          <w:szCs w:val="20"/>
        </w:rPr>
        <w:t>ϑ:</w:t>
      </w:r>
    </w:p>
    <w:p w:rsidR="0081371A" w:rsidRPr="0081371A" w:rsidRDefault="0081371A" w:rsidP="002E28AC">
      <w:pPr>
        <w:spacing w:after="0" w:line="240" w:lineRule="auto"/>
        <w:ind w:left="3663" w:right="3190"/>
        <w:jc w:val="both"/>
        <w:rPr>
          <w:rFonts w:ascii="Times New Roman" w:eastAsia="Times New Roman" w:hAnsi="Times New Roman" w:cs="Times New Roman"/>
          <w:sz w:val="14"/>
          <w:szCs w:val="14"/>
        </w:rPr>
      </w:pPr>
      <w:r w:rsidRPr="0081371A">
        <w:rPr>
          <w:rFonts w:ascii="Times New Roman" w:eastAsia="Times New Roman" w:hAnsi="Times New Roman" w:cs="Times New Roman"/>
          <w:w w:val="116"/>
          <w:sz w:val="20"/>
          <w:szCs w:val="20"/>
          <w:lang w:val="en-US"/>
        </w:rPr>
        <w:t>Q</w:t>
      </w:r>
      <w:r w:rsidRPr="0081371A">
        <w:rPr>
          <w:rFonts w:ascii="Times New Roman" w:eastAsia="Times New Roman" w:hAnsi="Times New Roman" w:cs="Times New Roman"/>
          <w:w w:val="116"/>
          <w:position w:val="-3"/>
          <w:sz w:val="14"/>
          <w:szCs w:val="14"/>
          <w:lang w:val="en-US"/>
        </w:rPr>
        <w:t>PR</w:t>
      </w:r>
      <w:r w:rsidRPr="0081371A">
        <w:rPr>
          <w:rFonts w:ascii="Times New Roman" w:eastAsia="Times New Roman" w:hAnsi="Times New Roman" w:cs="Times New Roman"/>
          <w:w w:val="116"/>
          <w:sz w:val="20"/>
          <w:szCs w:val="20"/>
        </w:rPr>
        <w:t>=</w:t>
      </w:r>
      <w:r w:rsidRPr="0081371A">
        <w:rPr>
          <w:rFonts w:ascii="Times New Roman" w:eastAsia="Times New Roman" w:hAnsi="Times New Roman" w:cs="Times New Roman"/>
          <w:sz w:val="20"/>
          <w:szCs w:val="20"/>
          <w:lang w:val="en-US"/>
        </w:rPr>
        <w:t>Q</w:t>
      </w:r>
      <w:r w:rsidRPr="0081371A">
        <w:rPr>
          <w:rFonts w:ascii="Segoe UI Symbol" w:eastAsia="Segoe UI Symbol" w:hAnsi="Segoe UI Symbol" w:cs="Segoe UI Symbol"/>
          <w:w w:val="87"/>
          <w:sz w:val="20"/>
          <w:szCs w:val="20"/>
        </w:rPr>
        <w:t>∗</w:t>
      </w:r>
      <w:r w:rsidRPr="0081371A">
        <w:rPr>
          <w:rFonts w:ascii="Times New Roman" w:eastAsia="Times New Roman" w:hAnsi="Times New Roman" w:cs="Times New Roman"/>
          <w:w w:val="116"/>
          <w:sz w:val="20"/>
          <w:szCs w:val="20"/>
          <w:lang w:val="en-US"/>
        </w:rPr>
        <w:t>Q</w:t>
      </w:r>
      <w:r w:rsidRPr="0081371A">
        <w:rPr>
          <w:rFonts w:ascii="Times New Roman" w:eastAsia="Times New Roman" w:hAnsi="Times New Roman" w:cs="Times New Roman"/>
          <w:w w:val="116"/>
          <w:position w:val="-3"/>
          <w:sz w:val="14"/>
          <w:szCs w:val="14"/>
          <w:lang w:val="en-US"/>
        </w:rPr>
        <w:t>P</w:t>
      </w:r>
      <w:r w:rsidRPr="0081371A">
        <w:rPr>
          <w:rFonts w:ascii="Segoe UI Symbol" w:eastAsia="Segoe UI Symbol" w:hAnsi="Segoe UI Symbol" w:cs="Segoe UI Symbol"/>
          <w:w w:val="87"/>
          <w:sz w:val="20"/>
          <w:szCs w:val="20"/>
        </w:rPr>
        <w:t>∗</w:t>
      </w:r>
      <w:r w:rsidRPr="0081371A">
        <w:rPr>
          <w:rFonts w:ascii="Times New Roman" w:eastAsia="Times New Roman" w:hAnsi="Times New Roman" w:cs="Times New Roman"/>
          <w:w w:val="109"/>
          <w:sz w:val="20"/>
          <w:szCs w:val="20"/>
          <w:lang w:val="en-US"/>
        </w:rPr>
        <w:t>Q</w:t>
      </w:r>
      <w:r w:rsidRPr="0081371A">
        <w:rPr>
          <w:rFonts w:ascii="Segoe UI Symbol" w:eastAsia="Segoe UI Symbol" w:hAnsi="Segoe UI Symbol" w:cs="Segoe UI Symbol"/>
          <w:w w:val="130"/>
          <w:position w:val="8"/>
          <w:sz w:val="14"/>
          <w:szCs w:val="14"/>
        </w:rPr>
        <w:t>−</w:t>
      </w:r>
      <w:r w:rsidRPr="0081371A">
        <w:rPr>
          <w:rFonts w:ascii="Times New Roman" w:eastAsia="Times New Roman" w:hAnsi="Times New Roman" w:cs="Times New Roman"/>
          <w:w w:val="113"/>
          <w:position w:val="8"/>
          <w:sz w:val="14"/>
          <w:szCs w:val="14"/>
        </w:rPr>
        <w:t>1</w:t>
      </w:r>
    </w:p>
    <w:p w:rsidR="0081371A" w:rsidRPr="0081371A" w:rsidRDefault="0081371A" w:rsidP="002E28AC">
      <w:pPr>
        <w:spacing w:before="2" w:after="0" w:line="120" w:lineRule="exact"/>
        <w:jc w:val="both"/>
        <w:rPr>
          <w:rFonts w:ascii="Times New Roman" w:eastAsia="Times New Roman" w:hAnsi="Times New Roman" w:cs="Times New Roman"/>
          <w:sz w:val="13"/>
          <w:szCs w:val="13"/>
        </w:rPr>
      </w:pPr>
    </w:p>
    <w:p w:rsidR="0081371A" w:rsidRPr="009151EA" w:rsidRDefault="00071CF4" w:rsidP="002E28AC">
      <w:pPr>
        <w:spacing w:after="0" w:line="240" w:lineRule="exact"/>
        <w:ind w:left="1454"/>
        <w:jc w:val="both"/>
        <w:rPr>
          <w:rFonts w:ascii="Segoe UI Symbol" w:eastAsia="Segoe UI Symbol" w:hAnsi="Segoe UI Symbol" w:cs="Segoe UI Symbol"/>
          <w:spacing w:val="-5"/>
          <w:position w:val="4"/>
          <w:sz w:val="10"/>
          <w:szCs w:val="10"/>
          <w:u w:val="single" w:color="000000"/>
        </w:rPr>
      </w:pPr>
      <w:r w:rsidRPr="00071CF4">
        <w:rPr>
          <w:rFonts w:ascii="Times New Roman" w:eastAsia="Times New Roman" w:hAnsi="Times New Roman" w:cs="Times New Roman"/>
          <w:noProof/>
          <w:sz w:val="20"/>
          <w:szCs w:val="20"/>
          <w:lang w:val="en-US"/>
        </w:rPr>
        <w:pict>
          <v:shape id="Text Box 25" o:spid="_x0000_s1029" type="#_x0000_t202" style="position:absolute;left:0;text-align:left;margin-left:195.35pt;margin-top:7.3pt;width:41.8pt;height:9.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" filled="f" stroked="f">
            <v:textbox inset="0,0,0,0">
              <w:txbxContent>
                <w:p w:rsidR="00AD2261" w:rsidRDefault="00AD2261" w:rsidP="0081371A">
                  <w:pPr>
                    <w:spacing w:line="160" w:lineRule="exact"/>
                    <w:ind w:right="-47"/>
                    <w:rPr>
                      <w:sz w:val="14"/>
                      <w:szCs w:val="14"/>
                    </w:rPr>
                  </w:pPr>
                  <w:r>
                    <w:rPr>
                      <w:rFonts w:ascii="Segoe UI Symbol" w:eastAsia="Segoe UI Symbol" w:hAnsi="Segoe UI Symbol" w:cs="Segoe UI Symbol"/>
                      <w:w w:val="122"/>
                      <w:position w:val="4"/>
                      <w:sz w:val="14"/>
                      <w:szCs w:val="14"/>
                    </w:rPr>
                    <w:t>−</w:t>
                  </w:r>
                  <w:r>
                    <w:rPr>
                      <w:w w:val="122"/>
                      <w:position w:val="4"/>
                      <w:sz w:val="14"/>
                      <w:szCs w:val="14"/>
                    </w:rPr>
                    <w:t xml:space="preserve">1      </w:t>
                  </w:r>
                  <w:r>
                    <w:rPr>
                      <w:sz w:val="14"/>
                      <w:szCs w:val="14"/>
                    </w:rPr>
                    <w:t xml:space="preserve">Q  </w:t>
                  </w:r>
                  <w:r>
                    <w:rPr>
                      <w:w w:val="124"/>
                      <w:sz w:val="14"/>
                      <w:szCs w:val="14"/>
                    </w:rPr>
                    <w:t>Q</w:t>
                  </w:r>
                </w:p>
              </w:txbxContent>
            </v:textbox>
            <w10:wrap anchorx="page"/>
          </v:shape>
        </w:pict>
      </w:r>
      <w:r w:rsidR="0081371A" w:rsidRPr="0081371A">
        <w:rPr>
          <w:rFonts w:ascii="Times New Roman" w:eastAsia="Times New Roman" w:hAnsi="Times New Roman" w:cs="Times New Roman"/>
          <w:w w:val="104"/>
          <w:position w:val="-2"/>
          <w:sz w:val="20"/>
          <w:szCs w:val="20"/>
        </w:rPr>
        <w:t>όπου</w:t>
      </w:r>
      <w:r w:rsidR="0081371A" w:rsidRPr="0081371A">
        <w:rPr>
          <w:rFonts w:ascii="Times New Roman" w:eastAsia="Times New Roman" w:hAnsi="Times New Roman" w:cs="Times New Roman"/>
          <w:w w:val="109"/>
          <w:position w:val="-2"/>
          <w:sz w:val="20"/>
          <w:szCs w:val="20"/>
          <w:lang w:val="en-US"/>
        </w:rPr>
        <w:t>Q</w:t>
      </w:r>
      <w:r w:rsidR="0081371A" w:rsidRPr="0081371A">
        <w:rPr>
          <w:rFonts w:ascii="Times New Roman" w:eastAsia="Times New Roman" w:hAnsi="Times New Roman" w:cs="Times New Roman"/>
          <w:w w:val="137"/>
          <w:position w:val="-2"/>
          <w:sz w:val="20"/>
          <w:szCs w:val="20"/>
        </w:rPr>
        <w:t>=</w:t>
      </w:r>
      <w:r w:rsidR="0081371A" w:rsidRPr="0081371A">
        <w:rPr>
          <w:rFonts w:ascii="Times New Roman" w:eastAsia="Times New Roman" w:hAnsi="Times New Roman" w:cs="Times New Roman"/>
          <w:w w:val="124"/>
          <w:position w:val="6"/>
          <w:sz w:val="14"/>
          <w:szCs w:val="14"/>
          <w:u w:val="single" w:color="000000"/>
          <w:lang w:val="en-US"/>
        </w:rPr>
        <w:t>Q</w:t>
      </w:r>
      <w:r w:rsidR="0081371A" w:rsidRPr="0081371A">
        <w:rPr>
          <w:rFonts w:ascii="Segoe UI Symbol" w:eastAsia="Segoe UI Symbol" w:hAnsi="Segoe UI Symbol" w:cs="Segoe UI Symbol"/>
          <w:w w:val="129"/>
          <w:position w:val="4"/>
          <w:sz w:val="10"/>
          <w:szCs w:val="10"/>
          <w:u w:val="single" w:color="000000"/>
        </w:rPr>
        <w:t>∗</w:t>
      </w:r>
    </w:p>
    <w:p w:rsidR="000B0788" w:rsidRPr="009151EA" w:rsidRDefault="000B0788" w:rsidP="002E28AC">
      <w:pPr>
        <w:spacing w:after="0" w:line="240" w:lineRule="exact"/>
        <w:ind w:left="1454"/>
        <w:jc w:val="both"/>
        <w:rPr>
          <w:rFonts w:ascii="Segoe UI Symbol" w:eastAsia="Segoe UI Symbol" w:hAnsi="Segoe UI Symbol" w:cs="Segoe UI Symbol"/>
          <w:spacing w:val="-5"/>
          <w:position w:val="4"/>
          <w:sz w:val="10"/>
          <w:szCs w:val="10"/>
          <w:u w:val="single" w:color="000000"/>
        </w:rPr>
      </w:pPr>
    </w:p>
    <w:p w:rsidR="00322538" w:rsidRPr="004D7A73" w:rsidRDefault="00322538" w:rsidP="00BC0852">
      <w:pPr>
        <w:spacing w:after="0" w:line="240" w:lineRule="exact"/>
        <w:jc w:val="both"/>
        <w:rPr>
          <w:rFonts w:ascii="Segoe UI Symbol" w:eastAsia="Segoe UI Symbol" w:hAnsi="Segoe UI Symbol" w:cs="Segoe UI Symbol"/>
          <w:spacing w:val="-5"/>
          <w:position w:val="4"/>
          <w:sz w:val="10"/>
          <w:szCs w:val="10"/>
          <w:u w:val="single" w:color="000000"/>
        </w:rPr>
      </w:pPr>
    </w:p>
    <w:p w:rsidR="00322538" w:rsidRPr="004D7A73" w:rsidRDefault="00322538" w:rsidP="00BC0852">
      <w:pPr>
        <w:spacing w:after="0" w:line="240" w:lineRule="exact"/>
        <w:jc w:val="both"/>
        <w:rPr>
          <w:rFonts w:ascii="Segoe UI Symbol" w:eastAsia="Segoe UI Symbol" w:hAnsi="Segoe UI Symbol" w:cs="Segoe UI Symbol"/>
          <w:spacing w:val="-5"/>
          <w:position w:val="4"/>
          <w:sz w:val="10"/>
          <w:szCs w:val="10"/>
          <w:u w:val="single" w:color="000000"/>
        </w:rPr>
      </w:pPr>
    </w:p>
    <w:p w:rsidR="00322538" w:rsidRPr="00322538" w:rsidRDefault="00322538" w:rsidP="00BC0852">
      <w:pPr>
        <w:spacing w:before="87" w:after="0" w:line="240" w:lineRule="auto"/>
        <w:ind w:right="6786"/>
        <w:jc w:val="both"/>
        <w:rPr>
          <w:rFonts w:ascii="Times New Roman" w:eastAsia="Times New Roman" w:hAnsi="Times New Roman" w:cs="Times New Roman"/>
          <w:sz w:val="20"/>
          <w:szCs w:val="20"/>
        </w:rPr>
      </w:pPr>
      <w:r w:rsidRPr="00322538">
        <w:rPr>
          <w:rFonts w:ascii="Times New Roman" w:eastAsia="Times New Roman" w:hAnsi="Times New Roman" w:cs="Times New Roman"/>
          <w:w w:val="126"/>
          <w:sz w:val="20"/>
          <w:szCs w:val="20"/>
          <w:u w:val="single" w:color="000000"/>
        </w:rPr>
        <w:t>Προσοχή</w:t>
      </w:r>
      <w:r w:rsidRPr="00322538">
        <w:rPr>
          <w:rFonts w:ascii="Times New Roman" w:eastAsia="Times New Roman" w:hAnsi="Times New Roman" w:cs="Times New Roman"/>
          <w:w w:val="114"/>
          <w:sz w:val="20"/>
          <w:szCs w:val="20"/>
        </w:rPr>
        <w:t>:</w:t>
      </w:r>
    </w:p>
    <w:p w:rsidR="00322538" w:rsidRPr="00322538" w:rsidRDefault="00322538" w:rsidP="00BC0852">
      <w:pPr>
        <w:spacing w:before="4" w:after="0" w:line="240" w:lineRule="exact"/>
        <w:ind w:right="931"/>
        <w:jc w:val="both"/>
        <w:rPr>
          <w:rFonts w:ascii="Times New Roman" w:eastAsia="Times New Roman" w:hAnsi="Times New Roman" w:cs="Times New Roman"/>
          <w:sz w:val="20"/>
          <w:szCs w:val="20"/>
        </w:rPr>
      </w:pPr>
      <w:r w:rsidRPr="00322538">
        <w:rPr>
          <w:rFonts w:ascii="Times New Roman" w:eastAsia="Times New Roman" w:hAnsi="Times New Roman" w:cs="Times New Roman"/>
          <w:sz w:val="20"/>
          <w:szCs w:val="20"/>
        </w:rPr>
        <w:t>Ο παραπάνω αλγόριθμος δε λαμβάνει υπόψη αν ο χρήστης κοιτάει ευθεία το Κινεκτ ή αν έχει γυρισμένη την πλάτη του</w:t>
      </w:r>
      <w:r w:rsidRPr="00322538">
        <w:rPr>
          <w:rFonts w:ascii="Times New Roman" w:eastAsia="Times New Roman" w:hAnsi="Times New Roman" w:cs="Times New Roman"/>
          <w:w w:val="112"/>
          <w:sz w:val="20"/>
          <w:szCs w:val="20"/>
        </w:rPr>
        <w:t xml:space="preserve">. </w:t>
      </w:r>
      <w:r w:rsidRPr="00322538">
        <w:rPr>
          <w:rFonts w:ascii="Times New Roman" w:eastAsia="Times New Roman" w:hAnsi="Times New Roman" w:cs="Times New Roman"/>
          <w:sz w:val="20"/>
          <w:szCs w:val="20"/>
        </w:rPr>
        <w:t>Αν υπάρχει ενδιαφέρον για προσανατολισμό</w:t>
      </w:r>
      <w:r w:rsidRPr="00322538">
        <w:rPr>
          <w:rFonts w:ascii="Times New Roman" w:eastAsia="Times New Roman" w:hAnsi="Times New Roman" w:cs="Times New Roman"/>
          <w:w w:val="109"/>
          <w:sz w:val="20"/>
          <w:szCs w:val="20"/>
        </w:rPr>
        <w:t xml:space="preserve">σε </w:t>
      </w:r>
      <w:r w:rsidRPr="00322538">
        <w:rPr>
          <w:rFonts w:ascii="Times New Roman" w:eastAsia="Times New Roman" w:hAnsi="Times New Roman" w:cs="Times New Roman"/>
          <w:w w:val="99"/>
          <w:sz w:val="20"/>
          <w:szCs w:val="20"/>
        </w:rPr>
        <w:t>360</w:t>
      </w:r>
      <w:r w:rsidRPr="00322538">
        <w:rPr>
          <w:rFonts w:ascii="Segoe UI Symbol" w:eastAsia="Segoe UI Symbol" w:hAnsi="Segoe UI Symbol" w:cs="Segoe UI Symbol"/>
          <w:w w:val="67"/>
          <w:position w:val="7"/>
          <w:sz w:val="14"/>
          <w:szCs w:val="14"/>
        </w:rPr>
        <w:t xml:space="preserve">◦ </w:t>
      </w:r>
      <w:r w:rsidRPr="00322538">
        <w:rPr>
          <w:rFonts w:ascii="Times New Roman" w:eastAsia="Times New Roman" w:hAnsi="Times New Roman" w:cs="Times New Roman"/>
          <w:w w:val="109"/>
          <w:sz w:val="20"/>
          <w:szCs w:val="20"/>
        </w:rPr>
        <w:t>προτείνουμε την παρακάτω τροποποίηση του αλγορίθμου</w:t>
      </w:r>
      <w:r w:rsidRPr="00322538">
        <w:rPr>
          <w:rFonts w:ascii="Times New Roman" w:eastAsia="Times New Roman" w:hAnsi="Times New Roman" w:cs="Times New Roman"/>
          <w:w w:val="105"/>
          <w:sz w:val="20"/>
          <w:szCs w:val="20"/>
        </w:rPr>
        <w:t>:</w:t>
      </w:r>
    </w:p>
    <w:p w:rsidR="00322538" w:rsidRDefault="00322538" w:rsidP="00BC0852">
      <w:pPr>
        <w:spacing w:after="0" w:line="240" w:lineRule="exact"/>
        <w:ind w:right="931"/>
        <w:jc w:val="both"/>
        <w:rPr>
          <w:rFonts w:ascii="Times New Roman" w:eastAsia="Times New Roman" w:hAnsi="Times New Roman" w:cs="Times New Roman"/>
          <w:w w:val="107"/>
          <w:sz w:val="20"/>
          <w:szCs w:val="20"/>
        </w:rPr>
      </w:pPr>
      <w:r w:rsidRPr="00322538">
        <w:rPr>
          <w:rFonts w:ascii="Times New Roman" w:eastAsia="Times New Roman" w:hAnsi="Times New Roman" w:cs="Times New Roman"/>
          <w:sz w:val="20"/>
          <w:szCs w:val="20"/>
        </w:rPr>
        <w:t xml:space="preserve">Τρεις περιπτώσεις πρέπει να εξεταστούν(η διαφορά του </w:t>
      </w:r>
      <w:r w:rsidRPr="00322538">
        <w:rPr>
          <w:rFonts w:ascii="Times New Roman" w:eastAsia="Times New Roman" w:hAnsi="Times New Roman" w:cs="Times New Roman"/>
          <w:sz w:val="20"/>
          <w:szCs w:val="20"/>
          <w:lang w:val="en-US"/>
        </w:rPr>
        <w:t>joi</w:t>
      </w:r>
      <w:r w:rsidRPr="00322538">
        <w:rPr>
          <w:rFonts w:ascii="Times New Roman" w:eastAsia="Times New Roman" w:hAnsi="Times New Roman" w:cs="Times New Roman"/>
          <w:spacing w:val="-5"/>
          <w:sz w:val="20"/>
          <w:szCs w:val="20"/>
          <w:lang w:val="en-US"/>
        </w:rPr>
        <w:t>n</w:t>
      </w:r>
      <w:r w:rsidRPr="00322538">
        <w:rPr>
          <w:rFonts w:ascii="Times New Roman" w:eastAsia="Times New Roman" w:hAnsi="Times New Roman" w:cs="Times New Roman"/>
          <w:sz w:val="20"/>
          <w:szCs w:val="20"/>
          <w:lang w:val="en-US"/>
        </w:rPr>
        <w:t>ts</w:t>
      </w:r>
      <w:r w:rsidRPr="00322538">
        <w:rPr>
          <w:rFonts w:ascii="Times New Roman" w:eastAsia="Times New Roman" w:hAnsi="Times New Roman" w:cs="Times New Roman"/>
          <w:sz w:val="20"/>
          <w:szCs w:val="20"/>
        </w:rPr>
        <w:t xml:space="preserve"> του ποδιού υπολογίζεται επαυξημένη με</w:t>
      </w:r>
      <w:r w:rsidRPr="00322538">
        <w:rPr>
          <w:rFonts w:ascii="Times New Roman" w:eastAsia="Times New Roman" w:hAnsi="Times New Roman" w:cs="Times New Roman"/>
          <w:w w:val="99"/>
          <w:sz w:val="20"/>
          <w:szCs w:val="20"/>
        </w:rPr>
        <w:t>180</w:t>
      </w:r>
      <w:r w:rsidRPr="00322538">
        <w:rPr>
          <w:rFonts w:ascii="Segoe UI Symbol" w:eastAsia="Segoe UI Symbol" w:hAnsi="Segoe UI Symbol" w:cs="Segoe UI Symbol"/>
          <w:w w:val="67"/>
          <w:position w:val="7"/>
          <w:sz w:val="14"/>
          <w:szCs w:val="14"/>
        </w:rPr>
        <w:t>◦</w:t>
      </w:r>
      <w:r w:rsidRPr="00322538">
        <w:rPr>
          <w:rFonts w:ascii="Times New Roman" w:eastAsia="Times New Roman" w:hAnsi="Times New Roman" w:cs="Times New Roman"/>
          <w:sz w:val="20"/>
          <w:szCs w:val="20"/>
        </w:rPr>
        <w:t>και έπειτα ακολουθείται η παραπάνω διαδικασία</w:t>
      </w:r>
      <w:r w:rsidRPr="00322538">
        <w:rPr>
          <w:rFonts w:ascii="Times New Roman" w:eastAsia="Times New Roman" w:hAnsi="Times New Roman" w:cs="Times New Roman"/>
          <w:w w:val="107"/>
          <w:sz w:val="20"/>
          <w:szCs w:val="20"/>
        </w:rPr>
        <w:t>)</w:t>
      </w:r>
    </w:p>
    <w:p w:rsidR="00BC0852" w:rsidRPr="00322538" w:rsidRDefault="00BC0852" w:rsidP="00BC0852">
      <w:pPr>
        <w:spacing w:after="0" w:line="240" w:lineRule="exact"/>
        <w:ind w:right="931"/>
        <w:jc w:val="both"/>
        <w:rPr>
          <w:rFonts w:ascii="Times New Roman" w:eastAsia="Times New Roman" w:hAnsi="Times New Roman" w:cs="Times New Roman"/>
          <w:sz w:val="20"/>
          <w:szCs w:val="20"/>
        </w:rPr>
      </w:pPr>
    </w:p>
    <w:p w:rsidR="0081371A" w:rsidRPr="00CB437A" w:rsidRDefault="0081371A" w:rsidP="00322538">
      <w:pPr>
        <w:spacing w:before="74" w:after="0" w:line="240" w:lineRule="auto"/>
        <w:rPr>
          <w:rFonts w:ascii="Times New Roman" w:eastAsia="Times New Roman" w:hAnsi="Times New Roman" w:cs="Times New Roman"/>
          <w:sz w:val="16"/>
          <w:szCs w:val="16"/>
        </w:rPr>
        <w:sectPr w:rsidR="0081371A" w:rsidRPr="00CB437A" w:rsidSect="00CC3D33">
          <w:type w:val="continuous"/>
          <w:pgSz w:w="12240" w:h="15840"/>
          <w:pgMar w:top="1440" w:right="1718" w:bottom="1440" w:left="1718" w:header="720" w:footer="720" w:gutter="0"/>
          <w:cols w:space="720"/>
        </w:sectPr>
      </w:pPr>
    </w:p>
    <w:p w:rsidR="00BC3300" w:rsidRPr="00CB437A" w:rsidRDefault="00BC3300" w:rsidP="00B0602F"/>
    <w:p w:rsidR="00BC3300" w:rsidRPr="00BC3300" w:rsidRDefault="008A0028" w:rsidP="002E28AC">
      <w:pPr>
        <w:pStyle w:val="Heading3"/>
        <w:jc w:val="both"/>
      </w:pPr>
      <w:r w:rsidRPr="00BC7336">
        <w:tab/>
      </w:r>
      <w:bookmarkStart w:id="833" w:name="_Toc462922476"/>
      <w:r>
        <w:t>Υπολογισμός των αποστάσεων (</w:t>
      </w:r>
      <w:r>
        <w:rPr>
          <w:lang w:val="en-US"/>
        </w:rPr>
        <w:t>features</w:t>
      </w:r>
      <w:r w:rsidRPr="008A0028">
        <w:t xml:space="preserve">) </w:t>
      </w:r>
      <w:r>
        <w:t xml:space="preserve">από τα </w:t>
      </w:r>
      <w:r>
        <w:rPr>
          <w:lang w:val="en-US"/>
        </w:rPr>
        <w:t>Joints</w:t>
      </w:r>
      <w:bookmarkEnd w:id="833"/>
    </w:p>
    <w:p w:rsidR="00B0602F" w:rsidRDefault="00946313" w:rsidP="002E28AC">
      <w:pPr>
        <w:ind w:firstLine="720"/>
        <w:jc w:val="both"/>
      </w:pPr>
      <w:r>
        <w:t>Εργαζόμενοι βάσει της βιβλιογραφία</w:t>
      </w:r>
      <w:r w:rsidR="005030E2">
        <w:t>ς</w:t>
      </w:r>
      <w:ins w:id="834" w:author="Koft" w:date="2016-10-26T19:08:00Z">
        <w:r w:rsidR="00071CF4" w:rsidRPr="00071CF4">
          <w:rPr>
            <w:rPrChange w:id="835" w:author="Koft" w:date="2016-10-26T19:08:00Z">
              <w:rPr>
                <w:color w:val="0000FF" w:themeColor="hyperlink"/>
                <w:u w:val="single"/>
                <w:lang w:val="en-US"/>
              </w:rPr>
            </w:rPrChange>
          </w:rPr>
          <w:t xml:space="preserve"> </w:t>
        </w:r>
      </w:ins>
      <w:r w:rsidR="00071CF4">
        <w:fldChar w:fldCharType="begin" w:fldLock="1"/>
      </w:r>
      <w:r w:rsidR="00DD07AF">
        <w:instrText>ADDIN CSL_CITATION { "citationItems" : [ { "id" : "ITEM-1", "itemData" : { "DOI" : "10.1145/2480362.2480369", "ISBN" : "9781450316569", "author" : [ { "dropping-particle" : "", "family" : "Araujo", "given" : "Ricardo M.", "non-dropping-particle" : "", "parse-names" : false, "suffix" : "" }, { "dropping-particle" : "", "family" : "Gra\u00f1a", "given" : "Gustavo", "non-dropping-particle" : "", "parse-names" : false, "suffix" : "" }, { "dropping-particle" : "", "family" : "Andersson", "given" : "Virginia", "non-dropping-particle" : "", "parse-names" : false, "suffix" : "" } ], "container-title" : "Proceedings of the 28th Annual ACM Symposium on Applied Computing - SAC '13", "id" : "ITEM-1", "issued" : { "date-parts" : [ [ "2013" ] ] }, "page" : "21", "title" : "Towards skeleton biometric identification using the microsoft kinect sensor", "type" : "article-journal" }, "uris" : [ "http://www.mendeley.com/documents/?uuid=15208539-26d9-442e-b96c-753023b88271" ] } ], "mendeley" : { "formattedCitation" : "(R. M. Araujo et al., 2013)", "plainTextFormattedCitation" : "(R. M. Araujo et al., 2013)", "previouslyFormattedCitation" : "(R. M. Araujo et al., 2013)" }, "properties" : { "noteIndex" : 0 }, "schema" : "https://github.com/citation-style-language/schema/raw/master/csl-citation.json" }</w:instrText>
      </w:r>
      <w:r w:rsidR="00071CF4">
        <w:fldChar w:fldCharType="separate"/>
      </w:r>
      <w:r w:rsidR="009B293D" w:rsidRPr="009B293D">
        <w:rPr>
          <w:noProof/>
        </w:rPr>
        <w:t>(R. M. Araujo et al., 2013)</w:t>
      </w:r>
      <w:r w:rsidR="00071CF4">
        <w:fldChar w:fldCharType="end"/>
      </w:r>
      <w:r>
        <w:t xml:space="preserve">, υπολογίσαμε τις </w:t>
      </w:r>
      <w:r w:rsidR="00906F52">
        <w:t>Ευκλείδειες</w:t>
      </w:r>
      <w:r>
        <w:t xml:space="preserve"> μετρικές αποστάσεις μεταξύ διαδοχικών </w:t>
      </w:r>
      <w:r>
        <w:rPr>
          <w:lang w:val="en-US"/>
        </w:rPr>
        <w:t>Joints</w:t>
      </w:r>
      <w:ins w:id="836" w:author="Koft" w:date="2016-10-26T19:08:00Z">
        <w:r w:rsidR="00071CF4" w:rsidRPr="00071CF4">
          <w:rPr>
            <w:rPrChange w:id="837" w:author="Koft" w:date="2016-10-26T19:08:00Z">
              <w:rPr>
                <w:color w:val="0000FF" w:themeColor="hyperlink"/>
                <w:u w:val="single"/>
                <w:lang w:val="en-US"/>
              </w:rPr>
            </w:rPrChange>
          </w:rPr>
          <w:t xml:space="preserve"> </w:t>
        </w:r>
      </w:ins>
      <w:r>
        <w:t>κάθε σκελετού, δημιουργώντας έτσι έναν πίνακα με 276 γραμμές</w:t>
      </w:r>
      <w:r w:rsidR="00797B03">
        <w:t xml:space="preserve"> (</w:t>
      </w:r>
      <w:r>
        <w:t xml:space="preserve">μια για κάθε </w:t>
      </w:r>
      <w:r>
        <w:rPr>
          <w:lang w:val="en-US"/>
        </w:rPr>
        <w:t>frame</w:t>
      </w:r>
      <w:r w:rsidR="00797B03">
        <w:t>)</w:t>
      </w:r>
      <w:r w:rsidRPr="00946313">
        <w:t xml:space="preserve">, </w:t>
      </w:r>
      <w:r>
        <w:t>και 20 στηλών, καθώς από τα 20</w:t>
      </w:r>
      <w:r>
        <w:rPr>
          <w:lang w:val="en-US"/>
        </w:rPr>
        <w:t>Joints</w:t>
      </w:r>
      <w:r>
        <w:t xml:space="preserve"> υπολογίστηκαν 19 αποστάσεις (</w:t>
      </w:r>
      <w:r>
        <w:rPr>
          <w:lang w:val="en-US"/>
        </w:rPr>
        <w:t>features</w:t>
      </w:r>
      <w:r w:rsidRPr="00946313">
        <w:t>)</w:t>
      </w:r>
      <w:r w:rsidR="00797B03">
        <w:t xml:space="preserve">. Στην </w:t>
      </w:r>
      <w:r w:rsidR="00071CF4">
        <w:fldChar w:fldCharType="begin"/>
      </w:r>
      <w:r w:rsidR="00CB2575">
        <w:instrText xml:space="preserve"> REF _Ref463108808 \h </w:instrText>
      </w:r>
      <w:r w:rsidR="00071CF4">
        <w:fldChar w:fldCharType="separate"/>
      </w:r>
      <w:r w:rsidR="00CB2575">
        <w:t xml:space="preserve">Εικόνα </w:t>
      </w:r>
      <w:r w:rsidR="00CB2575">
        <w:rPr>
          <w:noProof/>
        </w:rPr>
        <w:t>4</w:t>
      </w:r>
      <w:r w:rsidR="00071CF4">
        <w:fldChar w:fldCharType="end"/>
      </w:r>
      <w:r w:rsidR="00CB2575">
        <w:t xml:space="preserve"> φαίνονται τα αρχικά 20</w:t>
      </w:r>
      <w:r w:rsidR="00CB2575">
        <w:rPr>
          <w:lang w:val="en-US"/>
        </w:rPr>
        <w:t>joints</w:t>
      </w:r>
      <w:r w:rsidR="00CB2575">
        <w:t>καθώς και τα 19 υπολογισμένα ευθύγραμμα τμήματα (</w:t>
      </w:r>
      <w:r w:rsidR="00CB2575">
        <w:rPr>
          <w:lang w:val="en-US"/>
        </w:rPr>
        <w:t>features</w:t>
      </w:r>
      <w:r w:rsidR="00BF3235" w:rsidRPr="00BF3235">
        <w:t>)</w:t>
      </w:r>
      <w:r>
        <w:t>.</w:t>
      </w:r>
    </w:p>
    <w:p w:rsidR="0090489F" w:rsidRDefault="005C0A8D">
      <w:pPr>
        <w:ind w:firstLine="720"/>
      </w:pPr>
      <w:r>
        <w:rPr>
          <w:noProof/>
          <w:lang w:eastAsia="el-GR"/>
        </w:rPr>
        <w:drawing>
          <wp:inline distT="0" distB="0" distL="0" distR="0">
            <wp:extent cx="5061834" cy="2610141"/>
            <wp:effectExtent l="19050" t="0" r="5466" b="0"/>
            <wp:docPr id="24" name="Picture 23" descr="skeleton fear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 fearures.png"/>
                    <pic:cNvPicPr/>
                  </pic:nvPicPr>
                  <pic:blipFill>
                    <a:blip r:embed="rId22" cstate="print"/>
                    <a:stretch>
                      <a:fillRect/>
                    </a:stretch>
                  </pic:blipFill>
                  <pic:spPr>
                    <a:xfrm>
                      <a:off x="0" y="0"/>
                      <a:ext cx="5062502" cy="2610486"/>
                    </a:xfrm>
                    <a:prstGeom prst="rect">
                      <a:avLst/>
                    </a:prstGeom>
                  </pic:spPr>
                </pic:pic>
              </a:graphicData>
            </a:graphic>
          </wp:inline>
        </w:drawing>
      </w:r>
    </w:p>
    <w:p w:rsidR="00946313" w:rsidRPr="009B293D" w:rsidRDefault="0041785D" w:rsidP="002E28AC">
      <w:pPr>
        <w:pStyle w:val="Caption"/>
        <w:jc w:val="both"/>
      </w:pPr>
      <w:bookmarkStart w:id="838" w:name="_Ref463108808"/>
      <w:r>
        <w:t xml:space="preserve">Εικόνα </w:t>
      </w:r>
      <w:r w:rsidR="00071CF4">
        <w:fldChar w:fldCharType="begin"/>
      </w:r>
      <w:r>
        <w:instrText xml:space="preserve"> SEQ Εικόνα \* ARABIC </w:instrText>
      </w:r>
      <w:r w:rsidR="00071CF4">
        <w:fldChar w:fldCharType="separate"/>
      </w:r>
      <w:r w:rsidR="000A7E50">
        <w:rPr>
          <w:noProof/>
        </w:rPr>
        <w:t>5</w:t>
      </w:r>
      <w:r w:rsidR="00071CF4">
        <w:fldChar w:fldCharType="end"/>
      </w:r>
      <w:bookmarkEnd w:id="838"/>
      <w:r>
        <w:t xml:space="preserve">:Οι κουκκίδες </w:t>
      </w:r>
      <w:r w:rsidR="00B80913">
        <w:t>αναπαριστούν</w:t>
      </w:r>
      <w:r>
        <w:t xml:space="preserve"> τα20 </w:t>
      </w:r>
      <w:r>
        <w:rPr>
          <w:lang w:val="en-US"/>
        </w:rPr>
        <w:t>Joints</w:t>
      </w:r>
      <w:r w:rsidR="005C0A8D">
        <w:t>τ</w:t>
      </w:r>
      <w:r>
        <w:t xml:space="preserve">ων οποίων τις συντεταγμένες δίνει το </w:t>
      </w:r>
      <w:r>
        <w:rPr>
          <w:lang w:val="en-US"/>
        </w:rPr>
        <w:t>Kinect</w:t>
      </w:r>
      <w:r>
        <w:t xml:space="preserve"> και τα μήκη των ευθύγραμμων τμημάτων που τις συνδέουν είναι τα </w:t>
      </w:r>
      <w:r>
        <w:rPr>
          <w:lang w:val="en-US"/>
        </w:rPr>
        <w:t>features</w:t>
      </w:r>
      <w:r>
        <w:t>του σκελετού τα οποία θα χρησιμοποιηθούν για την ταυτοποίηση του σκελετού.</w:t>
      </w:r>
      <w:r w:rsidR="009B293D">
        <w:t>Πηγή:</w:t>
      </w:r>
      <w:r w:rsidR="00071CF4">
        <w:fldChar w:fldCharType="begin" w:fldLock="1"/>
      </w:r>
      <w:r w:rsidR="00DD07AF">
        <w:instrText>ADDIN CSL_CITATION { "citationItems" : [ { "id" : "ITEM-1", "itemData" : { "ISBN" : "9781577356998", "author" : [ { "dropping-particle" : "", "family" : "Andersson", "given" : "V", "non-dropping-particle" : "", "parse-names" : false, "suffix" : "" }, { "dropping-particle" : "", "family" : "Araujo", "given" : "R", "non-dropping-particle" : "", "parse-names" : false, "suffix" : "" } ], "container-title" : "Twenty-Ninth AAAI Conference on Artificial Intelligence", "id" : "ITEM-1", "issue" : "JANUARY", "issued" : { "date-parts" : [ [ "2015" ] ] }, "page" : "425-431", "title" : "Person identification using anthropometric and gait data from kinect sensor", "type" : "article-journal" }, "uris" : [ "http://www.mendeley.com/documents/?uuid=a5d8aa5f-8309-47a9-9e04-d0ebc84204ad" ] } ], "mendeley" : { "formattedCitation" : "(V Andersson &amp; Araujo, 2015a)", "plainTextFormattedCitation" : "(V Andersson &amp; Araujo, 2015a)", "previouslyFormattedCitation" : "(V Andersson &amp; Araujo, 2015a)" }, "properties" : { "noteIndex" : 0 }, "schema" : "https://github.com/citation-style-language/schema/raw/master/csl-citation.json" }</w:instrText>
      </w:r>
      <w:r w:rsidR="00071CF4">
        <w:fldChar w:fldCharType="separate"/>
      </w:r>
      <w:r w:rsidR="009B293D" w:rsidRPr="009B293D">
        <w:rPr>
          <w:b w:val="0"/>
          <w:noProof/>
        </w:rPr>
        <w:t>(V Andersson &amp; Araujo, 2015a)</w:t>
      </w:r>
      <w:r w:rsidR="00071CF4">
        <w:fldChar w:fldCharType="end"/>
      </w:r>
      <w:r w:rsidR="00071CF4">
        <w:fldChar w:fldCharType="begin" w:fldLock="1"/>
      </w:r>
      <w:r w:rsidR="00DD07AF">
        <w:instrText>ADDIN CSL_CITATION { "citationItems" : [ { "id" : "ITEM-1", "itemData" : { "DOI" : "10.1145/2480362.2480369", "ISBN" : "9781450316569", "author" : [ { "dropping-particle" : "", "family" : "Araujo", "given" : "RicardoM.", "non-dropping-particle" : "", "parse-names" : false, "suffix" : "" }, { "dropping-particle" : "", "family" : "Gra\u00f1a", "given" : "Gustavo", "non-dropping-particle" : "", "parse-names" : false, "suffix" : "" }, { "dropping-particle" : "", "family" : "Andersson", "given" : "Virginia", "non-dropping-particle" : "", "parse-names" : false, "suffix" : "" } ], "container-title" : "Proceedingsofthe 28thAnnualACMSymposiumonAppliedComputing - SAC '13", "id" : "ITEM-1", "issued" : { "date-parts" : [ [ "2013", "3" ] ] }, "page" : "21", "publisher" : "ACMPress", "publisher-place" : "NewYork, NewYork, USA", "title" : "Towardsskeletonbiometricidentificationusingthemicrosoftkinectsensor", "type" : "paper-conference" }, "uris" : [ "http://www.mendeley.com/documents/?uuid=2dbfee1b-d9d6-4838-aeba-b878024dc851" ] } ], "mendeley" : { "formattedCitation" : "(R. Araujo, Gra\u00f1a, &amp; Andersson, 2013)", "plainTextFormattedCitation" : "(R. Araujo, Gra\u00f1a, &amp; Andersson, 2013)", "previouslyFormattedCitation" : "(R. Araujo, Gra\u00f1a, &amp; Andersson, 2013)" }, "properties" : { "noteIndex" : 0 }, "schema" : "https://github.com/citation-style-language/schema/raw/master/csl-citation.json" }</w:instrText>
      </w:r>
      <w:r w:rsidR="00071CF4">
        <w:fldChar w:fldCharType="separate"/>
      </w:r>
      <w:r w:rsidR="00DD07AF" w:rsidRPr="00DD07AF">
        <w:rPr>
          <w:b w:val="0"/>
          <w:noProof/>
        </w:rPr>
        <w:t>(R. Araujo, Graña, &amp; Andersson, 2013)</w:t>
      </w:r>
      <w:r w:rsidR="00071CF4">
        <w:fldChar w:fldCharType="end"/>
      </w:r>
    </w:p>
    <w:p w:rsidR="00B12132" w:rsidRPr="00B12132" w:rsidRDefault="00B12132" w:rsidP="002E28AC">
      <w:pPr>
        <w:jc w:val="both"/>
      </w:pPr>
    </w:p>
    <w:p w:rsidR="00B0602F" w:rsidRPr="008A0028" w:rsidRDefault="008A0028" w:rsidP="002E28AC">
      <w:pPr>
        <w:pStyle w:val="Heading3"/>
        <w:jc w:val="both"/>
      </w:pPr>
      <w:r w:rsidRPr="008A0028">
        <w:tab/>
      </w:r>
      <w:bookmarkStart w:id="839" w:name="_Toc462922477"/>
      <w:r w:rsidRPr="008A0028">
        <w:t>Επιλογή των κατάλληλων features</w:t>
      </w:r>
      <w:bookmarkEnd w:id="839"/>
    </w:p>
    <w:p w:rsidR="001C25EC" w:rsidRPr="002D2354" w:rsidRDefault="00CA520D" w:rsidP="002E28AC">
      <w:pPr>
        <w:ind w:firstLine="720"/>
        <w:jc w:val="both"/>
        <w:rPr>
          <w:rPrChange w:id="840" w:author="evdokimosk" w:date="2016-10-17T01:53:00Z">
            <w:rPr>
              <w:lang w:val="en-US"/>
            </w:rPr>
          </w:rPrChange>
        </w:rPr>
      </w:pPr>
      <w:r>
        <w:t>Οι</w:t>
      </w:r>
      <w:ins w:id="841" w:author="Koft" w:date="2016-10-26T19:08:00Z">
        <w:r w:rsidR="00071CF4" w:rsidRPr="00071CF4">
          <w:rPr>
            <w:rPrChange w:id="842" w:author="Koft" w:date="2016-10-26T19:08:00Z">
              <w:rPr>
                <w:color w:val="0000FF" w:themeColor="hyperlink"/>
                <w:u w:val="single"/>
                <w:lang w:val="en-US"/>
              </w:rPr>
            </w:rPrChange>
          </w:rPr>
          <w:t xml:space="preserve"> </w:t>
        </w:r>
      </w:ins>
      <w:r w:rsidR="00071CF4">
        <w:fldChar w:fldCharType="begin" w:fldLock="1"/>
      </w:r>
      <w:r w:rsidR="00DD07AF">
        <w:rPr>
          <w:lang w:val="en-US"/>
        </w:rPr>
        <w:instrText>ADDINCSL</w:instrText>
      </w:r>
      <w:r w:rsidR="00071CF4" w:rsidRPr="00071CF4">
        <w:rPr>
          <w:rPrChange w:id="843" w:author="evdokimosk" w:date="2016-10-17T01:53:00Z">
            <w:rPr>
              <w:color w:val="0000FF" w:themeColor="hyperlink"/>
              <w:u w:val="single"/>
              <w:lang w:val="en-US"/>
            </w:rPr>
          </w:rPrChange>
        </w:rPr>
        <w:instrText>_</w:instrText>
      </w:r>
      <w:r w:rsidR="00DD07AF">
        <w:rPr>
          <w:lang w:val="en-US"/>
        </w:rPr>
        <w:instrText>CITATION</w:instrText>
      </w:r>
      <w:r w:rsidR="00071CF4" w:rsidRPr="00071CF4">
        <w:rPr>
          <w:rPrChange w:id="844" w:author="evdokimosk" w:date="2016-10-17T01:53:00Z">
            <w:rPr>
              <w:color w:val="0000FF" w:themeColor="hyperlink"/>
              <w:u w:val="single"/>
              <w:lang w:val="en-US"/>
            </w:rPr>
          </w:rPrChange>
        </w:rPr>
        <w:instrText xml:space="preserve"> { "</w:instrText>
      </w:r>
      <w:r w:rsidR="00DD07AF">
        <w:rPr>
          <w:lang w:val="en-US"/>
        </w:rPr>
        <w:instrText>citationItems</w:instrText>
      </w:r>
      <w:r w:rsidR="00071CF4" w:rsidRPr="00071CF4">
        <w:rPr>
          <w:rPrChange w:id="845" w:author="evdokimosk" w:date="2016-10-17T01:53:00Z">
            <w:rPr>
              <w:color w:val="0000FF" w:themeColor="hyperlink"/>
              <w:u w:val="single"/>
              <w:lang w:val="en-US"/>
            </w:rPr>
          </w:rPrChange>
        </w:rPr>
        <w:instrText>" : [ { "</w:instrText>
      </w:r>
      <w:r w:rsidR="00DD07AF">
        <w:rPr>
          <w:lang w:val="en-US"/>
        </w:rPr>
        <w:instrText>id</w:instrText>
      </w:r>
      <w:r w:rsidR="00071CF4" w:rsidRPr="00071CF4">
        <w:rPr>
          <w:rPrChange w:id="846" w:author="evdokimosk" w:date="2016-10-17T01:53:00Z">
            <w:rPr>
              <w:color w:val="0000FF" w:themeColor="hyperlink"/>
              <w:u w:val="single"/>
              <w:lang w:val="en-US"/>
            </w:rPr>
          </w:rPrChange>
        </w:rPr>
        <w:instrText>" : "</w:instrText>
      </w:r>
      <w:r w:rsidR="00DD07AF">
        <w:rPr>
          <w:lang w:val="en-US"/>
        </w:rPr>
        <w:instrText>ITEM</w:instrText>
      </w:r>
      <w:r w:rsidR="00071CF4" w:rsidRPr="00071CF4">
        <w:rPr>
          <w:rPrChange w:id="847" w:author="evdokimosk" w:date="2016-10-17T01:53:00Z">
            <w:rPr>
              <w:color w:val="0000FF" w:themeColor="hyperlink"/>
              <w:u w:val="single"/>
              <w:lang w:val="en-US"/>
            </w:rPr>
          </w:rPrChange>
        </w:rPr>
        <w:instrText>-1", "</w:instrText>
      </w:r>
      <w:r w:rsidR="00DD07AF">
        <w:rPr>
          <w:lang w:val="en-US"/>
        </w:rPr>
        <w:instrText>itemData</w:instrText>
      </w:r>
      <w:r w:rsidR="00071CF4" w:rsidRPr="00071CF4">
        <w:rPr>
          <w:rPrChange w:id="848" w:author="evdokimosk" w:date="2016-10-17T01:53:00Z">
            <w:rPr>
              <w:color w:val="0000FF" w:themeColor="hyperlink"/>
              <w:u w:val="single"/>
              <w:lang w:val="en-US"/>
            </w:rPr>
          </w:rPrChange>
        </w:rPr>
        <w:instrText>" : { "</w:instrText>
      </w:r>
      <w:r w:rsidR="00DD07AF">
        <w:rPr>
          <w:lang w:val="en-US"/>
        </w:rPr>
        <w:instrText>DOI</w:instrText>
      </w:r>
      <w:r w:rsidR="00071CF4" w:rsidRPr="00071CF4">
        <w:rPr>
          <w:rPrChange w:id="849" w:author="evdokimosk" w:date="2016-10-17T01:53:00Z">
            <w:rPr>
              <w:color w:val="0000FF" w:themeColor="hyperlink"/>
              <w:u w:val="single"/>
              <w:lang w:val="en-US"/>
            </w:rPr>
          </w:rPrChange>
        </w:rPr>
        <w:instrText>" : "10.1145/2480362.2480369", "</w:instrText>
      </w:r>
      <w:r w:rsidR="00DD07AF">
        <w:rPr>
          <w:lang w:val="en-US"/>
        </w:rPr>
        <w:instrText>ISBN</w:instrText>
      </w:r>
      <w:r w:rsidR="00071CF4" w:rsidRPr="00071CF4">
        <w:rPr>
          <w:rPrChange w:id="850" w:author="evdokimosk" w:date="2016-10-17T01:53:00Z">
            <w:rPr>
              <w:color w:val="0000FF" w:themeColor="hyperlink"/>
              <w:u w:val="single"/>
              <w:lang w:val="en-US"/>
            </w:rPr>
          </w:rPrChange>
        </w:rPr>
        <w:instrText>" : "9781450316569", "</w:instrText>
      </w:r>
      <w:r w:rsidR="00DD07AF">
        <w:rPr>
          <w:lang w:val="en-US"/>
        </w:rPr>
        <w:instrText>author</w:instrText>
      </w:r>
      <w:r w:rsidR="00071CF4" w:rsidRPr="00071CF4">
        <w:rPr>
          <w:rPrChange w:id="851" w:author="evdokimosk" w:date="2016-10-17T01:53:00Z">
            <w:rPr>
              <w:color w:val="0000FF" w:themeColor="hyperlink"/>
              <w:u w:val="single"/>
              <w:lang w:val="en-US"/>
            </w:rPr>
          </w:rPrChange>
        </w:rPr>
        <w:instrText>" : [ { "</w:instrText>
      </w:r>
      <w:r w:rsidR="00DD07AF">
        <w:rPr>
          <w:lang w:val="en-US"/>
        </w:rPr>
        <w:instrText>dropping</w:instrText>
      </w:r>
      <w:r w:rsidR="00071CF4" w:rsidRPr="00071CF4">
        <w:rPr>
          <w:rPrChange w:id="852"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853" w:author="evdokimosk" w:date="2016-10-17T01:53:00Z">
            <w:rPr>
              <w:color w:val="0000FF" w:themeColor="hyperlink"/>
              <w:u w:val="single"/>
              <w:lang w:val="en-US"/>
            </w:rPr>
          </w:rPrChange>
        </w:rPr>
        <w:instrText>" : "", "</w:instrText>
      </w:r>
      <w:r w:rsidR="00DD07AF">
        <w:rPr>
          <w:lang w:val="en-US"/>
        </w:rPr>
        <w:instrText>family</w:instrText>
      </w:r>
      <w:r w:rsidR="00071CF4" w:rsidRPr="00071CF4">
        <w:rPr>
          <w:rPrChange w:id="854" w:author="evdokimosk" w:date="2016-10-17T01:53:00Z">
            <w:rPr>
              <w:color w:val="0000FF" w:themeColor="hyperlink"/>
              <w:u w:val="single"/>
              <w:lang w:val="en-US"/>
            </w:rPr>
          </w:rPrChange>
        </w:rPr>
        <w:instrText>" : "</w:instrText>
      </w:r>
      <w:r w:rsidR="00DD07AF">
        <w:rPr>
          <w:lang w:val="en-US"/>
        </w:rPr>
        <w:instrText>Araujo</w:instrText>
      </w:r>
      <w:r w:rsidR="00071CF4" w:rsidRPr="00071CF4">
        <w:rPr>
          <w:rPrChange w:id="855" w:author="evdokimosk" w:date="2016-10-17T01:53:00Z">
            <w:rPr>
              <w:color w:val="0000FF" w:themeColor="hyperlink"/>
              <w:u w:val="single"/>
              <w:lang w:val="en-US"/>
            </w:rPr>
          </w:rPrChange>
        </w:rPr>
        <w:instrText>", "</w:instrText>
      </w:r>
      <w:r w:rsidR="00DD07AF">
        <w:rPr>
          <w:lang w:val="en-US"/>
        </w:rPr>
        <w:instrText>given</w:instrText>
      </w:r>
      <w:r w:rsidR="00071CF4" w:rsidRPr="00071CF4">
        <w:rPr>
          <w:rPrChange w:id="856" w:author="evdokimosk" w:date="2016-10-17T01:53:00Z">
            <w:rPr>
              <w:color w:val="0000FF" w:themeColor="hyperlink"/>
              <w:u w:val="single"/>
              <w:lang w:val="en-US"/>
            </w:rPr>
          </w:rPrChange>
        </w:rPr>
        <w:instrText>" : "</w:instrText>
      </w:r>
      <w:r w:rsidR="00DD07AF">
        <w:rPr>
          <w:lang w:val="en-US"/>
        </w:rPr>
        <w:instrText>RicardoM</w:instrText>
      </w:r>
      <w:r w:rsidR="00071CF4" w:rsidRPr="00071CF4">
        <w:rPr>
          <w:rPrChange w:id="857" w:author="evdokimosk" w:date="2016-10-17T01:53:00Z">
            <w:rPr>
              <w:color w:val="0000FF" w:themeColor="hyperlink"/>
              <w:u w:val="single"/>
              <w:lang w:val="en-US"/>
            </w:rPr>
          </w:rPrChange>
        </w:rPr>
        <w:instrText>.", "</w:instrText>
      </w:r>
      <w:r w:rsidR="00DD07AF">
        <w:rPr>
          <w:lang w:val="en-US"/>
        </w:rPr>
        <w:instrText>non</w:instrText>
      </w:r>
      <w:r w:rsidR="00071CF4" w:rsidRPr="00071CF4">
        <w:rPr>
          <w:rPrChange w:id="858" w:author="evdokimosk" w:date="2016-10-17T01:53:00Z">
            <w:rPr>
              <w:color w:val="0000FF" w:themeColor="hyperlink"/>
              <w:u w:val="single"/>
              <w:lang w:val="en-US"/>
            </w:rPr>
          </w:rPrChange>
        </w:rPr>
        <w:instrText>-</w:instrText>
      </w:r>
      <w:r w:rsidR="00DD07AF">
        <w:rPr>
          <w:lang w:val="en-US"/>
        </w:rPr>
        <w:instrText>dropping</w:instrText>
      </w:r>
      <w:r w:rsidR="00071CF4" w:rsidRPr="00071CF4">
        <w:rPr>
          <w:rPrChange w:id="859"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860" w:author="evdokimosk" w:date="2016-10-17T01:53:00Z">
            <w:rPr>
              <w:color w:val="0000FF" w:themeColor="hyperlink"/>
              <w:u w:val="single"/>
              <w:lang w:val="en-US"/>
            </w:rPr>
          </w:rPrChange>
        </w:rPr>
        <w:instrText>" : "", "</w:instrText>
      </w:r>
      <w:r w:rsidR="00DD07AF">
        <w:rPr>
          <w:lang w:val="en-US"/>
        </w:rPr>
        <w:instrText>parse</w:instrText>
      </w:r>
      <w:r w:rsidR="00071CF4" w:rsidRPr="00071CF4">
        <w:rPr>
          <w:rPrChange w:id="861" w:author="evdokimosk" w:date="2016-10-17T01:53:00Z">
            <w:rPr>
              <w:color w:val="0000FF" w:themeColor="hyperlink"/>
              <w:u w:val="single"/>
              <w:lang w:val="en-US"/>
            </w:rPr>
          </w:rPrChange>
        </w:rPr>
        <w:instrText>-</w:instrText>
      </w:r>
      <w:r w:rsidR="00DD07AF">
        <w:rPr>
          <w:lang w:val="en-US"/>
        </w:rPr>
        <w:instrText>names</w:instrText>
      </w:r>
      <w:r w:rsidR="00071CF4" w:rsidRPr="00071CF4">
        <w:rPr>
          <w:rPrChange w:id="862" w:author="evdokimosk" w:date="2016-10-17T01:53:00Z">
            <w:rPr>
              <w:color w:val="0000FF" w:themeColor="hyperlink"/>
              <w:u w:val="single"/>
              <w:lang w:val="en-US"/>
            </w:rPr>
          </w:rPrChange>
        </w:rPr>
        <w:instrText xml:space="preserve">" : </w:instrText>
      </w:r>
      <w:r w:rsidR="00DD07AF">
        <w:rPr>
          <w:lang w:val="en-US"/>
        </w:rPr>
        <w:instrText>false</w:instrText>
      </w:r>
      <w:r w:rsidR="00071CF4" w:rsidRPr="00071CF4">
        <w:rPr>
          <w:rPrChange w:id="863" w:author="evdokimosk" w:date="2016-10-17T01:53:00Z">
            <w:rPr>
              <w:color w:val="0000FF" w:themeColor="hyperlink"/>
              <w:u w:val="single"/>
              <w:lang w:val="en-US"/>
            </w:rPr>
          </w:rPrChange>
        </w:rPr>
        <w:instrText>, "</w:instrText>
      </w:r>
      <w:r w:rsidR="00DD07AF">
        <w:rPr>
          <w:lang w:val="en-US"/>
        </w:rPr>
        <w:instrText>suffix</w:instrText>
      </w:r>
      <w:r w:rsidR="00071CF4" w:rsidRPr="00071CF4">
        <w:rPr>
          <w:rPrChange w:id="864" w:author="evdokimosk" w:date="2016-10-17T01:53:00Z">
            <w:rPr>
              <w:color w:val="0000FF" w:themeColor="hyperlink"/>
              <w:u w:val="single"/>
              <w:lang w:val="en-US"/>
            </w:rPr>
          </w:rPrChange>
        </w:rPr>
        <w:instrText>" : "" }, { "</w:instrText>
      </w:r>
      <w:r w:rsidR="00DD07AF">
        <w:rPr>
          <w:lang w:val="en-US"/>
        </w:rPr>
        <w:instrText>dropping</w:instrText>
      </w:r>
      <w:r w:rsidR="00071CF4" w:rsidRPr="00071CF4">
        <w:rPr>
          <w:rPrChange w:id="865"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866" w:author="evdokimosk" w:date="2016-10-17T01:53:00Z">
            <w:rPr>
              <w:color w:val="0000FF" w:themeColor="hyperlink"/>
              <w:u w:val="single"/>
              <w:lang w:val="en-US"/>
            </w:rPr>
          </w:rPrChange>
        </w:rPr>
        <w:instrText>" : "", "</w:instrText>
      </w:r>
      <w:r w:rsidR="00DD07AF">
        <w:rPr>
          <w:lang w:val="en-US"/>
        </w:rPr>
        <w:instrText>family</w:instrText>
      </w:r>
      <w:r w:rsidR="00071CF4" w:rsidRPr="00071CF4">
        <w:rPr>
          <w:rPrChange w:id="867" w:author="evdokimosk" w:date="2016-10-17T01:53:00Z">
            <w:rPr>
              <w:color w:val="0000FF" w:themeColor="hyperlink"/>
              <w:u w:val="single"/>
              <w:lang w:val="en-US"/>
            </w:rPr>
          </w:rPrChange>
        </w:rPr>
        <w:instrText>" : "</w:instrText>
      </w:r>
      <w:r w:rsidR="00DD07AF">
        <w:rPr>
          <w:lang w:val="en-US"/>
        </w:rPr>
        <w:instrText>Gra</w:instrText>
      </w:r>
      <w:r w:rsidR="00071CF4" w:rsidRPr="00071CF4">
        <w:rPr>
          <w:rPrChange w:id="868" w:author="evdokimosk" w:date="2016-10-17T01:53:00Z">
            <w:rPr>
              <w:color w:val="0000FF" w:themeColor="hyperlink"/>
              <w:u w:val="single"/>
              <w:lang w:val="en-US"/>
            </w:rPr>
          </w:rPrChange>
        </w:rPr>
        <w:instrText>\</w:instrText>
      </w:r>
      <w:r w:rsidR="00DD07AF">
        <w:rPr>
          <w:lang w:val="en-US"/>
        </w:rPr>
        <w:instrText>u</w:instrText>
      </w:r>
      <w:r w:rsidR="00071CF4" w:rsidRPr="00071CF4">
        <w:rPr>
          <w:rPrChange w:id="869" w:author="evdokimosk" w:date="2016-10-17T01:53:00Z">
            <w:rPr>
              <w:color w:val="0000FF" w:themeColor="hyperlink"/>
              <w:u w:val="single"/>
              <w:lang w:val="en-US"/>
            </w:rPr>
          </w:rPrChange>
        </w:rPr>
        <w:instrText>00</w:instrText>
      </w:r>
      <w:r w:rsidR="00DD07AF">
        <w:rPr>
          <w:lang w:val="en-US"/>
        </w:rPr>
        <w:instrText>f</w:instrText>
      </w:r>
      <w:r w:rsidR="00071CF4" w:rsidRPr="00071CF4">
        <w:rPr>
          <w:rPrChange w:id="870" w:author="evdokimosk" w:date="2016-10-17T01:53:00Z">
            <w:rPr>
              <w:color w:val="0000FF" w:themeColor="hyperlink"/>
              <w:u w:val="single"/>
              <w:lang w:val="en-US"/>
            </w:rPr>
          </w:rPrChange>
        </w:rPr>
        <w:instrText>1</w:instrText>
      </w:r>
      <w:r w:rsidR="00DD07AF">
        <w:rPr>
          <w:lang w:val="en-US"/>
        </w:rPr>
        <w:instrText>a</w:instrText>
      </w:r>
      <w:r w:rsidR="00071CF4" w:rsidRPr="00071CF4">
        <w:rPr>
          <w:rPrChange w:id="871" w:author="evdokimosk" w:date="2016-10-17T01:53:00Z">
            <w:rPr>
              <w:color w:val="0000FF" w:themeColor="hyperlink"/>
              <w:u w:val="single"/>
              <w:lang w:val="en-US"/>
            </w:rPr>
          </w:rPrChange>
        </w:rPr>
        <w:instrText>", "</w:instrText>
      </w:r>
      <w:r w:rsidR="00DD07AF">
        <w:rPr>
          <w:lang w:val="en-US"/>
        </w:rPr>
        <w:instrText>given</w:instrText>
      </w:r>
      <w:r w:rsidR="00071CF4" w:rsidRPr="00071CF4">
        <w:rPr>
          <w:rPrChange w:id="872" w:author="evdokimosk" w:date="2016-10-17T01:53:00Z">
            <w:rPr>
              <w:color w:val="0000FF" w:themeColor="hyperlink"/>
              <w:u w:val="single"/>
              <w:lang w:val="en-US"/>
            </w:rPr>
          </w:rPrChange>
        </w:rPr>
        <w:instrText>" : "</w:instrText>
      </w:r>
      <w:r w:rsidR="00DD07AF">
        <w:rPr>
          <w:lang w:val="en-US"/>
        </w:rPr>
        <w:instrText>Gustavo</w:instrText>
      </w:r>
      <w:r w:rsidR="00071CF4" w:rsidRPr="00071CF4">
        <w:rPr>
          <w:rPrChange w:id="873" w:author="evdokimosk" w:date="2016-10-17T01:53:00Z">
            <w:rPr>
              <w:color w:val="0000FF" w:themeColor="hyperlink"/>
              <w:u w:val="single"/>
              <w:lang w:val="en-US"/>
            </w:rPr>
          </w:rPrChange>
        </w:rPr>
        <w:instrText>", "</w:instrText>
      </w:r>
      <w:r w:rsidR="00DD07AF">
        <w:rPr>
          <w:lang w:val="en-US"/>
        </w:rPr>
        <w:instrText>non</w:instrText>
      </w:r>
      <w:r w:rsidR="00071CF4" w:rsidRPr="00071CF4">
        <w:rPr>
          <w:rPrChange w:id="874" w:author="evdokimosk" w:date="2016-10-17T01:53:00Z">
            <w:rPr>
              <w:color w:val="0000FF" w:themeColor="hyperlink"/>
              <w:u w:val="single"/>
              <w:lang w:val="en-US"/>
            </w:rPr>
          </w:rPrChange>
        </w:rPr>
        <w:instrText>-</w:instrText>
      </w:r>
      <w:r w:rsidR="00DD07AF">
        <w:rPr>
          <w:lang w:val="en-US"/>
        </w:rPr>
        <w:instrText>dropping</w:instrText>
      </w:r>
      <w:r w:rsidR="00071CF4" w:rsidRPr="00071CF4">
        <w:rPr>
          <w:rPrChange w:id="875"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876" w:author="evdokimosk" w:date="2016-10-17T01:53:00Z">
            <w:rPr>
              <w:color w:val="0000FF" w:themeColor="hyperlink"/>
              <w:u w:val="single"/>
              <w:lang w:val="en-US"/>
            </w:rPr>
          </w:rPrChange>
        </w:rPr>
        <w:instrText>" : "", "</w:instrText>
      </w:r>
      <w:r w:rsidR="00DD07AF">
        <w:rPr>
          <w:lang w:val="en-US"/>
        </w:rPr>
        <w:instrText>parse</w:instrText>
      </w:r>
      <w:r w:rsidR="00071CF4" w:rsidRPr="00071CF4">
        <w:rPr>
          <w:rPrChange w:id="877" w:author="evdokimosk" w:date="2016-10-17T01:53:00Z">
            <w:rPr>
              <w:color w:val="0000FF" w:themeColor="hyperlink"/>
              <w:u w:val="single"/>
              <w:lang w:val="en-US"/>
            </w:rPr>
          </w:rPrChange>
        </w:rPr>
        <w:instrText>-</w:instrText>
      </w:r>
      <w:r w:rsidR="00DD07AF">
        <w:rPr>
          <w:lang w:val="en-US"/>
        </w:rPr>
        <w:instrText>names</w:instrText>
      </w:r>
      <w:r w:rsidR="00071CF4" w:rsidRPr="00071CF4">
        <w:rPr>
          <w:rPrChange w:id="878" w:author="evdokimosk" w:date="2016-10-17T01:53:00Z">
            <w:rPr>
              <w:color w:val="0000FF" w:themeColor="hyperlink"/>
              <w:u w:val="single"/>
              <w:lang w:val="en-US"/>
            </w:rPr>
          </w:rPrChange>
        </w:rPr>
        <w:instrText xml:space="preserve">" : </w:instrText>
      </w:r>
      <w:r w:rsidR="00DD07AF">
        <w:rPr>
          <w:lang w:val="en-US"/>
        </w:rPr>
        <w:instrText>false</w:instrText>
      </w:r>
      <w:r w:rsidR="00071CF4" w:rsidRPr="00071CF4">
        <w:rPr>
          <w:rPrChange w:id="879" w:author="evdokimosk" w:date="2016-10-17T01:53:00Z">
            <w:rPr>
              <w:color w:val="0000FF" w:themeColor="hyperlink"/>
              <w:u w:val="single"/>
              <w:lang w:val="en-US"/>
            </w:rPr>
          </w:rPrChange>
        </w:rPr>
        <w:instrText>, "</w:instrText>
      </w:r>
      <w:r w:rsidR="00DD07AF">
        <w:rPr>
          <w:lang w:val="en-US"/>
        </w:rPr>
        <w:instrText>suffix</w:instrText>
      </w:r>
      <w:r w:rsidR="00071CF4" w:rsidRPr="00071CF4">
        <w:rPr>
          <w:rPrChange w:id="880" w:author="evdokimosk" w:date="2016-10-17T01:53:00Z">
            <w:rPr>
              <w:color w:val="0000FF" w:themeColor="hyperlink"/>
              <w:u w:val="single"/>
              <w:lang w:val="en-US"/>
            </w:rPr>
          </w:rPrChange>
        </w:rPr>
        <w:instrText>" : "" }, { "</w:instrText>
      </w:r>
      <w:r w:rsidR="00DD07AF">
        <w:rPr>
          <w:lang w:val="en-US"/>
        </w:rPr>
        <w:instrText>dropping</w:instrText>
      </w:r>
      <w:r w:rsidR="00071CF4" w:rsidRPr="00071CF4">
        <w:rPr>
          <w:rPrChange w:id="881"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882" w:author="evdokimosk" w:date="2016-10-17T01:53:00Z">
            <w:rPr>
              <w:color w:val="0000FF" w:themeColor="hyperlink"/>
              <w:u w:val="single"/>
              <w:lang w:val="en-US"/>
            </w:rPr>
          </w:rPrChange>
        </w:rPr>
        <w:instrText>" : "", "</w:instrText>
      </w:r>
      <w:r w:rsidR="00DD07AF">
        <w:rPr>
          <w:lang w:val="en-US"/>
        </w:rPr>
        <w:instrText>family</w:instrText>
      </w:r>
      <w:r w:rsidR="00071CF4" w:rsidRPr="00071CF4">
        <w:rPr>
          <w:rPrChange w:id="883" w:author="evdokimosk" w:date="2016-10-17T01:53:00Z">
            <w:rPr>
              <w:color w:val="0000FF" w:themeColor="hyperlink"/>
              <w:u w:val="single"/>
              <w:lang w:val="en-US"/>
            </w:rPr>
          </w:rPrChange>
        </w:rPr>
        <w:instrText>" : "</w:instrText>
      </w:r>
      <w:r w:rsidR="00DD07AF">
        <w:rPr>
          <w:lang w:val="en-US"/>
        </w:rPr>
        <w:instrText>Andersson</w:instrText>
      </w:r>
      <w:r w:rsidR="00071CF4" w:rsidRPr="00071CF4">
        <w:rPr>
          <w:rPrChange w:id="884" w:author="evdokimosk" w:date="2016-10-17T01:53:00Z">
            <w:rPr>
              <w:color w:val="0000FF" w:themeColor="hyperlink"/>
              <w:u w:val="single"/>
              <w:lang w:val="en-US"/>
            </w:rPr>
          </w:rPrChange>
        </w:rPr>
        <w:instrText>", "</w:instrText>
      </w:r>
      <w:r w:rsidR="00DD07AF">
        <w:rPr>
          <w:lang w:val="en-US"/>
        </w:rPr>
        <w:instrText>given</w:instrText>
      </w:r>
      <w:r w:rsidR="00071CF4" w:rsidRPr="00071CF4">
        <w:rPr>
          <w:rPrChange w:id="885" w:author="evdokimosk" w:date="2016-10-17T01:53:00Z">
            <w:rPr>
              <w:color w:val="0000FF" w:themeColor="hyperlink"/>
              <w:u w:val="single"/>
              <w:lang w:val="en-US"/>
            </w:rPr>
          </w:rPrChange>
        </w:rPr>
        <w:instrText>" : "</w:instrText>
      </w:r>
      <w:r w:rsidR="00DD07AF">
        <w:rPr>
          <w:lang w:val="en-US"/>
        </w:rPr>
        <w:instrText>Virginia</w:instrText>
      </w:r>
      <w:r w:rsidR="00071CF4" w:rsidRPr="00071CF4">
        <w:rPr>
          <w:rPrChange w:id="886" w:author="evdokimosk" w:date="2016-10-17T01:53:00Z">
            <w:rPr>
              <w:color w:val="0000FF" w:themeColor="hyperlink"/>
              <w:u w:val="single"/>
              <w:lang w:val="en-US"/>
            </w:rPr>
          </w:rPrChange>
        </w:rPr>
        <w:instrText>", "</w:instrText>
      </w:r>
      <w:r w:rsidR="00DD07AF">
        <w:rPr>
          <w:lang w:val="en-US"/>
        </w:rPr>
        <w:instrText>non</w:instrText>
      </w:r>
      <w:r w:rsidR="00071CF4" w:rsidRPr="00071CF4">
        <w:rPr>
          <w:rPrChange w:id="887" w:author="evdokimosk" w:date="2016-10-17T01:53:00Z">
            <w:rPr>
              <w:color w:val="0000FF" w:themeColor="hyperlink"/>
              <w:u w:val="single"/>
              <w:lang w:val="en-US"/>
            </w:rPr>
          </w:rPrChange>
        </w:rPr>
        <w:instrText>-</w:instrText>
      </w:r>
      <w:r w:rsidR="00DD07AF">
        <w:rPr>
          <w:lang w:val="en-US"/>
        </w:rPr>
        <w:instrText>dropping</w:instrText>
      </w:r>
      <w:r w:rsidR="00071CF4" w:rsidRPr="00071CF4">
        <w:rPr>
          <w:rPrChange w:id="888"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889" w:author="evdokimosk" w:date="2016-10-17T01:53:00Z">
            <w:rPr>
              <w:color w:val="0000FF" w:themeColor="hyperlink"/>
              <w:u w:val="single"/>
              <w:lang w:val="en-US"/>
            </w:rPr>
          </w:rPrChange>
        </w:rPr>
        <w:instrText>" : "", "</w:instrText>
      </w:r>
      <w:r w:rsidR="00DD07AF">
        <w:rPr>
          <w:lang w:val="en-US"/>
        </w:rPr>
        <w:instrText>parse</w:instrText>
      </w:r>
      <w:r w:rsidR="00071CF4" w:rsidRPr="00071CF4">
        <w:rPr>
          <w:rPrChange w:id="890" w:author="evdokimosk" w:date="2016-10-17T01:53:00Z">
            <w:rPr>
              <w:color w:val="0000FF" w:themeColor="hyperlink"/>
              <w:u w:val="single"/>
              <w:lang w:val="en-US"/>
            </w:rPr>
          </w:rPrChange>
        </w:rPr>
        <w:instrText>-</w:instrText>
      </w:r>
      <w:r w:rsidR="00DD07AF">
        <w:rPr>
          <w:lang w:val="en-US"/>
        </w:rPr>
        <w:instrText>names</w:instrText>
      </w:r>
      <w:r w:rsidR="00071CF4" w:rsidRPr="00071CF4">
        <w:rPr>
          <w:rPrChange w:id="891" w:author="evdokimosk" w:date="2016-10-17T01:53:00Z">
            <w:rPr>
              <w:color w:val="0000FF" w:themeColor="hyperlink"/>
              <w:u w:val="single"/>
              <w:lang w:val="en-US"/>
            </w:rPr>
          </w:rPrChange>
        </w:rPr>
        <w:instrText xml:space="preserve">" : </w:instrText>
      </w:r>
      <w:r w:rsidR="00DD07AF">
        <w:rPr>
          <w:lang w:val="en-US"/>
        </w:rPr>
        <w:instrText>false</w:instrText>
      </w:r>
      <w:r w:rsidR="00071CF4" w:rsidRPr="00071CF4">
        <w:rPr>
          <w:rPrChange w:id="892" w:author="evdokimosk" w:date="2016-10-17T01:53:00Z">
            <w:rPr>
              <w:color w:val="0000FF" w:themeColor="hyperlink"/>
              <w:u w:val="single"/>
              <w:lang w:val="en-US"/>
            </w:rPr>
          </w:rPrChange>
        </w:rPr>
        <w:instrText>, "</w:instrText>
      </w:r>
      <w:r w:rsidR="00DD07AF">
        <w:rPr>
          <w:lang w:val="en-US"/>
        </w:rPr>
        <w:instrText>suffix</w:instrText>
      </w:r>
      <w:r w:rsidR="00071CF4" w:rsidRPr="00071CF4">
        <w:rPr>
          <w:rPrChange w:id="893" w:author="evdokimosk" w:date="2016-10-17T01:53:00Z">
            <w:rPr>
              <w:color w:val="0000FF" w:themeColor="hyperlink"/>
              <w:u w:val="single"/>
              <w:lang w:val="en-US"/>
            </w:rPr>
          </w:rPrChange>
        </w:rPr>
        <w:instrText>" : "" } ], "</w:instrText>
      </w:r>
      <w:r w:rsidR="00DD07AF">
        <w:rPr>
          <w:lang w:val="en-US"/>
        </w:rPr>
        <w:instrText>container</w:instrText>
      </w:r>
      <w:r w:rsidR="00071CF4" w:rsidRPr="00071CF4">
        <w:rPr>
          <w:rPrChange w:id="894" w:author="evdokimosk" w:date="2016-10-17T01:53:00Z">
            <w:rPr>
              <w:color w:val="0000FF" w:themeColor="hyperlink"/>
              <w:u w:val="single"/>
              <w:lang w:val="en-US"/>
            </w:rPr>
          </w:rPrChange>
        </w:rPr>
        <w:instrText>-</w:instrText>
      </w:r>
      <w:r w:rsidR="00DD07AF">
        <w:rPr>
          <w:lang w:val="en-US"/>
        </w:rPr>
        <w:instrText>title</w:instrText>
      </w:r>
      <w:r w:rsidR="00071CF4" w:rsidRPr="00071CF4">
        <w:rPr>
          <w:rPrChange w:id="895" w:author="evdokimosk" w:date="2016-10-17T01:53:00Z">
            <w:rPr>
              <w:color w:val="0000FF" w:themeColor="hyperlink"/>
              <w:u w:val="single"/>
              <w:lang w:val="en-US"/>
            </w:rPr>
          </w:rPrChange>
        </w:rPr>
        <w:instrText>" : "</w:instrText>
      </w:r>
      <w:r w:rsidR="00DD07AF">
        <w:rPr>
          <w:lang w:val="en-US"/>
        </w:rPr>
        <w:instrText>Proceedingsofthe</w:instrText>
      </w:r>
      <w:r w:rsidR="00071CF4" w:rsidRPr="00071CF4">
        <w:rPr>
          <w:rPrChange w:id="896" w:author="evdokimosk" w:date="2016-10-17T01:53:00Z">
            <w:rPr>
              <w:color w:val="0000FF" w:themeColor="hyperlink"/>
              <w:u w:val="single"/>
              <w:lang w:val="en-US"/>
            </w:rPr>
          </w:rPrChange>
        </w:rPr>
        <w:instrText xml:space="preserve"> 28</w:instrText>
      </w:r>
      <w:r w:rsidR="00DD07AF">
        <w:rPr>
          <w:lang w:val="en-US"/>
        </w:rPr>
        <w:instrText>thAnnualACMSymposiumonAppliedComputing</w:instrText>
      </w:r>
      <w:r w:rsidR="00071CF4" w:rsidRPr="00071CF4">
        <w:rPr>
          <w:rPrChange w:id="897" w:author="evdokimosk" w:date="2016-10-17T01:53:00Z">
            <w:rPr>
              <w:color w:val="0000FF" w:themeColor="hyperlink"/>
              <w:u w:val="single"/>
              <w:lang w:val="en-US"/>
            </w:rPr>
          </w:rPrChange>
        </w:rPr>
        <w:instrText xml:space="preserve"> - </w:instrText>
      </w:r>
      <w:r w:rsidR="00DD07AF">
        <w:rPr>
          <w:lang w:val="en-US"/>
        </w:rPr>
        <w:instrText>SAC</w:instrText>
      </w:r>
      <w:r w:rsidR="00071CF4" w:rsidRPr="00071CF4">
        <w:rPr>
          <w:rPrChange w:id="898" w:author="evdokimosk" w:date="2016-10-17T01:53:00Z">
            <w:rPr>
              <w:color w:val="0000FF" w:themeColor="hyperlink"/>
              <w:u w:val="single"/>
              <w:lang w:val="en-US"/>
            </w:rPr>
          </w:rPrChange>
        </w:rPr>
        <w:instrText xml:space="preserve"> '13", "</w:instrText>
      </w:r>
      <w:r w:rsidR="00DD07AF">
        <w:rPr>
          <w:lang w:val="en-US"/>
        </w:rPr>
        <w:instrText>id</w:instrText>
      </w:r>
      <w:r w:rsidR="00071CF4" w:rsidRPr="00071CF4">
        <w:rPr>
          <w:rPrChange w:id="899" w:author="evdokimosk" w:date="2016-10-17T01:53:00Z">
            <w:rPr>
              <w:color w:val="0000FF" w:themeColor="hyperlink"/>
              <w:u w:val="single"/>
              <w:lang w:val="en-US"/>
            </w:rPr>
          </w:rPrChange>
        </w:rPr>
        <w:instrText>" : "</w:instrText>
      </w:r>
      <w:r w:rsidR="00DD07AF">
        <w:rPr>
          <w:lang w:val="en-US"/>
        </w:rPr>
        <w:instrText>ITEM</w:instrText>
      </w:r>
      <w:r w:rsidR="00071CF4" w:rsidRPr="00071CF4">
        <w:rPr>
          <w:rPrChange w:id="900" w:author="evdokimosk" w:date="2016-10-17T01:53:00Z">
            <w:rPr>
              <w:color w:val="0000FF" w:themeColor="hyperlink"/>
              <w:u w:val="single"/>
              <w:lang w:val="en-US"/>
            </w:rPr>
          </w:rPrChange>
        </w:rPr>
        <w:instrText>-1", "</w:instrText>
      </w:r>
      <w:r w:rsidR="00DD07AF">
        <w:rPr>
          <w:lang w:val="en-US"/>
        </w:rPr>
        <w:instrText>issued</w:instrText>
      </w:r>
      <w:r w:rsidR="00071CF4" w:rsidRPr="00071CF4">
        <w:rPr>
          <w:rPrChange w:id="901" w:author="evdokimosk" w:date="2016-10-17T01:53:00Z">
            <w:rPr>
              <w:color w:val="0000FF" w:themeColor="hyperlink"/>
              <w:u w:val="single"/>
              <w:lang w:val="en-US"/>
            </w:rPr>
          </w:rPrChange>
        </w:rPr>
        <w:instrText>" : { "</w:instrText>
      </w:r>
      <w:r w:rsidR="00DD07AF">
        <w:rPr>
          <w:lang w:val="en-US"/>
        </w:rPr>
        <w:instrText>date</w:instrText>
      </w:r>
      <w:r w:rsidR="00071CF4" w:rsidRPr="00071CF4">
        <w:rPr>
          <w:rPrChange w:id="902" w:author="evdokimosk" w:date="2016-10-17T01:53:00Z">
            <w:rPr>
              <w:color w:val="0000FF" w:themeColor="hyperlink"/>
              <w:u w:val="single"/>
              <w:lang w:val="en-US"/>
            </w:rPr>
          </w:rPrChange>
        </w:rPr>
        <w:instrText>-</w:instrText>
      </w:r>
      <w:r w:rsidR="00DD07AF">
        <w:rPr>
          <w:lang w:val="en-US"/>
        </w:rPr>
        <w:instrText>parts</w:instrText>
      </w:r>
      <w:r w:rsidR="00071CF4" w:rsidRPr="00071CF4">
        <w:rPr>
          <w:rPrChange w:id="903" w:author="evdokimosk" w:date="2016-10-17T01:53:00Z">
            <w:rPr>
              <w:color w:val="0000FF" w:themeColor="hyperlink"/>
              <w:u w:val="single"/>
              <w:lang w:val="en-US"/>
            </w:rPr>
          </w:rPrChange>
        </w:rPr>
        <w:instrText>" : [ [ "2013", "3" ] ] }, "</w:instrText>
      </w:r>
      <w:r w:rsidR="00DD07AF">
        <w:rPr>
          <w:lang w:val="en-US"/>
        </w:rPr>
        <w:instrText>page</w:instrText>
      </w:r>
      <w:r w:rsidR="00071CF4" w:rsidRPr="00071CF4">
        <w:rPr>
          <w:rPrChange w:id="904" w:author="evdokimosk" w:date="2016-10-17T01:53:00Z">
            <w:rPr>
              <w:color w:val="0000FF" w:themeColor="hyperlink"/>
              <w:u w:val="single"/>
              <w:lang w:val="en-US"/>
            </w:rPr>
          </w:rPrChange>
        </w:rPr>
        <w:instrText>" : "21", "</w:instrText>
      </w:r>
      <w:r w:rsidR="00DD07AF">
        <w:rPr>
          <w:lang w:val="en-US"/>
        </w:rPr>
        <w:instrText>publisher</w:instrText>
      </w:r>
      <w:r w:rsidR="00071CF4" w:rsidRPr="00071CF4">
        <w:rPr>
          <w:rPrChange w:id="905" w:author="evdokimosk" w:date="2016-10-17T01:53:00Z">
            <w:rPr>
              <w:color w:val="0000FF" w:themeColor="hyperlink"/>
              <w:u w:val="single"/>
              <w:lang w:val="en-US"/>
            </w:rPr>
          </w:rPrChange>
        </w:rPr>
        <w:instrText>" : "</w:instrText>
      </w:r>
      <w:r w:rsidR="00DD07AF">
        <w:rPr>
          <w:lang w:val="en-US"/>
        </w:rPr>
        <w:instrText>ACMPress</w:instrText>
      </w:r>
      <w:r w:rsidR="00071CF4" w:rsidRPr="00071CF4">
        <w:rPr>
          <w:rPrChange w:id="906" w:author="evdokimosk" w:date="2016-10-17T01:53:00Z">
            <w:rPr>
              <w:color w:val="0000FF" w:themeColor="hyperlink"/>
              <w:u w:val="single"/>
              <w:lang w:val="en-US"/>
            </w:rPr>
          </w:rPrChange>
        </w:rPr>
        <w:instrText>", "</w:instrText>
      </w:r>
      <w:r w:rsidR="00DD07AF">
        <w:rPr>
          <w:lang w:val="en-US"/>
        </w:rPr>
        <w:instrText>publisher</w:instrText>
      </w:r>
      <w:r w:rsidR="00071CF4" w:rsidRPr="00071CF4">
        <w:rPr>
          <w:rPrChange w:id="907" w:author="evdokimosk" w:date="2016-10-17T01:53:00Z">
            <w:rPr>
              <w:color w:val="0000FF" w:themeColor="hyperlink"/>
              <w:u w:val="single"/>
              <w:lang w:val="en-US"/>
            </w:rPr>
          </w:rPrChange>
        </w:rPr>
        <w:instrText>-</w:instrText>
      </w:r>
      <w:r w:rsidR="00DD07AF">
        <w:rPr>
          <w:lang w:val="en-US"/>
        </w:rPr>
        <w:instrText>place</w:instrText>
      </w:r>
      <w:r w:rsidR="00071CF4" w:rsidRPr="00071CF4">
        <w:rPr>
          <w:rPrChange w:id="908" w:author="evdokimosk" w:date="2016-10-17T01:53:00Z">
            <w:rPr>
              <w:color w:val="0000FF" w:themeColor="hyperlink"/>
              <w:u w:val="single"/>
              <w:lang w:val="en-US"/>
            </w:rPr>
          </w:rPrChange>
        </w:rPr>
        <w:instrText>" : "</w:instrText>
      </w:r>
      <w:r w:rsidR="00DD07AF">
        <w:rPr>
          <w:lang w:val="en-US"/>
        </w:rPr>
        <w:instrText>NewYork</w:instrText>
      </w:r>
      <w:r w:rsidR="00071CF4" w:rsidRPr="00071CF4">
        <w:rPr>
          <w:rPrChange w:id="909" w:author="evdokimosk" w:date="2016-10-17T01:53:00Z">
            <w:rPr>
              <w:color w:val="0000FF" w:themeColor="hyperlink"/>
              <w:u w:val="single"/>
              <w:lang w:val="en-US"/>
            </w:rPr>
          </w:rPrChange>
        </w:rPr>
        <w:instrText xml:space="preserve">, </w:instrText>
      </w:r>
      <w:r w:rsidR="00DD07AF">
        <w:rPr>
          <w:lang w:val="en-US"/>
        </w:rPr>
        <w:instrText>NewYork</w:instrText>
      </w:r>
      <w:r w:rsidR="00071CF4" w:rsidRPr="00071CF4">
        <w:rPr>
          <w:rPrChange w:id="910" w:author="evdokimosk" w:date="2016-10-17T01:53:00Z">
            <w:rPr>
              <w:color w:val="0000FF" w:themeColor="hyperlink"/>
              <w:u w:val="single"/>
              <w:lang w:val="en-US"/>
            </w:rPr>
          </w:rPrChange>
        </w:rPr>
        <w:instrText xml:space="preserve">, </w:instrText>
      </w:r>
      <w:r w:rsidR="00DD07AF">
        <w:rPr>
          <w:lang w:val="en-US"/>
        </w:rPr>
        <w:instrText>USA</w:instrText>
      </w:r>
      <w:r w:rsidR="00071CF4" w:rsidRPr="00071CF4">
        <w:rPr>
          <w:rPrChange w:id="911" w:author="evdokimosk" w:date="2016-10-17T01:53:00Z">
            <w:rPr>
              <w:color w:val="0000FF" w:themeColor="hyperlink"/>
              <w:u w:val="single"/>
              <w:lang w:val="en-US"/>
            </w:rPr>
          </w:rPrChange>
        </w:rPr>
        <w:instrText>", "</w:instrText>
      </w:r>
      <w:r w:rsidR="00DD07AF">
        <w:rPr>
          <w:lang w:val="en-US"/>
        </w:rPr>
        <w:instrText>title</w:instrText>
      </w:r>
      <w:r w:rsidR="00071CF4" w:rsidRPr="00071CF4">
        <w:rPr>
          <w:rPrChange w:id="912" w:author="evdokimosk" w:date="2016-10-17T01:53:00Z">
            <w:rPr>
              <w:color w:val="0000FF" w:themeColor="hyperlink"/>
              <w:u w:val="single"/>
              <w:lang w:val="en-US"/>
            </w:rPr>
          </w:rPrChange>
        </w:rPr>
        <w:instrText>" : "</w:instrText>
      </w:r>
      <w:r w:rsidR="00DD07AF">
        <w:rPr>
          <w:lang w:val="en-US"/>
        </w:rPr>
        <w:instrText>Towardsskeletonbiometricidentificationusingthemicrosoftkinectsensor</w:instrText>
      </w:r>
      <w:r w:rsidR="00071CF4" w:rsidRPr="00071CF4">
        <w:rPr>
          <w:rPrChange w:id="913" w:author="evdokimosk" w:date="2016-10-17T01:53:00Z">
            <w:rPr>
              <w:color w:val="0000FF" w:themeColor="hyperlink"/>
              <w:u w:val="single"/>
              <w:lang w:val="en-US"/>
            </w:rPr>
          </w:rPrChange>
        </w:rPr>
        <w:instrText>", "</w:instrText>
      </w:r>
      <w:r w:rsidR="00DD07AF">
        <w:rPr>
          <w:lang w:val="en-US"/>
        </w:rPr>
        <w:instrText>type</w:instrText>
      </w:r>
      <w:r w:rsidR="00071CF4" w:rsidRPr="00071CF4">
        <w:rPr>
          <w:rPrChange w:id="914" w:author="evdokimosk" w:date="2016-10-17T01:53:00Z">
            <w:rPr>
              <w:color w:val="0000FF" w:themeColor="hyperlink"/>
              <w:u w:val="single"/>
              <w:lang w:val="en-US"/>
            </w:rPr>
          </w:rPrChange>
        </w:rPr>
        <w:instrText>" : "</w:instrText>
      </w:r>
      <w:r w:rsidR="00DD07AF">
        <w:rPr>
          <w:lang w:val="en-US"/>
        </w:rPr>
        <w:instrText>paper</w:instrText>
      </w:r>
      <w:r w:rsidR="00071CF4" w:rsidRPr="00071CF4">
        <w:rPr>
          <w:rPrChange w:id="915" w:author="evdokimosk" w:date="2016-10-17T01:53:00Z">
            <w:rPr>
              <w:color w:val="0000FF" w:themeColor="hyperlink"/>
              <w:u w:val="single"/>
              <w:lang w:val="en-US"/>
            </w:rPr>
          </w:rPrChange>
        </w:rPr>
        <w:instrText>-</w:instrText>
      </w:r>
      <w:r w:rsidR="00DD07AF">
        <w:rPr>
          <w:lang w:val="en-US"/>
        </w:rPr>
        <w:instrText>conference</w:instrText>
      </w:r>
      <w:r w:rsidR="00071CF4" w:rsidRPr="00071CF4">
        <w:rPr>
          <w:rPrChange w:id="916" w:author="evdokimosk" w:date="2016-10-17T01:53:00Z">
            <w:rPr>
              <w:color w:val="0000FF" w:themeColor="hyperlink"/>
              <w:u w:val="single"/>
              <w:lang w:val="en-US"/>
            </w:rPr>
          </w:rPrChange>
        </w:rPr>
        <w:instrText>" }, "</w:instrText>
      </w:r>
      <w:r w:rsidR="00DD07AF">
        <w:rPr>
          <w:lang w:val="en-US"/>
        </w:rPr>
        <w:instrText>uris</w:instrText>
      </w:r>
      <w:r w:rsidR="00071CF4" w:rsidRPr="00071CF4">
        <w:rPr>
          <w:rPrChange w:id="917" w:author="evdokimosk" w:date="2016-10-17T01:53:00Z">
            <w:rPr>
              <w:color w:val="0000FF" w:themeColor="hyperlink"/>
              <w:u w:val="single"/>
              <w:lang w:val="en-US"/>
            </w:rPr>
          </w:rPrChange>
        </w:rPr>
        <w:instrText>" : [ "</w:instrText>
      </w:r>
      <w:r w:rsidR="00DD07AF">
        <w:rPr>
          <w:lang w:val="en-US"/>
        </w:rPr>
        <w:instrText>http</w:instrText>
      </w:r>
      <w:r w:rsidR="00071CF4" w:rsidRPr="00071CF4">
        <w:rPr>
          <w:rPrChange w:id="918" w:author="evdokimosk" w:date="2016-10-17T01:53:00Z">
            <w:rPr>
              <w:color w:val="0000FF" w:themeColor="hyperlink"/>
              <w:u w:val="single"/>
              <w:lang w:val="en-US"/>
            </w:rPr>
          </w:rPrChange>
        </w:rPr>
        <w:instrText>://</w:instrText>
      </w:r>
      <w:r w:rsidR="00DD07AF">
        <w:rPr>
          <w:lang w:val="en-US"/>
        </w:rPr>
        <w:instrText>www</w:instrText>
      </w:r>
      <w:r w:rsidR="00071CF4" w:rsidRPr="00071CF4">
        <w:rPr>
          <w:rPrChange w:id="919" w:author="evdokimosk" w:date="2016-10-17T01:53:00Z">
            <w:rPr>
              <w:color w:val="0000FF" w:themeColor="hyperlink"/>
              <w:u w:val="single"/>
              <w:lang w:val="en-US"/>
            </w:rPr>
          </w:rPrChange>
        </w:rPr>
        <w:instrText>.</w:instrText>
      </w:r>
      <w:r w:rsidR="00DD07AF">
        <w:rPr>
          <w:lang w:val="en-US"/>
        </w:rPr>
        <w:instrText>mendeley</w:instrText>
      </w:r>
      <w:r w:rsidR="00071CF4" w:rsidRPr="00071CF4">
        <w:rPr>
          <w:rPrChange w:id="920" w:author="evdokimosk" w:date="2016-10-17T01:53:00Z">
            <w:rPr>
              <w:color w:val="0000FF" w:themeColor="hyperlink"/>
              <w:u w:val="single"/>
              <w:lang w:val="en-US"/>
            </w:rPr>
          </w:rPrChange>
        </w:rPr>
        <w:instrText>.</w:instrText>
      </w:r>
      <w:r w:rsidR="00DD07AF">
        <w:rPr>
          <w:lang w:val="en-US"/>
        </w:rPr>
        <w:instrText>com</w:instrText>
      </w:r>
      <w:r w:rsidR="00071CF4" w:rsidRPr="00071CF4">
        <w:rPr>
          <w:rPrChange w:id="921" w:author="evdokimosk" w:date="2016-10-17T01:53:00Z">
            <w:rPr>
              <w:color w:val="0000FF" w:themeColor="hyperlink"/>
              <w:u w:val="single"/>
              <w:lang w:val="en-US"/>
            </w:rPr>
          </w:rPrChange>
        </w:rPr>
        <w:instrText>/</w:instrText>
      </w:r>
      <w:r w:rsidR="00DD07AF">
        <w:rPr>
          <w:lang w:val="en-US"/>
        </w:rPr>
        <w:instrText>documents</w:instrText>
      </w:r>
      <w:r w:rsidR="00071CF4" w:rsidRPr="00071CF4">
        <w:rPr>
          <w:rPrChange w:id="922" w:author="evdokimosk" w:date="2016-10-17T01:53:00Z">
            <w:rPr>
              <w:color w:val="0000FF" w:themeColor="hyperlink"/>
              <w:u w:val="single"/>
              <w:lang w:val="en-US"/>
            </w:rPr>
          </w:rPrChange>
        </w:rPr>
        <w:instrText>/?</w:instrText>
      </w:r>
      <w:r w:rsidR="00DD07AF">
        <w:rPr>
          <w:lang w:val="en-US"/>
        </w:rPr>
        <w:instrText>uuid</w:instrText>
      </w:r>
      <w:r w:rsidR="00071CF4" w:rsidRPr="00071CF4">
        <w:rPr>
          <w:rPrChange w:id="923" w:author="evdokimosk" w:date="2016-10-17T01:53:00Z">
            <w:rPr>
              <w:color w:val="0000FF" w:themeColor="hyperlink"/>
              <w:u w:val="single"/>
              <w:lang w:val="en-US"/>
            </w:rPr>
          </w:rPrChange>
        </w:rPr>
        <w:instrText>=</w:instrText>
      </w:r>
      <w:r w:rsidR="00DD07AF">
        <w:rPr>
          <w:lang w:val="en-US"/>
        </w:rPr>
        <w:instrText>bc</w:instrText>
      </w:r>
      <w:r w:rsidR="00071CF4" w:rsidRPr="00071CF4">
        <w:rPr>
          <w:rPrChange w:id="924" w:author="evdokimosk" w:date="2016-10-17T01:53:00Z">
            <w:rPr>
              <w:color w:val="0000FF" w:themeColor="hyperlink"/>
              <w:u w:val="single"/>
              <w:lang w:val="en-US"/>
            </w:rPr>
          </w:rPrChange>
        </w:rPr>
        <w:instrText>606144-</w:instrText>
      </w:r>
      <w:r w:rsidR="00DD07AF">
        <w:rPr>
          <w:lang w:val="en-US"/>
        </w:rPr>
        <w:instrText>b</w:instrText>
      </w:r>
      <w:r w:rsidR="00071CF4" w:rsidRPr="00071CF4">
        <w:rPr>
          <w:rPrChange w:id="925" w:author="evdokimosk" w:date="2016-10-17T01:53:00Z">
            <w:rPr>
              <w:color w:val="0000FF" w:themeColor="hyperlink"/>
              <w:u w:val="single"/>
              <w:lang w:val="en-US"/>
            </w:rPr>
          </w:rPrChange>
        </w:rPr>
        <w:instrText>05</w:instrText>
      </w:r>
      <w:r w:rsidR="00DD07AF">
        <w:rPr>
          <w:lang w:val="en-US"/>
        </w:rPr>
        <w:instrText>d</w:instrText>
      </w:r>
      <w:r w:rsidR="00071CF4" w:rsidRPr="00071CF4">
        <w:rPr>
          <w:rPrChange w:id="926" w:author="evdokimosk" w:date="2016-10-17T01:53:00Z">
            <w:rPr>
              <w:color w:val="0000FF" w:themeColor="hyperlink"/>
              <w:u w:val="single"/>
              <w:lang w:val="en-US"/>
            </w:rPr>
          </w:rPrChange>
        </w:rPr>
        <w:instrText>-4</w:instrText>
      </w:r>
      <w:r w:rsidR="00DD07AF">
        <w:rPr>
          <w:lang w:val="en-US"/>
        </w:rPr>
        <w:instrText>dae</w:instrText>
      </w:r>
      <w:r w:rsidR="00071CF4" w:rsidRPr="00071CF4">
        <w:rPr>
          <w:rPrChange w:id="927" w:author="evdokimosk" w:date="2016-10-17T01:53:00Z">
            <w:rPr>
              <w:color w:val="0000FF" w:themeColor="hyperlink"/>
              <w:u w:val="single"/>
              <w:lang w:val="en-US"/>
            </w:rPr>
          </w:rPrChange>
        </w:rPr>
        <w:instrText>-8910-0</w:instrText>
      </w:r>
      <w:r w:rsidR="00DD07AF">
        <w:rPr>
          <w:lang w:val="en-US"/>
        </w:rPr>
        <w:instrText>de</w:instrText>
      </w:r>
      <w:r w:rsidR="00071CF4" w:rsidRPr="00071CF4">
        <w:rPr>
          <w:rPrChange w:id="928" w:author="evdokimosk" w:date="2016-10-17T01:53:00Z">
            <w:rPr>
              <w:color w:val="0000FF" w:themeColor="hyperlink"/>
              <w:u w:val="single"/>
              <w:lang w:val="en-US"/>
            </w:rPr>
          </w:rPrChange>
        </w:rPr>
        <w:instrText>26562155</w:instrText>
      </w:r>
      <w:r w:rsidR="00DD07AF">
        <w:rPr>
          <w:lang w:val="en-US"/>
        </w:rPr>
        <w:instrText>d</w:instrText>
      </w:r>
      <w:r w:rsidR="00071CF4" w:rsidRPr="00071CF4">
        <w:rPr>
          <w:rPrChange w:id="929" w:author="evdokimosk" w:date="2016-10-17T01:53:00Z">
            <w:rPr>
              <w:color w:val="0000FF" w:themeColor="hyperlink"/>
              <w:u w:val="single"/>
              <w:lang w:val="en-US"/>
            </w:rPr>
          </w:rPrChange>
        </w:rPr>
        <w:instrText>", "</w:instrText>
      </w:r>
      <w:r w:rsidR="00DD07AF">
        <w:rPr>
          <w:lang w:val="en-US"/>
        </w:rPr>
        <w:instrText>http</w:instrText>
      </w:r>
      <w:r w:rsidR="00071CF4" w:rsidRPr="00071CF4">
        <w:rPr>
          <w:rPrChange w:id="930" w:author="evdokimosk" w:date="2016-10-17T01:53:00Z">
            <w:rPr>
              <w:color w:val="0000FF" w:themeColor="hyperlink"/>
              <w:u w:val="single"/>
              <w:lang w:val="en-US"/>
            </w:rPr>
          </w:rPrChange>
        </w:rPr>
        <w:instrText>://</w:instrText>
      </w:r>
      <w:r w:rsidR="00DD07AF">
        <w:rPr>
          <w:lang w:val="en-US"/>
        </w:rPr>
        <w:instrText>www</w:instrText>
      </w:r>
      <w:r w:rsidR="00071CF4" w:rsidRPr="00071CF4">
        <w:rPr>
          <w:rPrChange w:id="931" w:author="evdokimosk" w:date="2016-10-17T01:53:00Z">
            <w:rPr>
              <w:color w:val="0000FF" w:themeColor="hyperlink"/>
              <w:u w:val="single"/>
              <w:lang w:val="en-US"/>
            </w:rPr>
          </w:rPrChange>
        </w:rPr>
        <w:instrText>.</w:instrText>
      </w:r>
      <w:r w:rsidR="00DD07AF">
        <w:rPr>
          <w:lang w:val="en-US"/>
        </w:rPr>
        <w:instrText>mendeley</w:instrText>
      </w:r>
      <w:r w:rsidR="00071CF4" w:rsidRPr="00071CF4">
        <w:rPr>
          <w:rPrChange w:id="932" w:author="evdokimosk" w:date="2016-10-17T01:53:00Z">
            <w:rPr>
              <w:color w:val="0000FF" w:themeColor="hyperlink"/>
              <w:u w:val="single"/>
              <w:lang w:val="en-US"/>
            </w:rPr>
          </w:rPrChange>
        </w:rPr>
        <w:instrText>.</w:instrText>
      </w:r>
      <w:r w:rsidR="00DD07AF">
        <w:rPr>
          <w:lang w:val="en-US"/>
        </w:rPr>
        <w:instrText>com</w:instrText>
      </w:r>
      <w:r w:rsidR="00071CF4" w:rsidRPr="00071CF4">
        <w:rPr>
          <w:rPrChange w:id="933" w:author="evdokimosk" w:date="2016-10-17T01:53:00Z">
            <w:rPr>
              <w:color w:val="0000FF" w:themeColor="hyperlink"/>
              <w:u w:val="single"/>
              <w:lang w:val="en-US"/>
            </w:rPr>
          </w:rPrChange>
        </w:rPr>
        <w:instrText>/</w:instrText>
      </w:r>
      <w:r w:rsidR="00DD07AF">
        <w:rPr>
          <w:lang w:val="en-US"/>
        </w:rPr>
        <w:instrText>documents</w:instrText>
      </w:r>
      <w:r w:rsidR="00071CF4" w:rsidRPr="00071CF4">
        <w:rPr>
          <w:rPrChange w:id="934" w:author="evdokimosk" w:date="2016-10-17T01:53:00Z">
            <w:rPr>
              <w:color w:val="0000FF" w:themeColor="hyperlink"/>
              <w:u w:val="single"/>
              <w:lang w:val="en-US"/>
            </w:rPr>
          </w:rPrChange>
        </w:rPr>
        <w:instrText>/?</w:instrText>
      </w:r>
      <w:r w:rsidR="00DD07AF">
        <w:rPr>
          <w:lang w:val="en-US"/>
        </w:rPr>
        <w:instrText>uuid</w:instrText>
      </w:r>
      <w:r w:rsidR="00071CF4" w:rsidRPr="00071CF4">
        <w:rPr>
          <w:rPrChange w:id="935" w:author="evdokimosk" w:date="2016-10-17T01:53:00Z">
            <w:rPr>
              <w:color w:val="0000FF" w:themeColor="hyperlink"/>
              <w:u w:val="single"/>
              <w:lang w:val="en-US"/>
            </w:rPr>
          </w:rPrChange>
        </w:rPr>
        <w:instrText>=2</w:instrText>
      </w:r>
      <w:r w:rsidR="00DD07AF">
        <w:rPr>
          <w:lang w:val="en-US"/>
        </w:rPr>
        <w:instrText>dbfee</w:instrText>
      </w:r>
      <w:r w:rsidR="00071CF4" w:rsidRPr="00071CF4">
        <w:rPr>
          <w:rPrChange w:id="936" w:author="evdokimosk" w:date="2016-10-17T01:53:00Z">
            <w:rPr>
              <w:color w:val="0000FF" w:themeColor="hyperlink"/>
              <w:u w:val="single"/>
              <w:lang w:val="en-US"/>
            </w:rPr>
          </w:rPrChange>
        </w:rPr>
        <w:instrText>1</w:instrText>
      </w:r>
      <w:r w:rsidR="00DD07AF">
        <w:rPr>
          <w:lang w:val="en-US"/>
        </w:rPr>
        <w:instrText>b</w:instrText>
      </w:r>
      <w:r w:rsidR="00071CF4" w:rsidRPr="00071CF4">
        <w:rPr>
          <w:rPrChange w:id="937" w:author="evdokimosk" w:date="2016-10-17T01:53:00Z">
            <w:rPr>
              <w:color w:val="0000FF" w:themeColor="hyperlink"/>
              <w:u w:val="single"/>
              <w:lang w:val="en-US"/>
            </w:rPr>
          </w:rPrChange>
        </w:rPr>
        <w:instrText>-</w:instrText>
      </w:r>
      <w:r w:rsidR="00DD07AF">
        <w:rPr>
          <w:lang w:val="en-US"/>
        </w:rPr>
        <w:instrText>d</w:instrText>
      </w:r>
      <w:r w:rsidR="00071CF4" w:rsidRPr="00071CF4">
        <w:rPr>
          <w:rPrChange w:id="938" w:author="evdokimosk" w:date="2016-10-17T01:53:00Z">
            <w:rPr>
              <w:color w:val="0000FF" w:themeColor="hyperlink"/>
              <w:u w:val="single"/>
              <w:lang w:val="en-US"/>
            </w:rPr>
          </w:rPrChange>
        </w:rPr>
        <w:instrText>9</w:instrText>
      </w:r>
      <w:r w:rsidR="00DD07AF">
        <w:rPr>
          <w:lang w:val="en-US"/>
        </w:rPr>
        <w:instrText>d</w:instrText>
      </w:r>
      <w:r w:rsidR="00071CF4" w:rsidRPr="00071CF4">
        <w:rPr>
          <w:rPrChange w:id="939" w:author="evdokimosk" w:date="2016-10-17T01:53:00Z">
            <w:rPr>
              <w:color w:val="0000FF" w:themeColor="hyperlink"/>
              <w:u w:val="single"/>
              <w:lang w:val="en-US"/>
            </w:rPr>
          </w:rPrChange>
        </w:rPr>
        <w:instrText>6-4838-</w:instrText>
      </w:r>
      <w:r w:rsidR="00DD07AF">
        <w:rPr>
          <w:lang w:val="en-US"/>
        </w:rPr>
        <w:instrText>aeba</w:instrText>
      </w:r>
      <w:r w:rsidR="00071CF4" w:rsidRPr="00071CF4">
        <w:rPr>
          <w:rPrChange w:id="940" w:author="evdokimosk" w:date="2016-10-17T01:53:00Z">
            <w:rPr>
              <w:color w:val="0000FF" w:themeColor="hyperlink"/>
              <w:u w:val="single"/>
              <w:lang w:val="en-US"/>
            </w:rPr>
          </w:rPrChange>
        </w:rPr>
        <w:instrText>-</w:instrText>
      </w:r>
      <w:r w:rsidR="00DD07AF">
        <w:rPr>
          <w:lang w:val="en-US"/>
        </w:rPr>
        <w:instrText>b</w:instrText>
      </w:r>
      <w:r w:rsidR="00071CF4" w:rsidRPr="00071CF4">
        <w:rPr>
          <w:rPrChange w:id="941" w:author="evdokimosk" w:date="2016-10-17T01:53:00Z">
            <w:rPr>
              <w:color w:val="0000FF" w:themeColor="hyperlink"/>
              <w:u w:val="single"/>
              <w:lang w:val="en-US"/>
            </w:rPr>
          </w:rPrChange>
        </w:rPr>
        <w:instrText>878024</w:instrText>
      </w:r>
      <w:r w:rsidR="00DD07AF">
        <w:rPr>
          <w:lang w:val="en-US"/>
        </w:rPr>
        <w:instrText>dc</w:instrText>
      </w:r>
      <w:r w:rsidR="00071CF4" w:rsidRPr="00071CF4">
        <w:rPr>
          <w:rPrChange w:id="942" w:author="evdokimosk" w:date="2016-10-17T01:53:00Z">
            <w:rPr>
              <w:color w:val="0000FF" w:themeColor="hyperlink"/>
              <w:u w:val="single"/>
              <w:lang w:val="en-US"/>
            </w:rPr>
          </w:rPrChange>
        </w:rPr>
        <w:instrText>851" ] } ], "</w:instrText>
      </w:r>
      <w:r w:rsidR="00DD07AF">
        <w:rPr>
          <w:lang w:val="en-US"/>
        </w:rPr>
        <w:instrText>mendeley</w:instrText>
      </w:r>
      <w:r w:rsidR="00071CF4" w:rsidRPr="00071CF4">
        <w:rPr>
          <w:rPrChange w:id="943" w:author="evdokimosk" w:date="2016-10-17T01:53:00Z">
            <w:rPr>
              <w:color w:val="0000FF" w:themeColor="hyperlink"/>
              <w:u w:val="single"/>
              <w:lang w:val="en-US"/>
            </w:rPr>
          </w:rPrChange>
        </w:rPr>
        <w:instrText>" : { "</w:instrText>
      </w:r>
      <w:r w:rsidR="00DD07AF">
        <w:rPr>
          <w:lang w:val="en-US"/>
        </w:rPr>
        <w:instrText>formattedCitation</w:instrText>
      </w:r>
      <w:r w:rsidR="00071CF4" w:rsidRPr="00071CF4">
        <w:rPr>
          <w:rPrChange w:id="944" w:author="evdokimosk" w:date="2016-10-17T01:53:00Z">
            <w:rPr>
              <w:color w:val="0000FF" w:themeColor="hyperlink"/>
              <w:u w:val="single"/>
              <w:lang w:val="en-US"/>
            </w:rPr>
          </w:rPrChange>
        </w:rPr>
        <w:instrText>" : "(</w:instrText>
      </w:r>
      <w:r w:rsidR="00DD07AF">
        <w:rPr>
          <w:lang w:val="en-US"/>
        </w:rPr>
        <w:instrText>R</w:instrText>
      </w:r>
      <w:r w:rsidR="00071CF4" w:rsidRPr="00071CF4">
        <w:rPr>
          <w:rPrChange w:id="945" w:author="evdokimosk" w:date="2016-10-17T01:53:00Z">
            <w:rPr>
              <w:color w:val="0000FF" w:themeColor="hyperlink"/>
              <w:u w:val="single"/>
              <w:lang w:val="en-US"/>
            </w:rPr>
          </w:rPrChange>
        </w:rPr>
        <w:instrText xml:space="preserve">. </w:instrText>
      </w:r>
      <w:r w:rsidR="00DD07AF">
        <w:rPr>
          <w:lang w:val="en-US"/>
        </w:rPr>
        <w:instrText>Araujoetal</w:instrText>
      </w:r>
      <w:r w:rsidR="00071CF4" w:rsidRPr="00071CF4">
        <w:rPr>
          <w:rPrChange w:id="946" w:author="evdokimosk" w:date="2016-10-17T01:53:00Z">
            <w:rPr>
              <w:color w:val="0000FF" w:themeColor="hyperlink"/>
              <w:u w:val="single"/>
              <w:lang w:val="en-US"/>
            </w:rPr>
          </w:rPrChange>
        </w:rPr>
        <w:instrText>., 2013)", "</w:instrText>
      </w:r>
      <w:r w:rsidR="00DD07AF">
        <w:rPr>
          <w:lang w:val="en-US"/>
        </w:rPr>
        <w:instrText>manualFormatting</w:instrText>
      </w:r>
      <w:r w:rsidR="00071CF4" w:rsidRPr="00071CF4">
        <w:rPr>
          <w:rPrChange w:id="947" w:author="evdokimosk" w:date="2016-10-17T01:53:00Z">
            <w:rPr>
              <w:color w:val="0000FF" w:themeColor="hyperlink"/>
              <w:u w:val="single"/>
              <w:lang w:val="en-US"/>
            </w:rPr>
          </w:rPrChange>
        </w:rPr>
        <w:instrText>" : "</w:instrText>
      </w:r>
      <w:r w:rsidR="00DD07AF">
        <w:rPr>
          <w:lang w:val="en-US"/>
        </w:rPr>
        <w:instrText>Araujo</w:instrText>
      </w:r>
      <w:r w:rsidR="00071CF4" w:rsidRPr="00071CF4">
        <w:rPr>
          <w:rPrChange w:id="948" w:author="evdokimosk" w:date="2016-10-17T01:53:00Z">
            <w:rPr>
              <w:color w:val="0000FF" w:themeColor="hyperlink"/>
              <w:u w:val="single"/>
              <w:lang w:val="en-US"/>
            </w:rPr>
          </w:rPrChange>
        </w:rPr>
        <w:instrText xml:space="preserve">, </w:instrText>
      </w:r>
      <w:r w:rsidR="00DD07AF">
        <w:rPr>
          <w:lang w:val="en-US"/>
        </w:rPr>
        <w:instrText>Gra</w:instrText>
      </w:r>
      <w:r w:rsidR="00071CF4" w:rsidRPr="00071CF4">
        <w:rPr>
          <w:rPrChange w:id="949" w:author="evdokimosk" w:date="2016-10-17T01:53:00Z">
            <w:rPr>
              <w:color w:val="0000FF" w:themeColor="hyperlink"/>
              <w:u w:val="single"/>
              <w:lang w:val="en-US"/>
            </w:rPr>
          </w:rPrChange>
        </w:rPr>
        <w:instrText>\</w:instrText>
      </w:r>
      <w:r w:rsidR="00DD07AF">
        <w:rPr>
          <w:lang w:val="en-US"/>
        </w:rPr>
        <w:instrText>u</w:instrText>
      </w:r>
      <w:r w:rsidR="00071CF4" w:rsidRPr="00071CF4">
        <w:rPr>
          <w:rPrChange w:id="950" w:author="evdokimosk" w:date="2016-10-17T01:53:00Z">
            <w:rPr>
              <w:color w:val="0000FF" w:themeColor="hyperlink"/>
              <w:u w:val="single"/>
              <w:lang w:val="en-US"/>
            </w:rPr>
          </w:rPrChange>
        </w:rPr>
        <w:instrText>00</w:instrText>
      </w:r>
      <w:r w:rsidR="00DD07AF">
        <w:rPr>
          <w:lang w:val="en-US"/>
        </w:rPr>
        <w:instrText>f</w:instrText>
      </w:r>
      <w:r w:rsidR="00071CF4" w:rsidRPr="00071CF4">
        <w:rPr>
          <w:rPrChange w:id="951" w:author="evdokimosk" w:date="2016-10-17T01:53:00Z">
            <w:rPr>
              <w:color w:val="0000FF" w:themeColor="hyperlink"/>
              <w:u w:val="single"/>
              <w:lang w:val="en-US"/>
            </w:rPr>
          </w:rPrChange>
        </w:rPr>
        <w:instrText>1</w:instrText>
      </w:r>
      <w:r w:rsidR="00DD07AF">
        <w:rPr>
          <w:lang w:val="en-US"/>
        </w:rPr>
        <w:instrText>a</w:instrText>
      </w:r>
      <w:r w:rsidR="00071CF4" w:rsidRPr="00071CF4">
        <w:rPr>
          <w:rPrChange w:id="952" w:author="evdokimosk" w:date="2016-10-17T01:53:00Z">
            <w:rPr>
              <w:color w:val="0000FF" w:themeColor="hyperlink"/>
              <w:u w:val="single"/>
              <w:lang w:val="en-US"/>
            </w:rPr>
          </w:rPrChange>
        </w:rPr>
        <w:instrText>, &amp;</w:instrText>
      </w:r>
      <w:r w:rsidR="00DD07AF">
        <w:rPr>
          <w:lang w:val="en-US"/>
        </w:rPr>
        <w:instrText>Andersson</w:instrText>
      </w:r>
      <w:r w:rsidR="00071CF4" w:rsidRPr="00071CF4">
        <w:rPr>
          <w:rPrChange w:id="953" w:author="evdokimosk" w:date="2016-10-17T01:53:00Z">
            <w:rPr>
              <w:color w:val="0000FF" w:themeColor="hyperlink"/>
              <w:u w:val="single"/>
              <w:lang w:val="en-US"/>
            </w:rPr>
          </w:rPrChange>
        </w:rPr>
        <w:instrText>", "</w:instrText>
      </w:r>
      <w:r w:rsidR="00DD07AF">
        <w:rPr>
          <w:lang w:val="en-US"/>
        </w:rPr>
        <w:instrText>plainTextFormattedCitation</w:instrText>
      </w:r>
      <w:r w:rsidR="00071CF4" w:rsidRPr="00071CF4">
        <w:rPr>
          <w:rPrChange w:id="954" w:author="evdokimosk" w:date="2016-10-17T01:53:00Z">
            <w:rPr>
              <w:color w:val="0000FF" w:themeColor="hyperlink"/>
              <w:u w:val="single"/>
              <w:lang w:val="en-US"/>
            </w:rPr>
          </w:rPrChange>
        </w:rPr>
        <w:instrText>" : "(</w:instrText>
      </w:r>
      <w:r w:rsidR="00DD07AF">
        <w:rPr>
          <w:lang w:val="en-US"/>
        </w:rPr>
        <w:instrText>R</w:instrText>
      </w:r>
      <w:r w:rsidR="00071CF4" w:rsidRPr="00071CF4">
        <w:rPr>
          <w:rPrChange w:id="955" w:author="evdokimosk" w:date="2016-10-17T01:53:00Z">
            <w:rPr>
              <w:color w:val="0000FF" w:themeColor="hyperlink"/>
              <w:u w:val="single"/>
              <w:lang w:val="en-US"/>
            </w:rPr>
          </w:rPrChange>
        </w:rPr>
        <w:instrText xml:space="preserve">. </w:instrText>
      </w:r>
      <w:r w:rsidR="00DD07AF">
        <w:rPr>
          <w:lang w:val="en-US"/>
        </w:rPr>
        <w:instrText>Araujoetal</w:instrText>
      </w:r>
      <w:r w:rsidR="00071CF4" w:rsidRPr="00071CF4">
        <w:rPr>
          <w:rPrChange w:id="956" w:author="evdokimosk" w:date="2016-10-17T01:53:00Z">
            <w:rPr>
              <w:color w:val="0000FF" w:themeColor="hyperlink"/>
              <w:u w:val="single"/>
              <w:lang w:val="en-US"/>
            </w:rPr>
          </w:rPrChange>
        </w:rPr>
        <w:instrText>., 2013)", "</w:instrText>
      </w:r>
      <w:r w:rsidR="00DD07AF">
        <w:rPr>
          <w:lang w:val="en-US"/>
        </w:rPr>
        <w:instrText>previouslyFormattedCitation</w:instrText>
      </w:r>
      <w:r w:rsidR="00071CF4" w:rsidRPr="00071CF4">
        <w:rPr>
          <w:rPrChange w:id="957" w:author="evdokimosk" w:date="2016-10-17T01:53:00Z">
            <w:rPr>
              <w:color w:val="0000FF" w:themeColor="hyperlink"/>
              <w:u w:val="single"/>
              <w:lang w:val="en-US"/>
            </w:rPr>
          </w:rPrChange>
        </w:rPr>
        <w:instrText>" : "(</w:instrText>
      </w:r>
      <w:r w:rsidR="00DD07AF">
        <w:rPr>
          <w:lang w:val="en-US"/>
        </w:rPr>
        <w:instrText>R</w:instrText>
      </w:r>
      <w:r w:rsidR="00071CF4" w:rsidRPr="00071CF4">
        <w:rPr>
          <w:rPrChange w:id="958" w:author="evdokimosk" w:date="2016-10-17T01:53:00Z">
            <w:rPr>
              <w:color w:val="0000FF" w:themeColor="hyperlink"/>
              <w:u w:val="single"/>
              <w:lang w:val="en-US"/>
            </w:rPr>
          </w:rPrChange>
        </w:rPr>
        <w:instrText xml:space="preserve">. </w:instrText>
      </w:r>
      <w:r w:rsidR="00DD07AF">
        <w:rPr>
          <w:lang w:val="en-US"/>
        </w:rPr>
        <w:instrText>Araujoetal</w:instrText>
      </w:r>
      <w:r w:rsidR="00071CF4" w:rsidRPr="00071CF4">
        <w:rPr>
          <w:rPrChange w:id="959" w:author="evdokimosk" w:date="2016-10-17T01:53:00Z">
            <w:rPr>
              <w:color w:val="0000FF" w:themeColor="hyperlink"/>
              <w:u w:val="single"/>
              <w:lang w:val="en-US"/>
            </w:rPr>
          </w:rPrChange>
        </w:rPr>
        <w:instrText>., 2013)" }, "</w:instrText>
      </w:r>
      <w:r w:rsidR="00DD07AF">
        <w:rPr>
          <w:lang w:val="en-US"/>
        </w:rPr>
        <w:instrText>properties</w:instrText>
      </w:r>
      <w:r w:rsidR="00071CF4" w:rsidRPr="00071CF4">
        <w:rPr>
          <w:rPrChange w:id="960" w:author="evdokimosk" w:date="2016-10-17T01:53:00Z">
            <w:rPr>
              <w:color w:val="0000FF" w:themeColor="hyperlink"/>
              <w:u w:val="single"/>
              <w:lang w:val="en-US"/>
            </w:rPr>
          </w:rPrChange>
        </w:rPr>
        <w:instrText>" : { "</w:instrText>
      </w:r>
      <w:r w:rsidR="00DD07AF">
        <w:rPr>
          <w:lang w:val="en-US"/>
        </w:rPr>
        <w:instrText>noteIndex</w:instrText>
      </w:r>
      <w:r w:rsidR="00071CF4" w:rsidRPr="00071CF4">
        <w:rPr>
          <w:rPrChange w:id="961" w:author="evdokimosk" w:date="2016-10-17T01:53:00Z">
            <w:rPr>
              <w:color w:val="0000FF" w:themeColor="hyperlink"/>
              <w:u w:val="single"/>
              <w:lang w:val="en-US"/>
            </w:rPr>
          </w:rPrChange>
        </w:rPr>
        <w:instrText>" : 0 }, "</w:instrText>
      </w:r>
      <w:r w:rsidR="00DD07AF">
        <w:rPr>
          <w:lang w:val="en-US"/>
        </w:rPr>
        <w:instrText>schema</w:instrText>
      </w:r>
      <w:r w:rsidR="00071CF4" w:rsidRPr="00071CF4">
        <w:rPr>
          <w:rPrChange w:id="962" w:author="evdokimosk" w:date="2016-10-17T01:53:00Z">
            <w:rPr>
              <w:color w:val="0000FF" w:themeColor="hyperlink"/>
              <w:u w:val="single"/>
              <w:lang w:val="en-US"/>
            </w:rPr>
          </w:rPrChange>
        </w:rPr>
        <w:instrText>" : "</w:instrText>
      </w:r>
      <w:r w:rsidR="00DD07AF">
        <w:rPr>
          <w:lang w:val="en-US"/>
        </w:rPr>
        <w:instrText>https</w:instrText>
      </w:r>
      <w:r w:rsidR="00071CF4" w:rsidRPr="00071CF4">
        <w:rPr>
          <w:rPrChange w:id="963" w:author="evdokimosk" w:date="2016-10-17T01:53:00Z">
            <w:rPr>
              <w:color w:val="0000FF" w:themeColor="hyperlink"/>
              <w:u w:val="single"/>
              <w:lang w:val="en-US"/>
            </w:rPr>
          </w:rPrChange>
        </w:rPr>
        <w:instrText>://</w:instrText>
      </w:r>
      <w:r w:rsidR="00DD07AF">
        <w:rPr>
          <w:lang w:val="en-US"/>
        </w:rPr>
        <w:instrText>github</w:instrText>
      </w:r>
      <w:r w:rsidR="00071CF4" w:rsidRPr="00071CF4">
        <w:rPr>
          <w:rPrChange w:id="964" w:author="evdokimosk" w:date="2016-10-17T01:53:00Z">
            <w:rPr>
              <w:color w:val="0000FF" w:themeColor="hyperlink"/>
              <w:u w:val="single"/>
              <w:lang w:val="en-US"/>
            </w:rPr>
          </w:rPrChange>
        </w:rPr>
        <w:instrText>.</w:instrText>
      </w:r>
      <w:r w:rsidR="00DD07AF">
        <w:rPr>
          <w:lang w:val="en-US"/>
        </w:rPr>
        <w:instrText>com</w:instrText>
      </w:r>
      <w:r w:rsidR="00071CF4" w:rsidRPr="00071CF4">
        <w:rPr>
          <w:rPrChange w:id="965" w:author="evdokimosk" w:date="2016-10-17T01:53:00Z">
            <w:rPr>
              <w:color w:val="0000FF" w:themeColor="hyperlink"/>
              <w:u w:val="single"/>
              <w:lang w:val="en-US"/>
            </w:rPr>
          </w:rPrChange>
        </w:rPr>
        <w:instrText>/</w:instrText>
      </w:r>
      <w:r w:rsidR="00DD07AF">
        <w:rPr>
          <w:lang w:val="en-US"/>
        </w:rPr>
        <w:instrText>citation</w:instrText>
      </w:r>
      <w:r w:rsidR="00071CF4" w:rsidRPr="00071CF4">
        <w:rPr>
          <w:rPrChange w:id="966" w:author="evdokimosk" w:date="2016-10-17T01:53:00Z">
            <w:rPr>
              <w:color w:val="0000FF" w:themeColor="hyperlink"/>
              <w:u w:val="single"/>
              <w:lang w:val="en-US"/>
            </w:rPr>
          </w:rPrChange>
        </w:rPr>
        <w:instrText>-</w:instrText>
      </w:r>
      <w:r w:rsidR="00DD07AF">
        <w:rPr>
          <w:lang w:val="en-US"/>
        </w:rPr>
        <w:instrText>style</w:instrText>
      </w:r>
      <w:r w:rsidR="00071CF4" w:rsidRPr="00071CF4">
        <w:rPr>
          <w:rPrChange w:id="967" w:author="evdokimosk" w:date="2016-10-17T01:53:00Z">
            <w:rPr>
              <w:color w:val="0000FF" w:themeColor="hyperlink"/>
              <w:u w:val="single"/>
              <w:lang w:val="en-US"/>
            </w:rPr>
          </w:rPrChange>
        </w:rPr>
        <w:instrText>-</w:instrText>
      </w:r>
      <w:r w:rsidR="00DD07AF">
        <w:rPr>
          <w:lang w:val="en-US"/>
        </w:rPr>
        <w:instrText>language</w:instrText>
      </w:r>
      <w:r w:rsidR="00071CF4" w:rsidRPr="00071CF4">
        <w:rPr>
          <w:rPrChange w:id="968" w:author="evdokimosk" w:date="2016-10-17T01:53:00Z">
            <w:rPr>
              <w:color w:val="0000FF" w:themeColor="hyperlink"/>
              <w:u w:val="single"/>
              <w:lang w:val="en-US"/>
            </w:rPr>
          </w:rPrChange>
        </w:rPr>
        <w:instrText>/</w:instrText>
      </w:r>
      <w:r w:rsidR="00DD07AF">
        <w:rPr>
          <w:lang w:val="en-US"/>
        </w:rPr>
        <w:instrText>schema</w:instrText>
      </w:r>
      <w:r w:rsidR="00071CF4" w:rsidRPr="00071CF4">
        <w:rPr>
          <w:rPrChange w:id="969" w:author="evdokimosk" w:date="2016-10-17T01:53:00Z">
            <w:rPr>
              <w:color w:val="0000FF" w:themeColor="hyperlink"/>
              <w:u w:val="single"/>
              <w:lang w:val="en-US"/>
            </w:rPr>
          </w:rPrChange>
        </w:rPr>
        <w:instrText>/</w:instrText>
      </w:r>
      <w:r w:rsidR="00DD07AF">
        <w:rPr>
          <w:lang w:val="en-US"/>
        </w:rPr>
        <w:instrText>raw</w:instrText>
      </w:r>
      <w:r w:rsidR="00071CF4" w:rsidRPr="00071CF4">
        <w:rPr>
          <w:rPrChange w:id="970" w:author="evdokimosk" w:date="2016-10-17T01:53:00Z">
            <w:rPr>
              <w:color w:val="0000FF" w:themeColor="hyperlink"/>
              <w:u w:val="single"/>
              <w:lang w:val="en-US"/>
            </w:rPr>
          </w:rPrChange>
        </w:rPr>
        <w:instrText>/</w:instrText>
      </w:r>
      <w:r w:rsidR="00DD07AF">
        <w:rPr>
          <w:lang w:val="en-US"/>
        </w:rPr>
        <w:instrText>master</w:instrText>
      </w:r>
      <w:r w:rsidR="00071CF4" w:rsidRPr="00071CF4">
        <w:rPr>
          <w:rPrChange w:id="971" w:author="evdokimosk" w:date="2016-10-17T01:53:00Z">
            <w:rPr>
              <w:color w:val="0000FF" w:themeColor="hyperlink"/>
              <w:u w:val="single"/>
              <w:lang w:val="en-US"/>
            </w:rPr>
          </w:rPrChange>
        </w:rPr>
        <w:instrText>/</w:instrText>
      </w:r>
      <w:r w:rsidR="00DD07AF">
        <w:rPr>
          <w:lang w:val="en-US"/>
        </w:rPr>
        <w:instrText>csl</w:instrText>
      </w:r>
      <w:r w:rsidR="00071CF4" w:rsidRPr="00071CF4">
        <w:rPr>
          <w:rPrChange w:id="972" w:author="evdokimosk" w:date="2016-10-17T01:53:00Z">
            <w:rPr>
              <w:color w:val="0000FF" w:themeColor="hyperlink"/>
              <w:u w:val="single"/>
              <w:lang w:val="en-US"/>
            </w:rPr>
          </w:rPrChange>
        </w:rPr>
        <w:instrText>-</w:instrText>
      </w:r>
      <w:r w:rsidR="00DD07AF">
        <w:rPr>
          <w:lang w:val="en-US"/>
        </w:rPr>
        <w:instrText>citation</w:instrText>
      </w:r>
      <w:r w:rsidR="00071CF4" w:rsidRPr="00071CF4">
        <w:rPr>
          <w:rPrChange w:id="973" w:author="evdokimosk" w:date="2016-10-17T01:53:00Z">
            <w:rPr>
              <w:color w:val="0000FF" w:themeColor="hyperlink"/>
              <w:u w:val="single"/>
              <w:lang w:val="en-US"/>
            </w:rPr>
          </w:rPrChange>
        </w:rPr>
        <w:instrText>.</w:instrText>
      </w:r>
      <w:r w:rsidR="00DD07AF">
        <w:rPr>
          <w:lang w:val="en-US"/>
        </w:rPr>
        <w:instrText>json</w:instrText>
      </w:r>
      <w:r w:rsidR="00071CF4" w:rsidRPr="00071CF4">
        <w:rPr>
          <w:rPrChange w:id="974" w:author="evdokimosk" w:date="2016-10-17T01:53:00Z">
            <w:rPr>
              <w:color w:val="0000FF" w:themeColor="hyperlink"/>
              <w:u w:val="single"/>
              <w:lang w:val="en-US"/>
            </w:rPr>
          </w:rPrChange>
        </w:rPr>
        <w:instrText>" }</w:instrText>
      </w:r>
      <w:r w:rsidR="00071CF4">
        <w:fldChar w:fldCharType="separate"/>
      </w:r>
      <w:r w:rsidRPr="00CA520D">
        <w:rPr>
          <w:noProof/>
          <w:lang w:val="en-US"/>
        </w:rPr>
        <w:t>Araujo</w:t>
      </w:r>
      <w:r w:rsidR="00071CF4" w:rsidRPr="00071CF4">
        <w:rPr>
          <w:noProof/>
          <w:rPrChange w:id="975" w:author="evdokimosk" w:date="2016-10-17T01:53:00Z">
            <w:rPr>
              <w:noProof/>
              <w:color w:val="0000FF" w:themeColor="hyperlink"/>
              <w:u w:val="single"/>
              <w:lang w:val="en-US"/>
            </w:rPr>
          </w:rPrChange>
        </w:rPr>
        <w:t xml:space="preserve">, </w:t>
      </w:r>
      <w:r w:rsidRPr="00CA520D">
        <w:rPr>
          <w:noProof/>
          <w:lang w:val="en-US"/>
        </w:rPr>
        <w:t>Gra</w:t>
      </w:r>
      <w:r w:rsidR="00071CF4" w:rsidRPr="00071CF4">
        <w:rPr>
          <w:noProof/>
          <w:rPrChange w:id="976" w:author="evdokimosk" w:date="2016-10-17T01:53:00Z">
            <w:rPr>
              <w:noProof/>
              <w:color w:val="0000FF" w:themeColor="hyperlink"/>
              <w:u w:val="single"/>
              <w:lang w:val="en-US"/>
            </w:rPr>
          </w:rPrChange>
        </w:rPr>
        <w:t>ñ</w:t>
      </w:r>
      <w:r w:rsidRPr="00CA520D">
        <w:rPr>
          <w:noProof/>
          <w:lang w:val="en-US"/>
        </w:rPr>
        <w:t>a</w:t>
      </w:r>
      <w:r w:rsidR="00071CF4" w:rsidRPr="00071CF4">
        <w:rPr>
          <w:noProof/>
          <w:rPrChange w:id="977" w:author="evdokimosk" w:date="2016-10-17T01:53:00Z">
            <w:rPr>
              <w:noProof/>
              <w:color w:val="0000FF" w:themeColor="hyperlink"/>
              <w:u w:val="single"/>
              <w:lang w:val="en-US"/>
            </w:rPr>
          </w:rPrChange>
        </w:rPr>
        <w:t>, &amp;</w:t>
      </w:r>
      <w:r w:rsidRPr="00CA520D">
        <w:rPr>
          <w:noProof/>
          <w:lang w:val="en-US"/>
        </w:rPr>
        <w:t>Andersson</w:t>
      </w:r>
      <w:r w:rsidR="00071CF4">
        <w:fldChar w:fldCharType="end"/>
      </w:r>
      <w:r w:rsidR="00071CF4">
        <w:fldChar w:fldCharType="begin" w:fldLock="1"/>
      </w:r>
      <w:r w:rsidR="00DD07AF">
        <w:rPr>
          <w:lang w:val="en-US"/>
        </w:rPr>
        <w:instrText>ADDINCSL</w:instrText>
      </w:r>
      <w:r w:rsidR="00071CF4" w:rsidRPr="00071CF4">
        <w:rPr>
          <w:rPrChange w:id="978" w:author="evdokimosk" w:date="2016-10-17T01:53:00Z">
            <w:rPr>
              <w:color w:val="0000FF" w:themeColor="hyperlink"/>
              <w:u w:val="single"/>
              <w:lang w:val="en-US"/>
            </w:rPr>
          </w:rPrChange>
        </w:rPr>
        <w:instrText>_</w:instrText>
      </w:r>
      <w:r w:rsidR="00DD07AF">
        <w:rPr>
          <w:lang w:val="en-US"/>
        </w:rPr>
        <w:instrText>CITATION</w:instrText>
      </w:r>
      <w:r w:rsidR="00071CF4" w:rsidRPr="00071CF4">
        <w:rPr>
          <w:rPrChange w:id="979" w:author="evdokimosk" w:date="2016-10-17T01:53:00Z">
            <w:rPr>
              <w:color w:val="0000FF" w:themeColor="hyperlink"/>
              <w:u w:val="single"/>
              <w:lang w:val="en-US"/>
            </w:rPr>
          </w:rPrChange>
        </w:rPr>
        <w:instrText xml:space="preserve"> { "</w:instrText>
      </w:r>
      <w:r w:rsidR="00DD07AF">
        <w:rPr>
          <w:lang w:val="en-US"/>
        </w:rPr>
        <w:instrText>citationItems</w:instrText>
      </w:r>
      <w:r w:rsidR="00071CF4" w:rsidRPr="00071CF4">
        <w:rPr>
          <w:rPrChange w:id="980" w:author="evdokimosk" w:date="2016-10-17T01:53:00Z">
            <w:rPr>
              <w:color w:val="0000FF" w:themeColor="hyperlink"/>
              <w:u w:val="single"/>
              <w:lang w:val="en-US"/>
            </w:rPr>
          </w:rPrChange>
        </w:rPr>
        <w:instrText>" : [ { "</w:instrText>
      </w:r>
      <w:r w:rsidR="00DD07AF">
        <w:rPr>
          <w:lang w:val="en-US"/>
        </w:rPr>
        <w:instrText>id</w:instrText>
      </w:r>
      <w:r w:rsidR="00071CF4" w:rsidRPr="00071CF4">
        <w:rPr>
          <w:rPrChange w:id="981" w:author="evdokimosk" w:date="2016-10-17T01:53:00Z">
            <w:rPr>
              <w:color w:val="0000FF" w:themeColor="hyperlink"/>
              <w:u w:val="single"/>
              <w:lang w:val="en-US"/>
            </w:rPr>
          </w:rPrChange>
        </w:rPr>
        <w:instrText>" : "</w:instrText>
      </w:r>
      <w:r w:rsidR="00DD07AF">
        <w:rPr>
          <w:lang w:val="en-US"/>
        </w:rPr>
        <w:instrText>ITEM</w:instrText>
      </w:r>
      <w:r w:rsidR="00071CF4" w:rsidRPr="00071CF4">
        <w:rPr>
          <w:rPrChange w:id="982" w:author="evdokimosk" w:date="2016-10-17T01:53:00Z">
            <w:rPr>
              <w:color w:val="0000FF" w:themeColor="hyperlink"/>
              <w:u w:val="single"/>
              <w:lang w:val="en-US"/>
            </w:rPr>
          </w:rPrChange>
        </w:rPr>
        <w:instrText>-1", "</w:instrText>
      </w:r>
      <w:r w:rsidR="00DD07AF">
        <w:rPr>
          <w:lang w:val="en-US"/>
        </w:rPr>
        <w:instrText>itemData</w:instrText>
      </w:r>
      <w:r w:rsidR="00071CF4" w:rsidRPr="00071CF4">
        <w:rPr>
          <w:rPrChange w:id="983" w:author="evdokimosk" w:date="2016-10-17T01:53:00Z">
            <w:rPr>
              <w:color w:val="0000FF" w:themeColor="hyperlink"/>
              <w:u w:val="single"/>
              <w:lang w:val="en-US"/>
            </w:rPr>
          </w:rPrChange>
        </w:rPr>
        <w:instrText>" : { "</w:instrText>
      </w:r>
      <w:r w:rsidR="00DD07AF">
        <w:rPr>
          <w:lang w:val="en-US"/>
        </w:rPr>
        <w:instrText>DOI</w:instrText>
      </w:r>
      <w:r w:rsidR="00071CF4" w:rsidRPr="00071CF4">
        <w:rPr>
          <w:rPrChange w:id="984" w:author="evdokimosk" w:date="2016-10-17T01:53:00Z">
            <w:rPr>
              <w:color w:val="0000FF" w:themeColor="hyperlink"/>
              <w:u w:val="single"/>
              <w:lang w:val="en-US"/>
            </w:rPr>
          </w:rPrChange>
        </w:rPr>
        <w:instrText>" : "10.1145/2480362.2480369", "</w:instrText>
      </w:r>
      <w:r w:rsidR="00DD07AF">
        <w:rPr>
          <w:lang w:val="en-US"/>
        </w:rPr>
        <w:instrText>ISBN</w:instrText>
      </w:r>
      <w:r w:rsidR="00071CF4" w:rsidRPr="00071CF4">
        <w:rPr>
          <w:rPrChange w:id="985" w:author="evdokimosk" w:date="2016-10-17T01:53:00Z">
            <w:rPr>
              <w:color w:val="0000FF" w:themeColor="hyperlink"/>
              <w:u w:val="single"/>
              <w:lang w:val="en-US"/>
            </w:rPr>
          </w:rPrChange>
        </w:rPr>
        <w:instrText>" : "9781450316569", "</w:instrText>
      </w:r>
      <w:r w:rsidR="00DD07AF">
        <w:rPr>
          <w:lang w:val="en-US"/>
        </w:rPr>
        <w:instrText>author</w:instrText>
      </w:r>
      <w:r w:rsidR="00071CF4" w:rsidRPr="00071CF4">
        <w:rPr>
          <w:rPrChange w:id="986" w:author="evdokimosk" w:date="2016-10-17T01:53:00Z">
            <w:rPr>
              <w:color w:val="0000FF" w:themeColor="hyperlink"/>
              <w:u w:val="single"/>
              <w:lang w:val="en-US"/>
            </w:rPr>
          </w:rPrChange>
        </w:rPr>
        <w:instrText>" : [ { "</w:instrText>
      </w:r>
      <w:r w:rsidR="00DD07AF">
        <w:rPr>
          <w:lang w:val="en-US"/>
        </w:rPr>
        <w:instrText>dropping</w:instrText>
      </w:r>
      <w:r w:rsidR="00071CF4" w:rsidRPr="00071CF4">
        <w:rPr>
          <w:rPrChange w:id="987"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988" w:author="evdokimosk" w:date="2016-10-17T01:53:00Z">
            <w:rPr>
              <w:color w:val="0000FF" w:themeColor="hyperlink"/>
              <w:u w:val="single"/>
              <w:lang w:val="en-US"/>
            </w:rPr>
          </w:rPrChange>
        </w:rPr>
        <w:instrText>" : "", "</w:instrText>
      </w:r>
      <w:r w:rsidR="00DD07AF">
        <w:rPr>
          <w:lang w:val="en-US"/>
        </w:rPr>
        <w:instrText>family</w:instrText>
      </w:r>
      <w:r w:rsidR="00071CF4" w:rsidRPr="00071CF4">
        <w:rPr>
          <w:rPrChange w:id="989" w:author="evdokimosk" w:date="2016-10-17T01:53:00Z">
            <w:rPr>
              <w:color w:val="0000FF" w:themeColor="hyperlink"/>
              <w:u w:val="single"/>
              <w:lang w:val="en-US"/>
            </w:rPr>
          </w:rPrChange>
        </w:rPr>
        <w:instrText>" : "</w:instrText>
      </w:r>
      <w:r w:rsidR="00DD07AF">
        <w:rPr>
          <w:lang w:val="en-US"/>
        </w:rPr>
        <w:instrText>Araujo</w:instrText>
      </w:r>
      <w:r w:rsidR="00071CF4" w:rsidRPr="00071CF4">
        <w:rPr>
          <w:rPrChange w:id="990" w:author="evdokimosk" w:date="2016-10-17T01:53:00Z">
            <w:rPr>
              <w:color w:val="0000FF" w:themeColor="hyperlink"/>
              <w:u w:val="single"/>
              <w:lang w:val="en-US"/>
            </w:rPr>
          </w:rPrChange>
        </w:rPr>
        <w:instrText>", "</w:instrText>
      </w:r>
      <w:r w:rsidR="00DD07AF">
        <w:rPr>
          <w:lang w:val="en-US"/>
        </w:rPr>
        <w:instrText>given</w:instrText>
      </w:r>
      <w:r w:rsidR="00071CF4" w:rsidRPr="00071CF4">
        <w:rPr>
          <w:rPrChange w:id="991" w:author="evdokimosk" w:date="2016-10-17T01:53:00Z">
            <w:rPr>
              <w:color w:val="0000FF" w:themeColor="hyperlink"/>
              <w:u w:val="single"/>
              <w:lang w:val="en-US"/>
            </w:rPr>
          </w:rPrChange>
        </w:rPr>
        <w:instrText>" : "</w:instrText>
      </w:r>
      <w:r w:rsidR="00DD07AF">
        <w:rPr>
          <w:lang w:val="en-US"/>
        </w:rPr>
        <w:instrText>RicardoM</w:instrText>
      </w:r>
      <w:r w:rsidR="00071CF4" w:rsidRPr="00071CF4">
        <w:rPr>
          <w:rPrChange w:id="992" w:author="evdokimosk" w:date="2016-10-17T01:53:00Z">
            <w:rPr>
              <w:color w:val="0000FF" w:themeColor="hyperlink"/>
              <w:u w:val="single"/>
              <w:lang w:val="en-US"/>
            </w:rPr>
          </w:rPrChange>
        </w:rPr>
        <w:instrText>.", "</w:instrText>
      </w:r>
      <w:r w:rsidR="00DD07AF">
        <w:rPr>
          <w:lang w:val="en-US"/>
        </w:rPr>
        <w:instrText>non</w:instrText>
      </w:r>
      <w:r w:rsidR="00071CF4" w:rsidRPr="00071CF4">
        <w:rPr>
          <w:rPrChange w:id="993" w:author="evdokimosk" w:date="2016-10-17T01:53:00Z">
            <w:rPr>
              <w:color w:val="0000FF" w:themeColor="hyperlink"/>
              <w:u w:val="single"/>
              <w:lang w:val="en-US"/>
            </w:rPr>
          </w:rPrChange>
        </w:rPr>
        <w:instrText>-</w:instrText>
      </w:r>
      <w:r w:rsidR="00DD07AF">
        <w:rPr>
          <w:lang w:val="en-US"/>
        </w:rPr>
        <w:instrText>dropping</w:instrText>
      </w:r>
      <w:r w:rsidR="00071CF4" w:rsidRPr="00071CF4">
        <w:rPr>
          <w:rPrChange w:id="994"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995" w:author="evdokimosk" w:date="2016-10-17T01:53:00Z">
            <w:rPr>
              <w:color w:val="0000FF" w:themeColor="hyperlink"/>
              <w:u w:val="single"/>
              <w:lang w:val="en-US"/>
            </w:rPr>
          </w:rPrChange>
        </w:rPr>
        <w:instrText>" : "", "</w:instrText>
      </w:r>
      <w:r w:rsidR="00DD07AF">
        <w:rPr>
          <w:lang w:val="en-US"/>
        </w:rPr>
        <w:instrText>parse</w:instrText>
      </w:r>
      <w:r w:rsidR="00071CF4" w:rsidRPr="00071CF4">
        <w:rPr>
          <w:rPrChange w:id="996" w:author="evdokimosk" w:date="2016-10-17T01:53:00Z">
            <w:rPr>
              <w:color w:val="0000FF" w:themeColor="hyperlink"/>
              <w:u w:val="single"/>
              <w:lang w:val="en-US"/>
            </w:rPr>
          </w:rPrChange>
        </w:rPr>
        <w:instrText>-</w:instrText>
      </w:r>
      <w:r w:rsidR="00DD07AF">
        <w:rPr>
          <w:lang w:val="en-US"/>
        </w:rPr>
        <w:instrText>names</w:instrText>
      </w:r>
      <w:r w:rsidR="00071CF4" w:rsidRPr="00071CF4">
        <w:rPr>
          <w:rPrChange w:id="997" w:author="evdokimosk" w:date="2016-10-17T01:53:00Z">
            <w:rPr>
              <w:color w:val="0000FF" w:themeColor="hyperlink"/>
              <w:u w:val="single"/>
              <w:lang w:val="en-US"/>
            </w:rPr>
          </w:rPrChange>
        </w:rPr>
        <w:instrText xml:space="preserve">" : </w:instrText>
      </w:r>
      <w:r w:rsidR="00DD07AF">
        <w:rPr>
          <w:lang w:val="en-US"/>
        </w:rPr>
        <w:instrText>false</w:instrText>
      </w:r>
      <w:r w:rsidR="00071CF4" w:rsidRPr="00071CF4">
        <w:rPr>
          <w:rPrChange w:id="998" w:author="evdokimosk" w:date="2016-10-17T01:53:00Z">
            <w:rPr>
              <w:color w:val="0000FF" w:themeColor="hyperlink"/>
              <w:u w:val="single"/>
              <w:lang w:val="en-US"/>
            </w:rPr>
          </w:rPrChange>
        </w:rPr>
        <w:instrText>, "</w:instrText>
      </w:r>
      <w:r w:rsidR="00DD07AF">
        <w:rPr>
          <w:lang w:val="en-US"/>
        </w:rPr>
        <w:instrText>suffix</w:instrText>
      </w:r>
      <w:r w:rsidR="00071CF4" w:rsidRPr="00071CF4">
        <w:rPr>
          <w:rPrChange w:id="999" w:author="evdokimosk" w:date="2016-10-17T01:53:00Z">
            <w:rPr>
              <w:color w:val="0000FF" w:themeColor="hyperlink"/>
              <w:u w:val="single"/>
              <w:lang w:val="en-US"/>
            </w:rPr>
          </w:rPrChange>
        </w:rPr>
        <w:instrText>" : "" }, { "</w:instrText>
      </w:r>
      <w:r w:rsidR="00DD07AF">
        <w:rPr>
          <w:lang w:val="en-US"/>
        </w:rPr>
        <w:instrText>dropping</w:instrText>
      </w:r>
      <w:r w:rsidR="00071CF4" w:rsidRPr="00071CF4">
        <w:rPr>
          <w:rPrChange w:id="1000"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1001" w:author="evdokimosk" w:date="2016-10-17T01:53:00Z">
            <w:rPr>
              <w:color w:val="0000FF" w:themeColor="hyperlink"/>
              <w:u w:val="single"/>
              <w:lang w:val="en-US"/>
            </w:rPr>
          </w:rPrChange>
        </w:rPr>
        <w:instrText>" : "", "</w:instrText>
      </w:r>
      <w:r w:rsidR="00DD07AF">
        <w:rPr>
          <w:lang w:val="en-US"/>
        </w:rPr>
        <w:instrText>family</w:instrText>
      </w:r>
      <w:r w:rsidR="00071CF4" w:rsidRPr="00071CF4">
        <w:rPr>
          <w:rPrChange w:id="1002" w:author="evdokimosk" w:date="2016-10-17T01:53:00Z">
            <w:rPr>
              <w:color w:val="0000FF" w:themeColor="hyperlink"/>
              <w:u w:val="single"/>
              <w:lang w:val="en-US"/>
            </w:rPr>
          </w:rPrChange>
        </w:rPr>
        <w:instrText>" : "</w:instrText>
      </w:r>
      <w:r w:rsidR="00DD07AF">
        <w:rPr>
          <w:lang w:val="en-US"/>
        </w:rPr>
        <w:instrText>Gra</w:instrText>
      </w:r>
      <w:r w:rsidR="00071CF4" w:rsidRPr="00071CF4">
        <w:rPr>
          <w:rPrChange w:id="1003" w:author="evdokimosk" w:date="2016-10-17T01:53:00Z">
            <w:rPr>
              <w:color w:val="0000FF" w:themeColor="hyperlink"/>
              <w:u w:val="single"/>
              <w:lang w:val="en-US"/>
            </w:rPr>
          </w:rPrChange>
        </w:rPr>
        <w:instrText>\</w:instrText>
      </w:r>
      <w:r w:rsidR="00DD07AF">
        <w:rPr>
          <w:lang w:val="en-US"/>
        </w:rPr>
        <w:instrText>u</w:instrText>
      </w:r>
      <w:r w:rsidR="00071CF4" w:rsidRPr="00071CF4">
        <w:rPr>
          <w:rPrChange w:id="1004" w:author="evdokimosk" w:date="2016-10-17T01:53:00Z">
            <w:rPr>
              <w:color w:val="0000FF" w:themeColor="hyperlink"/>
              <w:u w:val="single"/>
              <w:lang w:val="en-US"/>
            </w:rPr>
          </w:rPrChange>
        </w:rPr>
        <w:instrText>00</w:instrText>
      </w:r>
      <w:r w:rsidR="00DD07AF">
        <w:rPr>
          <w:lang w:val="en-US"/>
        </w:rPr>
        <w:instrText>f</w:instrText>
      </w:r>
      <w:r w:rsidR="00071CF4" w:rsidRPr="00071CF4">
        <w:rPr>
          <w:rPrChange w:id="1005" w:author="evdokimosk" w:date="2016-10-17T01:53:00Z">
            <w:rPr>
              <w:color w:val="0000FF" w:themeColor="hyperlink"/>
              <w:u w:val="single"/>
              <w:lang w:val="en-US"/>
            </w:rPr>
          </w:rPrChange>
        </w:rPr>
        <w:instrText>1</w:instrText>
      </w:r>
      <w:r w:rsidR="00DD07AF">
        <w:rPr>
          <w:lang w:val="en-US"/>
        </w:rPr>
        <w:instrText>a</w:instrText>
      </w:r>
      <w:r w:rsidR="00071CF4" w:rsidRPr="00071CF4">
        <w:rPr>
          <w:rPrChange w:id="1006" w:author="evdokimosk" w:date="2016-10-17T01:53:00Z">
            <w:rPr>
              <w:color w:val="0000FF" w:themeColor="hyperlink"/>
              <w:u w:val="single"/>
              <w:lang w:val="en-US"/>
            </w:rPr>
          </w:rPrChange>
        </w:rPr>
        <w:instrText>", "</w:instrText>
      </w:r>
      <w:r w:rsidR="00DD07AF">
        <w:rPr>
          <w:lang w:val="en-US"/>
        </w:rPr>
        <w:instrText>given</w:instrText>
      </w:r>
      <w:r w:rsidR="00071CF4" w:rsidRPr="00071CF4">
        <w:rPr>
          <w:rPrChange w:id="1007" w:author="evdokimosk" w:date="2016-10-17T01:53:00Z">
            <w:rPr>
              <w:color w:val="0000FF" w:themeColor="hyperlink"/>
              <w:u w:val="single"/>
              <w:lang w:val="en-US"/>
            </w:rPr>
          </w:rPrChange>
        </w:rPr>
        <w:instrText>" : "</w:instrText>
      </w:r>
      <w:r w:rsidR="00DD07AF">
        <w:rPr>
          <w:lang w:val="en-US"/>
        </w:rPr>
        <w:instrText>Gustavo</w:instrText>
      </w:r>
      <w:r w:rsidR="00071CF4" w:rsidRPr="00071CF4">
        <w:rPr>
          <w:rPrChange w:id="1008" w:author="evdokimosk" w:date="2016-10-17T01:53:00Z">
            <w:rPr>
              <w:color w:val="0000FF" w:themeColor="hyperlink"/>
              <w:u w:val="single"/>
              <w:lang w:val="en-US"/>
            </w:rPr>
          </w:rPrChange>
        </w:rPr>
        <w:instrText>", "</w:instrText>
      </w:r>
      <w:r w:rsidR="00DD07AF">
        <w:rPr>
          <w:lang w:val="en-US"/>
        </w:rPr>
        <w:instrText>non</w:instrText>
      </w:r>
      <w:r w:rsidR="00071CF4" w:rsidRPr="00071CF4">
        <w:rPr>
          <w:rPrChange w:id="1009" w:author="evdokimosk" w:date="2016-10-17T01:53:00Z">
            <w:rPr>
              <w:color w:val="0000FF" w:themeColor="hyperlink"/>
              <w:u w:val="single"/>
              <w:lang w:val="en-US"/>
            </w:rPr>
          </w:rPrChange>
        </w:rPr>
        <w:instrText>-</w:instrText>
      </w:r>
      <w:r w:rsidR="00DD07AF">
        <w:rPr>
          <w:lang w:val="en-US"/>
        </w:rPr>
        <w:instrText>dropping</w:instrText>
      </w:r>
      <w:r w:rsidR="00071CF4" w:rsidRPr="00071CF4">
        <w:rPr>
          <w:rPrChange w:id="1010"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1011" w:author="evdokimosk" w:date="2016-10-17T01:53:00Z">
            <w:rPr>
              <w:color w:val="0000FF" w:themeColor="hyperlink"/>
              <w:u w:val="single"/>
              <w:lang w:val="en-US"/>
            </w:rPr>
          </w:rPrChange>
        </w:rPr>
        <w:instrText>" : "", "</w:instrText>
      </w:r>
      <w:r w:rsidR="00DD07AF">
        <w:rPr>
          <w:lang w:val="en-US"/>
        </w:rPr>
        <w:instrText>parse</w:instrText>
      </w:r>
      <w:r w:rsidR="00071CF4" w:rsidRPr="00071CF4">
        <w:rPr>
          <w:rPrChange w:id="1012" w:author="evdokimosk" w:date="2016-10-17T01:53:00Z">
            <w:rPr>
              <w:color w:val="0000FF" w:themeColor="hyperlink"/>
              <w:u w:val="single"/>
              <w:lang w:val="en-US"/>
            </w:rPr>
          </w:rPrChange>
        </w:rPr>
        <w:instrText>-</w:instrText>
      </w:r>
      <w:r w:rsidR="00DD07AF">
        <w:rPr>
          <w:lang w:val="en-US"/>
        </w:rPr>
        <w:instrText>names</w:instrText>
      </w:r>
      <w:r w:rsidR="00071CF4" w:rsidRPr="00071CF4">
        <w:rPr>
          <w:rPrChange w:id="1013" w:author="evdokimosk" w:date="2016-10-17T01:53:00Z">
            <w:rPr>
              <w:color w:val="0000FF" w:themeColor="hyperlink"/>
              <w:u w:val="single"/>
              <w:lang w:val="en-US"/>
            </w:rPr>
          </w:rPrChange>
        </w:rPr>
        <w:instrText xml:space="preserve">" : </w:instrText>
      </w:r>
      <w:r w:rsidR="00DD07AF">
        <w:rPr>
          <w:lang w:val="en-US"/>
        </w:rPr>
        <w:instrText>false</w:instrText>
      </w:r>
      <w:r w:rsidR="00071CF4" w:rsidRPr="00071CF4">
        <w:rPr>
          <w:rPrChange w:id="1014" w:author="evdokimosk" w:date="2016-10-17T01:53:00Z">
            <w:rPr>
              <w:color w:val="0000FF" w:themeColor="hyperlink"/>
              <w:u w:val="single"/>
              <w:lang w:val="en-US"/>
            </w:rPr>
          </w:rPrChange>
        </w:rPr>
        <w:instrText>, "</w:instrText>
      </w:r>
      <w:r w:rsidR="00DD07AF">
        <w:rPr>
          <w:lang w:val="en-US"/>
        </w:rPr>
        <w:instrText>suffix</w:instrText>
      </w:r>
      <w:r w:rsidR="00071CF4" w:rsidRPr="00071CF4">
        <w:rPr>
          <w:rPrChange w:id="1015" w:author="evdokimosk" w:date="2016-10-17T01:53:00Z">
            <w:rPr>
              <w:color w:val="0000FF" w:themeColor="hyperlink"/>
              <w:u w:val="single"/>
              <w:lang w:val="en-US"/>
            </w:rPr>
          </w:rPrChange>
        </w:rPr>
        <w:instrText>" : "" }, { "</w:instrText>
      </w:r>
      <w:r w:rsidR="00DD07AF">
        <w:rPr>
          <w:lang w:val="en-US"/>
        </w:rPr>
        <w:instrText>dropping</w:instrText>
      </w:r>
      <w:r w:rsidR="00071CF4" w:rsidRPr="00071CF4">
        <w:rPr>
          <w:rPrChange w:id="1016"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1017" w:author="evdokimosk" w:date="2016-10-17T01:53:00Z">
            <w:rPr>
              <w:color w:val="0000FF" w:themeColor="hyperlink"/>
              <w:u w:val="single"/>
              <w:lang w:val="en-US"/>
            </w:rPr>
          </w:rPrChange>
        </w:rPr>
        <w:instrText>" : "", "</w:instrText>
      </w:r>
      <w:r w:rsidR="00DD07AF">
        <w:rPr>
          <w:lang w:val="en-US"/>
        </w:rPr>
        <w:instrText>family</w:instrText>
      </w:r>
      <w:r w:rsidR="00071CF4" w:rsidRPr="00071CF4">
        <w:rPr>
          <w:rPrChange w:id="1018" w:author="evdokimosk" w:date="2016-10-17T01:53:00Z">
            <w:rPr>
              <w:color w:val="0000FF" w:themeColor="hyperlink"/>
              <w:u w:val="single"/>
              <w:lang w:val="en-US"/>
            </w:rPr>
          </w:rPrChange>
        </w:rPr>
        <w:instrText>" : "</w:instrText>
      </w:r>
      <w:r w:rsidR="00DD07AF">
        <w:rPr>
          <w:lang w:val="en-US"/>
        </w:rPr>
        <w:instrText>Andersson</w:instrText>
      </w:r>
      <w:r w:rsidR="00071CF4" w:rsidRPr="00071CF4">
        <w:rPr>
          <w:rPrChange w:id="1019" w:author="evdokimosk" w:date="2016-10-17T01:53:00Z">
            <w:rPr>
              <w:color w:val="0000FF" w:themeColor="hyperlink"/>
              <w:u w:val="single"/>
              <w:lang w:val="en-US"/>
            </w:rPr>
          </w:rPrChange>
        </w:rPr>
        <w:instrText>", "</w:instrText>
      </w:r>
      <w:r w:rsidR="00DD07AF">
        <w:rPr>
          <w:lang w:val="en-US"/>
        </w:rPr>
        <w:instrText>given</w:instrText>
      </w:r>
      <w:r w:rsidR="00071CF4" w:rsidRPr="00071CF4">
        <w:rPr>
          <w:rPrChange w:id="1020" w:author="evdokimosk" w:date="2016-10-17T01:53:00Z">
            <w:rPr>
              <w:color w:val="0000FF" w:themeColor="hyperlink"/>
              <w:u w:val="single"/>
              <w:lang w:val="en-US"/>
            </w:rPr>
          </w:rPrChange>
        </w:rPr>
        <w:instrText>" : "</w:instrText>
      </w:r>
      <w:r w:rsidR="00DD07AF">
        <w:rPr>
          <w:lang w:val="en-US"/>
        </w:rPr>
        <w:instrText>Virginia</w:instrText>
      </w:r>
      <w:r w:rsidR="00071CF4" w:rsidRPr="00071CF4">
        <w:rPr>
          <w:rPrChange w:id="1021" w:author="evdokimosk" w:date="2016-10-17T01:53:00Z">
            <w:rPr>
              <w:color w:val="0000FF" w:themeColor="hyperlink"/>
              <w:u w:val="single"/>
              <w:lang w:val="en-US"/>
            </w:rPr>
          </w:rPrChange>
        </w:rPr>
        <w:instrText>", "</w:instrText>
      </w:r>
      <w:r w:rsidR="00DD07AF">
        <w:rPr>
          <w:lang w:val="en-US"/>
        </w:rPr>
        <w:instrText>non</w:instrText>
      </w:r>
      <w:r w:rsidR="00071CF4" w:rsidRPr="00071CF4">
        <w:rPr>
          <w:rPrChange w:id="1022" w:author="evdokimosk" w:date="2016-10-17T01:53:00Z">
            <w:rPr>
              <w:color w:val="0000FF" w:themeColor="hyperlink"/>
              <w:u w:val="single"/>
              <w:lang w:val="en-US"/>
            </w:rPr>
          </w:rPrChange>
        </w:rPr>
        <w:instrText>-</w:instrText>
      </w:r>
      <w:r w:rsidR="00DD07AF">
        <w:rPr>
          <w:lang w:val="en-US"/>
        </w:rPr>
        <w:instrText>dropping</w:instrText>
      </w:r>
      <w:r w:rsidR="00071CF4" w:rsidRPr="00071CF4">
        <w:rPr>
          <w:rPrChange w:id="1023" w:author="evdokimosk" w:date="2016-10-17T01:53:00Z">
            <w:rPr>
              <w:color w:val="0000FF" w:themeColor="hyperlink"/>
              <w:u w:val="single"/>
              <w:lang w:val="en-US"/>
            </w:rPr>
          </w:rPrChange>
        </w:rPr>
        <w:instrText>-</w:instrText>
      </w:r>
      <w:r w:rsidR="00DD07AF">
        <w:rPr>
          <w:lang w:val="en-US"/>
        </w:rPr>
        <w:instrText>particle</w:instrText>
      </w:r>
      <w:r w:rsidR="00071CF4" w:rsidRPr="00071CF4">
        <w:rPr>
          <w:rPrChange w:id="1024" w:author="evdokimosk" w:date="2016-10-17T01:53:00Z">
            <w:rPr>
              <w:color w:val="0000FF" w:themeColor="hyperlink"/>
              <w:u w:val="single"/>
              <w:lang w:val="en-US"/>
            </w:rPr>
          </w:rPrChange>
        </w:rPr>
        <w:instrText>" : "", "</w:instrText>
      </w:r>
      <w:r w:rsidR="00DD07AF">
        <w:rPr>
          <w:lang w:val="en-US"/>
        </w:rPr>
        <w:instrText>parse</w:instrText>
      </w:r>
      <w:r w:rsidR="00071CF4" w:rsidRPr="00071CF4">
        <w:rPr>
          <w:rPrChange w:id="1025" w:author="evdokimosk" w:date="2016-10-17T01:53:00Z">
            <w:rPr>
              <w:color w:val="0000FF" w:themeColor="hyperlink"/>
              <w:u w:val="single"/>
              <w:lang w:val="en-US"/>
            </w:rPr>
          </w:rPrChange>
        </w:rPr>
        <w:instrText>-</w:instrText>
      </w:r>
      <w:r w:rsidR="00DD07AF">
        <w:rPr>
          <w:lang w:val="en-US"/>
        </w:rPr>
        <w:instrText>names</w:instrText>
      </w:r>
      <w:r w:rsidR="00071CF4" w:rsidRPr="00071CF4">
        <w:rPr>
          <w:rPrChange w:id="1026" w:author="evdokimosk" w:date="2016-10-17T01:53:00Z">
            <w:rPr>
              <w:color w:val="0000FF" w:themeColor="hyperlink"/>
              <w:u w:val="single"/>
              <w:lang w:val="en-US"/>
            </w:rPr>
          </w:rPrChange>
        </w:rPr>
        <w:instrText xml:space="preserve">" : </w:instrText>
      </w:r>
      <w:r w:rsidR="00DD07AF">
        <w:rPr>
          <w:lang w:val="en-US"/>
        </w:rPr>
        <w:instrText>false</w:instrText>
      </w:r>
      <w:r w:rsidR="00071CF4" w:rsidRPr="00071CF4">
        <w:rPr>
          <w:rPrChange w:id="1027" w:author="evdokimosk" w:date="2016-10-17T01:53:00Z">
            <w:rPr>
              <w:color w:val="0000FF" w:themeColor="hyperlink"/>
              <w:u w:val="single"/>
              <w:lang w:val="en-US"/>
            </w:rPr>
          </w:rPrChange>
        </w:rPr>
        <w:instrText>, "</w:instrText>
      </w:r>
      <w:r w:rsidR="00DD07AF">
        <w:rPr>
          <w:lang w:val="en-US"/>
        </w:rPr>
        <w:instrText>suffix</w:instrText>
      </w:r>
      <w:r w:rsidR="00071CF4" w:rsidRPr="00071CF4">
        <w:rPr>
          <w:rPrChange w:id="1028" w:author="evdokimosk" w:date="2016-10-17T01:53:00Z">
            <w:rPr>
              <w:color w:val="0000FF" w:themeColor="hyperlink"/>
              <w:u w:val="single"/>
              <w:lang w:val="en-US"/>
            </w:rPr>
          </w:rPrChange>
        </w:rPr>
        <w:instrText>" : "" } ], "</w:instrText>
      </w:r>
      <w:r w:rsidR="00DD07AF">
        <w:rPr>
          <w:lang w:val="en-US"/>
        </w:rPr>
        <w:instrText>container</w:instrText>
      </w:r>
      <w:r w:rsidR="00071CF4" w:rsidRPr="00071CF4">
        <w:rPr>
          <w:rPrChange w:id="1029" w:author="evdokimosk" w:date="2016-10-17T01:53:00Z">
            <w:rPr>
              <w:color w:val="0000FF" w:themeColor="hyperlink"/>
              <w:u w:val="single"/>
              <w:lang w:val="en-US"/>
            </w:rPr>
          </w:rPrChange>
        </w:rPr>
        <w:instrText>-</w:instrText>
      </w:r>
      <w:r w:rsidR="00DD07AF">
        <w:rPr>
          <w:lang w:val="en-US"/>
        </w:rPr>
        <w:instrText>title</w:instrText>
      </w:r>
      <w:r w:rsidR="00071CF4" w:rsidRPr="00071CF4">
        <w:rPr>
          <w:rPrChange w:id="1030" w:author="evdokimosk" w:date="2016-10-17T01:53:00Z">
            <w:rPr>
              <w:color w:val="0000FF" w:themeColor="hyperlink"/>
              <w:u w:val="single"/>
              <w:lang w:val="en-US"/>
            </w:rPr>
          </w:rPrChange>
        </w:rPr>
        <w:instrText>" : "</w:instrText>
      </w:r>
      <w:r w:rsidR="00DD07AF">
        <w:rPr>
          <w:lang w:val="en-US"/>
        </w:rPr>
        <w:instrText>Proceedingsofthe</w:instrText>
      </w:r>
      <w:r w:rsidR="00071CF4" w:rsidRPr="00071CF4">
        <w:rPr>
          <w:rPrChange w:id="1031" w:author="evdokimosk" w:date="2016-10-17T01:53:00Z">
            <w:rPr>
              <w:color w:val="0000FF" w:themeColor="hyperlink"/>
              <w:u w:val="single"/>
              <w:lang w:val="en-US"/>
            </w:rPr>
          </w:rPrChange>
        </w:rPr>
        <w:instrText xml:space="preserve"> 28</w:instrText>
      </w:r>
      <w:r w:rsidR="00DD07AF">
        <w:rPr>
          <w:lang w:val="en-US"/>
        </w:rPr>
        <w:instrText>thAnnualACMSymposiumonAppliedComputing</w:instrText>
      </w:r>
      <w:r w:rsidR="00071CF4" w:rsidRPr="00071CF4">
        <w:rPr>
          <w:rPrChange w:id="1032" w:author="evdokimosk" w:date="2016-10-17T01:53:00Z">
            <w:rPr>
              <w:color w:val="0000FF" w:themeColor="hyperlink"/>
              <w:u w:val="single"/>
              <w:lang w:val="en-US"/>
            </w:rPr>
          </w:rPrChange>
        </w:rPr>
        <w:instrText xml:space="preserve"> - </w:instrText>
      </w:r>
      <w:r w:rsidR="00DD07AF">
        <w:rPr>
          <w:lang w:val="en-US"/>
        </w:rPr>
        <w:instrText>SAC</w:instrText>
      </w:r>
      <w:r w:rsidR="00071CF4" w:rsidRPr="00071CF4">
        <w:rPr>
          <w:rPrChange w:id="1033" w:author="evdokimosk" w:date="2016-10-17T01:53:00Z">
            <w:rPr>
              <w:color w:val="0000FF" w:themeColor="hyperlink"/>
              <w:u w:val="single"/>
              <w:lang w:val="en-US"/>
            </w:rPr>
          </w:rPrChange>
        </w:rPr>
        <w:instrText xml:space="preserve"> '13", "</w:instrText>
      </w:r>
      <w:r w:rsidR="00DD07AF">
        <w:rPr>
          <w:lang w:val="en-US"/>
        </w:rPr>
        <w:instrText>id</w:instrText>
      </w:r>
      <w:r w:rsidR="00071CF4" w:rsidRPr="00071CF4">
        <w:rPr>
          <w:rPrChange w:id="1034" w:author="evdokimosk" w:date="2016-10-17T01:53:00Z">
            <w:rPr>
              <w:color w:val="0000FF" w:themeColor="hyperlink"/>
              <w:u w:val="single"/>
              <w:lang w:val="en-US"/>
            </w:rPr>
          </w:rPrChange>
        </w:rPr>
        <w:instrText>" : "</w:instrText>
      </w:r>
      <w:r w:rsidR="00DD07AF">
        <w:rPr>
          <w:lang w:val="en-US"/>
        </w:rPr>
        <w:instrText>ITEM</w:instrText>
      </w:r>
      <w:r w:rsidR="00071CF4" w:rsidRPr="00071CF4">
        <w:rPr>
          <w:rPrChange w:id="1035" w:author="evdokimosk" w:date="2016-10-17T01:53:00Z">
            <w:rPr>
              <w:color w:val="0000FF" w:themeColor="hyperlink"/>
              <w:u w:val="single"/>
              <w:lang w:val="en-US"/>
            </w:rPr>
          </w:rPrChange>
        </w:rPr>
        <w:instrText>-1", "</w:instrText>
      </w:r>
      <w:r w:rsidR="00DD07AF">
        <w:rPr>
          <w:lang w:val="en-US"/>
        </w:rPr>
        <w:instrText>issued</w:instrText>
      </w:r>
      <w:r w:rsidR="00071CF4" w:rsidRPr="00071CF4">
        <w:rPr>
          <w:rPrChange w:id="1036" w:author="evdokimosk" w:date="2016-10-17T01:53:00Z">
            <w:rPr>
              <w:color w:val="0000FF" w:themeColor="hyperlink"/>
              <w:u w:val="single"/>
              <w:lang w:val="en-US"/>
            </w:rPr>
          </w:rPrChange>
        </w:rPr>
        <w:instrText>" : { "</w:instrText>
      </w:r>
      <w:r w:rsidR="00DD07AF">
        <w:rPr>
          <w:lang w:val="en-US"/>
        </w:rPr>
        <w:instrText>date</w:instrText>
      </w:r>
      <w:r w:rsidR="00071CF4" w:rsidRPr="00071CF4">
        <w:rPr>
          <w:rPrChange w:id="1037" w:author="evdokimosk" w:date="2016-10-17T01:53:00Z">
            <w:rPr>
              <w:color w:val="0000FF" w:themeColor="hyperlink"/>
              <w:u w:val="single"/>
              <w:lang w:val="en-US"/>
            </w:rPr>
          </w:rPrChange>
        </w:rPr>
        <w:instrText>-</w:instrText>
      </w:r>
      <w:r w:rsidR="00DD07AF">
        <w:rPr>
          <w:lang w:val="en-US"/>
        </w:rPr>
        <w:instrText>parts</w:instrText>
      </w:r>
      <w:r w:rsidR="00071CF4" w:rsidRPr="00071CF4">
        <w:rPr>
          <w:rPrChange w:id="1038" w:author="evdokimosk" w:date="2016-10-17T01:53:00Z">
            <w:rPr>
              <w:color w:val="0000FF" w:themeColor="hyperlink"/>
              <w:u w:val="single"/>
              <w:lang w:val="en-US"/>
            </w:rPr>
          </w:rPrChange>
        </w:rPr>
        <w:instrText>" : [ [ "2013", "3" ] ] }, "</w:instrText>
      </w:r>
      <w:r w:rsidR="00DD07AF">
        <w:rPr>
          <w:lang w:val="en-US"/>
        </w:rPr>
        <w:instrText>page</w:instrText>
      </w:r>
      <w:r w:rsidR="00071CF4" w:rsidRPr="00071CF4">
        <w:rPr>
          <w:rPrChange w:id="1039" w:author="evdokimosk" w:date="2016-10-17T01:53:00Z">
            <w:rPr>
              <w:color w:val="0000FF" w:themeColor="hyperlink"/>
              <w:u w:val="single"/>
              <w:lang w:val="en-US"/>
            </w:rPr>
          </w:rPrChange>
        </w:rPr>
        <w:instrText>" : "21", "</w:instrText>
      </w:r>
      <w:r w:rsidR="00DD07AF">
        <w:rPr>
          <w:lang w:val="en-US"/>
        </w:rPr>
        <w:instrText>publisher</w:instrText>
      </w:r>
      <w:r w:rsidR="00071CF4" w:rsidRPr="00071CF4">
        <w:rPr>
          <w:rPrChange w:id="1040" w:author="evdokimosk" w:date="2016-10-17T01:53:00Z">
            <w:rPr>
              <w:color w:val="0000FF" w:themeColor="hyperlink"/>
              <w:u w:val="single"/>
              <w:lang w:val="en-US"/>
            </w:rPr>
          </w:rPrChange>
        </w:rPr>
        <w:instrText>" : "</w:instrText>
      </w:r>
      <w:r w:rsidR="00DD07AF">
        <w:rPr>
          <w:lang w:val="en-US"/>
        </w:rPr>
        <w:instrText>ACMPress</w:instrText>
      </w:r>
      <w:r w:rsidR="00071CF4" w:rsidRPr="00071CF4">
        <w:rPr>
          <w:rPrChange w:id="1041" w:author="evdokimosk" w:date="2016-10-17T01:53:00Z">
            <w:rPr>
              <w:color w:val="0000FF" w:themeColor="hyperlink"/>
              <w:u w:val="single"/>
              <w:lang w:val="en-US"/>
            </w:rPr>
          </w:rPrChange>
        </w:rPr>
        <w:instrText>", "</w:instrText>
      </w:r>
      <w:r w:rsidR="00DD07AF">
        <w:rPr>
          <w:lang w:val="en-US"/>
        </w:rPr>
        <w:instrText>publisher</w:instrText>
      </w:r>
      <w:r w:rsidR="00071CF4" w:rsidRPr="00071CF4">
        <w:rPr>
          <w:rPrChange w:id="1042" w:author="evdokimosk" w:date="2016-10-17T01:53:00Z">
            <w:rPr>
              <w:color w:val="0000FF" w:themeColor="hyperlink"/>
              <w:u w:val="single"/>
              <w:lang w:val="en-US"/>
            </w:rPr>
          </w:rPrChange>
        </w:rPr>
        <w:instrText>-</w:instrText>
      </w:r>
      <w:r w:rsidR="00DD07AF">
        <w:rPr>
          <w:lang w:val="en-US"/>
        </w:rPr>
        <w:instrText>place</w:instrText>
      </w:r>
      <w:r w:rsidR="00071CF4" w:rsidRPr="00071CF4">
        <w:rPr>
          <w:rPrChange w:id="1043" w:author="evdokimosk" w:date="2016-10-17T01:53:00Z">
            <w:rPr>
              <w:color w:val="0000FF" w:themeColor="hyperlink"/>
              <w:u w:val="single"/>
              <w:lang w:val="en-US"/>
            </w:rPr>
          </w:rPrChange>
        </w:rPr>
        <w:instrText>" : "</w:instrText>
      </w:r>
      <w:r w:rsidR="00DD07AF">
        <w:rPr>
          <w:lang w:val="en-US"/>
        </w:rPr>
        <w:instrText>NewYork</w:instrText>
      </w:r>
      <w:r w:rsidR="00071CF4" w:rsidRPr="00071CF4">
        <w:rPr>
          <w:rPrChange w:id="1044" w:author="evdokimosk" w:date="2016-10-17T01:53:00Z">
            <w:rPr>
              <w:color w:val="0000FF" w:themeColor="hyperlink"/>
              <w:u w:val="single"/>
              <w:lang w:val="en-US"/>
            </w:rPr>
          </w:rPrChange>
        </w:rPr>
        <w:instrText xml:space="preserve">, </w:instrText>
      </w:r>
      <w:r w:rsidR="00DD07AF">
        <w:rPr>
          <w:lang w:val="en-US"/>
        </w:rPr>
        <w:instrText>NewYork</w:instrText>
      </w:r>
      <w:r w:rsidR="00071CF4" w:rsidRPr="00071CF4">
        <w:rPr>
          <w:rPrChange w:id="1045" w:author="evdokimosk" w:date="2016-10-17T01:53:00Z">
            <w:rPr>
              <w:color w:val="0000FF" w:themeColor="hyperlink"/>
              <w:u w:val="single"/>
              <w:lang w:val="en-US"/>
            </w:rPr>
          </w:rPrChange>
        </w:rPr>
        <w:instrText xml:space="preserve">, </w:instrText>
      </w:r>
      <w:r w:rsidR="00DD07AF">
        <w:rPr>
          <w:lang w:val="en-US"/>
        </w:rPr>
        <w:instrText>USA</w:instrText>
      </w:r>
      <w:r w:rsidR="00071CF4" w:rsidRPr="00071CF4">
        <w:rPr>
          <w:rPrChange w:id="1046" w:author="evdokimosk" w:date="2016-10-17T01:53:00Z">
            <w:rPr>
              <w:color w:val="0000FF" w:themeColor="hyperlink"/>
              <w:u w:val="single"/>
              <w:lang w:val="en-US"/>
            </w:rPr>
          </w:rPrChange>
        </w:rPr>
        <w:instrText>", "</w:instrText>
      </w:r>
      <w:r w:rsidR="00DD07AF">
        <w:rPr>
          <w:lang w:val="en-US"/>
        </w:rPr>
        <w:instrText>title</w:instrText>
      </w:r>
      <w:r w:rsidR="00071CF4" w:rsidRPr="00071CF4">
        <w:rPr>
          <w:rPrChange w:id="1047" w:author="evdokimosk" w:date="2016-10-17T01:53:00Z">
            <w:rPr>
              <w:color w:val="0000FF" w:themeColor="hyperlink"/>
              <w:u w:val="single"/>
              <w:lang w:val="en-US"/>
            </w:rPr>
          </w:rPrChange>
        </w:rPr>
        <w:instrText>" : "</w:instrText>
      </w:r>
      <w:r w:rsidR="00DD07AF">
        <w:rPr>
          <w:lang w:val="en-US"/>
        </w:rPr>
        <w:instrText>Towardsskeletonbiometricidentificationusingthemicrosoftkinectsensor</w:instrText>
      </w:r>
      <w:r w:rsidR="00071CF4" w:rsidRPr="00071CF4">
        <w:rPr>
          <w:rPrChange w:id="1048" w:author="evdokimosk" w:date="2016-10-17T01:53:00Z">
            <w:rPr>
              <w:color w:val="0000FF" w:themeColor="hyperlink"/>
              <w:u w:val="single"/>
              <w:lang w:val="en-US"/>
            </w:rPr>
          </w:rPrChange>
        </w:rPr>
        <w:instrText>", "</w:instrText>
      </w:r>
      <w:r w:rsidR="00DD07AF">
        <w:rPr>
          <w:lang w:val="en-US"/>
        </w:rPr>
        <w:instrText>type</w:instrText>
      </w:r>
      <w:r w:rsidR="00071CF4" w:rsidRPr="00071CF4">
        <w:rPr>
          <w:rPrChange w:id="1049" w:author="evdokimosk" w:date="2016-10-17T01:53:00Z">
            <w:rPr>
              <w:color w:val="0000FF" w:themeColor="hyperlink"/>
              <w:u w:val="single"/>
              <w:lang w:val="en-US"/>
            </w:rPr>
          </w:rPrChange>
        </w:rPr>
        <w:instrText>" : "</w:instrText>
      </w:r>
      <w:r w:rsidR="00DD07AF">
        <w:rPr>
          <w:lang w:val="en-US"/>
        </w:rPr>
        <w:instrText>paper</w:instrText>
      </w:r>
      <w:r w:rsidR="00071CF4" w:rsidRPr="00071CF4">
        <w:rPr>
          <w:rPrChange w:id="1050" w:author="evdokimosk" w:date="2016-10-17T01:53:00Z">
            <w:rPr>
              <w:color w:val="0000FF" w:themeColor="hyperlink"/>
              <w:u w:val="single"/>
              <w:lang w:val="en-US"/>
            </w:rPr>
          </w:rPrChange>
        </w:rPr>
        <w:instrText>-</w:instrText>
      </w:r>
      <w:r w:rsidR="00DD07AF">
        <w:rPr>
          <w:lang w:val="en-US"/>
        </w:rPr>
        <w:instrText>conference</w:instrText>
      </w:r>
      <w:r w:rsidR="00071CF4" w:rsidRPr="00071CF4">
        <w:rPr>
          <w:rPrChange w:id="1051" w:author="evdokimosk" w:date="2016-10-17T01:53:00Z">
            <w:rPr>
              <w:color w:val="0000FF" w:themeColor="hyperlink"/>
              <w:u w:val="single"/>
              <w:lang w:val="en-US"/>
            </w:rPr>
          </w:rPrChange>
        </w:rPr>
        <w:instrText>" }, "</w:instrText>
      </w:r>
      <w:r w:rsidR="00DD07AF">
        <w:rPr>
          <w:lang w:val="en-US"/>
        </w:rPr>
        <w:instrText>uris</w:instrText>
      </w:r>
      <w:r w:rsidR="00071CF4" w:rsidRPr="00071CF4">
        <w:rPr>
          <w:rPrChange w:id="1052" w:author="evdokimosk" w:date="2016-10-17T01:53:00Z">
            <w:rPr>
              <w:color w:val="0000FF" w:themeColor="hyperlink"/>
              <w:u w:val="single"/>
              <w:lang w:val="en-US"/>
            </w:rPr>
          </w:rPrChange>
        </w:rPr>
        <w:instrText>" : [ "</w:instrText>
      </w:r>
      <w:r w:rsidR="00DD07AF">
        <w:rPr>
          <w:lang w:val="en-US"/>
        </w:rPr>
        <w:instrText>http</w:instrText>
      </w:r>
      <w:r w:rsidR="00071CF4" w:rsidRPr="00071CF4">
        <w:rPr>
          <w:rPrChange w:id="1053" w:author="evdokimosk" w:date="2016-10-17T01:53:00Z">
            <w:rPr>
              <w:color w:val="0000FF" w:themeColor="hyperlink"/>
              <w:u w:val="single"/>
              <w:lang w:val="en-US"/>
            </w:rPr>
          </w:rPrChange>
        </w:rPr>
        <w:instrText>://</w:instrText>
      </w:r>
      <w:r w:rsidR="00DD07AF">
        <w:rPr>
          <w:lang w:val="en-US"/>
        </w:rPr>
        <w:instrText>www</w:instrText>
      </w:r>
      <w:r w:rsidR="00071CF4" w:rsidRPr="00071CF4">
        <w:rPr>
          <w:rPrChange w:id="1054" w:author="evdokimosk" w:date="2016-10-17T01:53:00Z">
            <w:rPr>
              <w:color w:val="0000FF" w:themeColor="hyperlink"/>
              <w:u w:val="single"/>
              <w:lang w:val="en-US"/>
            </w:rPr>
          </w:rPrChange>
        </w:rPr>
        <w:instrText>.</w:instrText>
      </w:r>
      <w:r w:rsidR="00DD07AF">
        <w:rPr>
          <w:lang w:val="en-US"/>
        </w:rPr>
        <w:instrText>mendeley</w:instrText>
      </w:r>
      <w:r w:rsidR="00071CF4" w:rsidRPr="00071CF4">
        <w:rPr>
          <w:rPrChange w:id="1055" w:author="evdokimosk" w:date="2016-10-17T01:53:00Z">
            <w:rPr>
              <w:color w:val="0000FF" w:themeColor="hyperlink"/>
              <w:u w:val="single"/>
              <w:lang w:val="en-US"/>
            </w:rPr>
          </w:rPrChange>
        </w:rPr>
        <w:instrText>.</w:instrText>
      </w:r>
      <w:r w:rsidR="00DD07AF">
        <w:rPr>
          <w:lang w:val="en-US"/>
        </w:rPr>
        <w:instrText>com</w:instrText>
      </w:r>
      <w:r w:rsidR="00071CF4" w:rsidRPr="00071CF4">
        <w:rPr>
          <w:rPrChange w:id="1056" w:author="evdokimosk" w:date="2016-10-17T01:53:00Z">
            <w:rPr>
              <w:color w:val="0000FF" w:themeColor="hyperlink"/>
              <w:u w:val="single"/>
              <w:lang w:val="en-US"/>
            </w:rPr>
          </w:rPrChange>
        </w:rPr>
        <w:instrText>/</w:instrText>
      </w:r>
      <w:r w:rsidR="00DD07AF">
        <w:rPr>
          <w:lang w:val="en-US"/>
        </w:rPr>
        <w:instrText>documents</w:instrText>
      </w:r>
      <w:r w:rsidR="00071CF4" w:rsidRPr="00071CF4">
        <w:rPr>
          <w:rPrChange w:id="1057" w:author="evdokimosk" w:date="2016-10-17T01:53:00Z">
            <w:rPr>
              <w:color w:val="0000FF" w:themeColor="hyperlink"/>
              <w:u w:val="single"/>
              <w:lang w:val="en-US"/>
            </w:rPr>
          </w:rPrChange>
        </w:rPr>
        <w:instrText>/?</w:instrText>
      </w:r>
      <w:r w:rsidR="00DD07AF">
        <w:rPr>
          <w:lang w:val="en-US"/>
        </w:rPr>
        <w:instrText>uuid</w:instrText>
      </w:r>
      <w:r w:rsidR="00071CF4" w:rsidRPr="00071CF4">
        <w:rPr>
          <w:rPrChange w:id="1058" w:author="evdokimosk" w:date="2016-10-17T01:53:00Z">
            <w:rPr>
              <w:color w:val="0000FF" w:themeColor="hyperlink"/>
              <w:u w:val="single"/>
              <w:lang w:val="en-US"/>
            </w:rPr>
          </w:rPrChange>
        </w:rPr>
        <w:instrText>=2</w:instrText>
      </w:r>
      <w:r w:rsidR="00DD07AF">
        <w:rPr>
          <w:lang w:val="en-US"/>
        </w:rPr>
        <w:instrText>dbfee</w:instrText>
      </w:r>
      <w:r w:rsidR="00071CF4" w:rsidRPr="00071CF4">
        <w:rPr>
          <w:rPrChange w:id="1059" w:author="evdokimosk" w:date="2016-10-17T01:53:00Z">
            <w:rPr>
              <w:color w:val="0000FF" w:themeColor="hyperlink"/>
              <w:u w:val="single"/>
              <w:lang w:val="en-US"/>
            </w:rPr>
          </w:rPrChange>
        </w:rPr>
        <w:instrText>1</w:instrText>
      </w:r>
      <w:r w:rsidR="00DD07AF">
        <w:rPr>
          <w:lang w:val="en-US"/>
        </w:rPr>
        <w:instrText>b</w:instrText>
      </w:r>
      <w:r w:rsidR="00071CF4" w:rsidRPr="00071CF4">
        <w:rPr>
          <w:rPrChange w:id="1060" w:author="evdokimosk" w:date="2016-10-17T01:53:00Z">
            <w:rPr>
              <w:color w:val="0000FF" w:themeColor="hyperlink"/>
              <w:u w:val="single"/>
              <w:lang w:val="en-US"/>
            </w:rPr>
          </w:rPrChange>
        </w:rPr>
        <w:instrText>-</w:instrText>
      </w:r>
      <w:r w:rsidR="00DD07AF">
        <w:rPr>
          <w:lang w:val="en-US"/>
        </w:rPr>
        <w:instrText>d</w:instrText>
      </w:r>
      <w:r w:rsidR="00071CF4" w:rsidRPr="00071CF4">
        <w:rPr>
          <w:rPrChange w:id="1061" w:author="evdokimosk" w:date="2016-10-17T01:53:00Z">
            <w:rPr>
              <w:color w:val="0000FF" w:themeColor="hyperlink"/>
              <w:u w:val="single"/>
              <w:lang w:val="en-US"/>
            </w:rPr>
          </w:rPrChange>
        </w:rPr>
        <w:instrText>9</w:instrText>
      </w:r>
      <w:r w:rsidR="00DD07AF">
        <w:rPr>
          <w:lang w:val="en-US"/>
        </w:rPr>
        <w:instrText>d</w:instrText>
      </w:r>
      <w:r w:rsidR="00071CF4" w:rsidRPr="00071CF4">
        <w:rPr>
          <w:rPrChange w:id="1062" w:author="evdokimosk" w:date="2016-10-17T01:53:00Z">
            <w:rPr>
              <w:color w:val="0000FF" w:themeColor="hyperlink"/>
              <w:u w:val="single"/>
              <w:lang w:val="en-US"/>
            </w:rPr>
          </w:rPrChange>
        </w:rPr>
        <w:instrText>6-4838-</w:instrText>
      </w:r>
      <w:r w:rsidR="00DD07AF">
        <w:rPr>
          <w:lang w:val="en-US"/>
        </w:rPr>
        <w:instrText>aeba</w:instrText>
      </w:r>
      <w:r w:rsidR="00071CF4" w:rsidRPr="00071CF4">
        <w:rPr>
          <w:rPrChange w:id="1063" w:author="evdokimosk" w:date="2016-10-17T01:53:00Z">
            <w:rPr>
              <w:color w:val="0000FF" w:themeColor="hyperlink"/>
              <w:u w:val="single"/>
              <w:lang w:val="en-US"/>
            </w:rPr>
          </w:rPrChange>
        </w:rPr>
        <w:instrText>-</w:instrText>
      </w:r>
      <w:r w:rsidR="00DD07AF">
        <w:rPr>
          <w:lang w:val="en-US"/>
        </w:rPr>
        <w:instrText>b</w:instrText>
      </w:r>
      <w:r w:rsidR="00071CF4" w:rsidRPr="00071CF4">
        <w:rPr>
          <w:rPrChange w:id="1064" w:author="evdokimosk" w:date="2016-10-17T01:53:00Z">
            <w:rPr>
              <w:color w:val="0000FF" w:themeColor="hyperlink"/>
              <w:u w:val="single"/>
              <w:lang w:val="en-US"/>
            </w:rPr>
          </w:rPrChange>
        </w:rPr>
        <w:instrText>878024</w:instrText>
      </w:r>
      <w:r w:rsidR="00DD07AF">
        <w:rPr>
          <w:lang w:val="en-US"/>
        </w:rPr>
        <w:instrText>dc</w:instrText>
      </w:r>
      <w:r w:rsidR="00071CF4" w:rsidRPr="00071CF4">
        <w:rPr>
          <w:rPrChange w:id="1065" w:author="evdokimosk" w:date="2016-10-17T01:53:00Z">
            <w:rPr>
              <w:color w:val="0000FF" w:themeColor="hyperlink"/>
              <w:u w:val="single"/>
              <w:lang w:val="en-US"/>
            </w:rPr>
          </w:rPrChange>
        </w:rPr>
        <w:instrText>851" ] } ], "</w:instrText>
      </w:r>
      <w:r w:rsidR="00DD07AF">
        <w:rPr>
          <w:lang w:val="en-US"/>
        </w:rPr>
        <w:instrText>mendeley</w:instrText>
      </w:r>
      <w:r w:rsidR="00071CF4" w:rsidRPr="00071CF4">
        <w:rPr>
          <w:rPrChange w:id="1066" w:author="evdokimosk" w:date="2016-10-17T01:53:00Z">
            <w:rPr>
              <w:color w:val="0000FF" w:themeColor="hyperlink"/>
              <w:u w:val="single"/>
              <w:lang w:val="en-US"/>
            </w:rPr>
          </w:rPrChange>
        </w:rPr>
        <w:instrText>" : { "</w:instrText>
      </w:r>
      <w:r w:rsidR="00DD07AF">
        <w:rPr>
          <w:lang w:val="en-US"/>
        </w:rPr>
        <w:instrText>formattedCitation</w:instrText>
      </w:r>
      <w:r w:rsidR="00071CF4" w:rsidRPr="00071CF4">
        <w:rPr>
          <w:rPrChange w:id="1067" w:author="evdokimosk" w:date="2016-10-17T01:53:00Z">
            <w:rPr>
              <w:color w:val="0000FF" w:themeColor="hyperlink"/>
              <w:u w:val="single"/>
              <w:lang w:val="en-US"/>
            </w:rPr>
          </w:rPrChange>
        </w:rPr>
        <w:instrText>" : "(</w:instrText>
      </w:r>
      <w:r w:rsidR="00DD07AF">
        <w:rPr>
          <w:lang w:val="en-US"/>
        </w:rPr>
        <w:instrText>R</w:instrText>
      </w:r>
      <w:r w:rsidR="00071CF4" w:rsidRPr="00071CF4">
        <w:rPr>
          <w:rPrChange w:id="1068" w:author="evdokimosk" w:date="2016-10-17T01:53:00Z">
            <w:rPr>
              <w:color w:val="0000FF" w:themeColor="hyperlink"/>
              <w:u w:val="single"/>
              <w:lang w:val="en-US"/>
            </w:rPr>
          </w:rPrChange>
        </w:rPr>
        <w:instrText xml:space="preserve">. </w:instrText>
      </w:r>
      <w:r w:rsidR="00DD07AF">
        <w:rPr>
          <w:lang w:val="en-US"/>
        </w:rPr>
        <w:instrText>Araujoetal</w:instrText>
      </w:r>
      <w:r w:rsidR="00071CF4" w:rsidRPr="00071CF4">
        <w:rPr>
          <w:rPrChange w:id="1069" w:author="evdokimosk" w:date="2016-10-17T01:53:00Z">
            <w:rPr>
              <w:color w:val="0000FF" w:themeColor="hyperlink"/>
              <w:u w:val="single"/>
              <w:lang w:val="en-US"/>
            </w:rPr>
          </w:rPrChange>
        </w:rPr>
        <w:instrText>., 2013)", "</w:instrText>
      </w:r>
      <w:r w:rsidR="00DD07AF">
        <w:rPr>
          <w:lang w:val="en-US"/>
        </w:rPr>
        <w:instrText>plainTextFormattedCitation</w:instrText>
      </w:r>
      <w:r w:rsidR="00071CF4" w:rsidRPr="00071CF4">
        <w:rPr>
          <w:rPrChange w:id="1070" w:author="evdokimosk" w:date="2016-10-17T01:53:00Z">
            <w:rPr>
              <w:color w:val="0000FF" w:themeColor="hyperlink"/>
              <w:u w:val="single"/>
              <w:lang w:val="en-US"/>
            </w:rPr>
          </w:rPrChange>
        </w:rPr>
        <w:instrText>" : "(</w:instrText>
      </w:r>
      <w:r w:rsidR="00DD07AF">
        <w:rPr>
          <w:lang w:val="en-US"/>
        </w:rPr>
        <w:instrText>R</w:instrText>
      </w:r>
      <w:r w:rsidR="00071CF4" w:rsidRPr="00071CF4">
        <w:rPr>
          <w:rPrChange w:id="1071" w:author="evdokimosk" w:date="2016-10-17T01:53:00Z">
            <w:rPr>
              <w:color w:val="0000FF" w:themeColor="hyperlink"/>
              <w:u w:val="single"/>
              <w:lang w:val="en-US"/>
            </w:rPr>
          </w:rPrChange>
        </w:rPr>
        <w:instrText xml:space="preserve">. </w:instrText>
      </w:r>
      <w:r w:rsidR="00DD07AF">
        <w:rPr>
          <w:lang w:val="en-US"/>
        </w:rPr>
        <w:instrText>Araujoetal</w:instrText>
      </w:r>
      <w:r w:rsidR="00071CF4" w:rsidRPr="00071CF4">
        <w:rPr>
          <w:rPrChange w:id="1072" w:author="evdokimosk" w:date="2016-10-17T01:53:00Z">
            <w:rPr>
              <w:color w:val="0000FF" w:themeColor="hyperlink"/>
              <w:u w:val="single"/>
              <w:lang w:val="en-US"/>
            </w:rPr>
          </w:rPrChange>
        </w:rPr>
        <w:instrText>., 2013)", "</w:instrText>
      </w:r>
      <w:r w:rsidR="00DD07AF">
        <w:rPr>
          <w:lang w:val="en-US"/>
        </w:rPr>
        <w:instrText>previouslyFormattedCitation</w:instrText>
      </w:r>
      <w:r w:rsidR="00071CF4" w:rsidRPr="00071CF4">
        <w:rPr>
          <w:rPrChange w:id="1073" w:author="evdokimosk" w:date="2016-10-17T01:53:00Z">
            <w:rPr>
              <w:color w:val="0000FF" w:themeColor="hyperlink"/>
              <w:u w:val="single"/>
              <w:lang w:val="en-US"/>
            </w:rPr>
          </w:rPrChange>
        </w:rPr>
        <w:instrText>" : "(</w:instrText>
      </w:r>
      <w:r w:rsidR="00DD07AF">
        <w:rPr>
          <w:lang w:val="en-US"/>
        </w:rPr>
        <w:instrText>R</w:instrText>
      </w:r>
      <w:r w:rsidR="00071CF4" w:rsidRPr="00071CF4">
        <w:rPr>
          <w:rPrChange w:id="1074" w:author="evdokimosk" w:date="2016-10-17T01:53:00Z">
            <w:rPr>
              <w:color w:val="0000FF" w:themeColor="hyperlink"/>
              <w:u w:val="single"/>
              <w:lang w:val="en-US"/>
            </w:rPr>
          </w:rPrChange>
        </w:rPr>
        <w:instrText xml:space="preserve">. </w:instrText>
      </w:r>
      <w:r w:rsidR="00DD07AF">
        <w:rPr>
          <w:lang w:val="en-US"/>
        </w:rPr>
        <w:instrText>Araujoetal</w:instrText>
      </w:r>
      <w:r w:rsidR="00071CF4" w:rsidRPr="00071CF4">
        <w:rPr>
          <w:rPrChange w:id="1075" w:author="evdokimosk" w:date="2016-10-17T01:53:00Z">
            <w:rPr>
              <w:color w:val="0000FF" w:themeColor="hyperlink"/>
              <w:u w:val="single"/>
              <w:lang w:val="en-US"/>
            </w:rPr>
          </w:rPrChange>
        </w:rPr>
        <w:instrText>., 2013)" }, "</w:instrText>
      </w:r>
      <w:r w:rsidR="00DD07AF">
        <w:rPr>
          <w:lang w:val="en-US"/>
        </w:rPr>
        <w:instrText>properties</w:instrText>
      </w:r>
      <w:r w:rsidR="00071CF4" w:rsidRPr="00071CF4">
        <w:rPr>
          <w:rPrChange w:id="1076" w:author="evdokimosk" w:date="2016-10-17T01:53:00Z">
            <w:rPr>
              <w:color w:val="0000FF" w:themeColor="hyperlink"/>
              <w:u w:val="single"/>
              <w:lang w:val="en-US"/>
            </w:rPr>
          </w:rPrChange>
        </w:rPr>
        <w:instrText>" : { "</w:instrText>
      </w:r>
      <w:r w:rsidR="00DD07AF">
        <w:rPr>
          <w:lang w:val="en-US"/>
        </w:rPr>
        <w:instrText>noteIndex</w:instrText>
      </w:r>
      <w:r w:rsidR="00071CF4" w:rsidRPr="00071CF4">
        <w:rPr>
          <w:rPrChange w:id="1077" w:author="evdokimosk" w:date="2016-10-17T01:53:00Z">
            <w:rPr>
              <w:color w:val="0000FF" w:themeColor="hyperlink"/>
              <w:u w:val="single"/>
              <w:lang w:val="en-US"/>
            </w:rPr>
          </w:rPrChange>
        </w:rPr>
        <w:instrText>" : 0 }, "</w:instrText>
      </w:r>
      <w:r w:rsidR="00DD07AF">
        <w:rPr>
          <w:lang w:val="en-US"/>
        </w:rPr>
        <w:instrText>schema</w:instrText>
      </w:r>
      <w:r w:rsidR="00071CF4" w:rsidRPr="00071CF4">
        <w:rPr>
          <w:rPrChange w:id="1078" w:author="evdokimosk" w:date="2016-10-17T01:53:00Z">
            <w:rPr>
              <w:color w:val="0000FF" w:themeColor="hyperlink"/>
              <w:u w:val="single"/>
              <w:lang w:val="en-US"/>
            </w:rPr>
          </w:rPrChange>
        </w:rPr>
        <w:instrText>" : "</w:instrText>
      </w:r>
      <w:r w:rsidR="00DD07AF">
        <w:rPr>
          <w:lang w:val="en-US"/>
        </w:rPr>
        <w:instrText>https</w:instrText>
      </w:r>
      <w:r w:rsidR="00071CF4" w:rsidRPr="00071CF4">
        <w:rPr>
          <w:rPrChange w:id="1079" w:author="evdokimosk" w:date="2016-10-17T01:53:00Z">
            <w:rPr>
              <w:color w:val="0000FF" w:themeColor="hyperlink"/>
              <w:u w:val="single"/>
              <w:lang w:val="en-US"/>
            </w:rPr>
          </w:rPrChange>
        </w:rPr>
        <w:instrText>://</w:instrText>
      </w:r>
      <w:r w:rsidR="00DD07AF">
        <w:rPr>
          <w:lang w:val="en-US"/>
        </w:rPr>
        <w:instrText>github</w:instrText>
      </w:r>
      <w:r w:rsidR="00071CF4" w:rsidRPr="00071CF4">
        <w:rPr>
          <w:rPrChange w:id="1080" w:author="evdokimosk" w:date="2016-10-17T01:53:00Z">
            <w:rPr>
              <w:color w:val="0000FF" w:themeColor="hyperlink"/>
              <w:u w:val="single"/>
              <w:lang w:val="en-US"/>
            </w:rPr>
          </w:rPrChange>
        </w:rPr>
        <w:instrText>.</w:instrText>
      </w:r>
      <w:r w:rsidR="00DD07AF">
        <w:rPr>
          <w:lang w:val="en-US"/>
        </w:rPr>
        <w:instrText>com</w:instrText>
      </w:r>
      <w:r w:rsidR="00071CF4" w:rsidRPr="00071CF4">
        <w:rPr>
          <w:rPrChange w:id="1081" w:author="evdokimosk" w:date="2016-10-17T01:53:00Z">
            <w:rPr>
              <w:color w:val="0000FF" w:themeColor="hyperlink"/>
              <w:u w:val="single"/>
              <w:lang w:val="en-US"/>
            </w:rPr>
          </w:rPrChange>
        </w:rPr>
        <w:instrText>/</w:instrText>
      </w:r>
      <w:r w:rsidR="00DD07AF">
        <w:rPr>
          <w:lang w:val="en-US"/>
        </w:rPr>
        <w:instrText>citation</w:instrText>
      </w:r>
      <w:r w:rsidR="00071CF4" w:rsidRPr="00071CF4">
        <w:rPr>
          <w:rPrChange w:id="1082" w:author="evdokimosk" w:date="2016-10-17T01:53:00Z">
            <w:rPr>
              <w:color w:val="0000FF" w:themeColor="hyperlink"/>
              <w:u w:val="single"/>
              <w:lang w:val="en-US"/>
            </w:rPr>
          </w:rPrChange>
        </w:rPr>
        <w:instrText>-</w:instrText>
      </w:r>
      <w:r w:rsidR="00DD07AF">
        <w:rPr>
          <w:lang w:val="en-US"/>
        </w:rPr>
        <w:instrText>style</w:instrText>
      </w:r>
      <w:r w:rsidR="00071CF4" w:rsidRPr="00071CF4">
        <w:rPr>
          <w:rPrChange w:id="1083" w:author="evdokimosk" w:date="2016-10-17T01:53:00Z">
            <w:rPr>
              <w:color w:val="0000FF" w:themeColor="hyperlink"/>
              <w:u w:val="single"/>
              <w:lang w:val="en-US"/>
            </w:rPr>
          </w:rPrChange>
        </w:rPr>
        <w:instrText>-</w:instrText>
      </w:r>
      <w:r w:rsidR="00DD07AF">
        <w:rPr>
          <w:lang w:val="en-US"/>
        </w:rPr>
        <w:instrText>language</w:instrText>
      </w:r>
      <w:r w:rsidR="00071CF4" w:rsidRPr="00071CF4">
        <w:rPr>
          <w:rPrChange w:id="1084" w:author="evdokimosk" w:date="2016-10-17T01:53:00Z">
            <w:rPr>
              <w:color w:val="0000FF" w:themeColor="hyperlink"/>
              <w:u w:val="single"/>
              <w:lang w:val="en-US"/>
            </w:rPr>
          </w:rPrChange>
        </w:rPr>
        <w:instrText>/</w:instrText>
      </w:r>
      <w:r w:rsidR="00DD07AF">
        <w:rPr>
          <w:lang w:val="en-US"/>
        </w:rPr>
        <w:instrText>schema</w:instrText>
      </w:r>
      <w:r w:rsidR="00071CF4" w:rsidRPr="00071CF4">
        <w:rPr>
          <w:rPrChange w:id="1085" w:author="evdokimosk" w:date="2016-10-17T01:53:00Z">
            <w:rPr>
              <w:color w:val="0000FF" w:themeColor="hyperlink"/>
              <w:u w:val="single"/>
              <w:lang w:val="en-US"/>
            </w:rPr>
          </w:rPrChange>
        </w:rPr>
        <w:instrText>/</w:instrText>
      </w:r>
      <w:r w:rsidR="00DD07AF">
        <w:rPr>
          <w:lang w:val="en-US"/>
        </w:rPr>
        <w:instrText>raw</w:instrText>
      </w:r>
      <w:r w:rsidR="00071CF4" w:rsidRPr="00071CF4">
        <w:rPr>
          <w:rPrChange w:id="1086" w:author="evdokimosk" w:date="2016-10-17T01:53:00Z">
            <w:rPr>
              <w:color w:val="0000FF" w:themeColor="hyperlink"/>
              <w:u w:val="single"/>
              <w:lang w:val="en-US"/>
            </w:rPr>
          </w:rPrChange>
        </w:rPr>
        <w:instrText>/</w:instrText>
      </w:r>
      <w:r w:rsidR="00DD07AF">
        <w:rPr>
          <w:lang w:val="en-US"/>
        </w:rPr>
        <w:instrText>master</w:instrText>
      </w:r>
      <w:r w:rsidR="00071CF4" w:rsidRPr="00071CF4">
        <w:rPr>
          <w:rPrChange w:id="1087" w:author="evdokimosk" w:date="2016-10-17T01:53:00Z">
            <w:rPr>
              <w:color w:val="0000FF" w:themeColor="hyperlink"/>
              <w:u w:val="single"/>
              <w:lang w:val="en-US"/>
            </w:rPr>
          </w:rPrChange>
        </w:rPr>
        <w:instrText>/</w:instrText>
      </w:r>
      <w:r w:rsidR="00DD07AF">
        <w:rPr>
          <w:lang w:val="en-US"/>
        </w:rPr>
        <w:instrText>csl</w:instrText>
      </w:r>
      <w:r w:rsidR="00071CF4" w:rsidRPr="00071CF4">
        <w:rPr>
          <w:rPrChange w:id="1088" w:author="evdokimosk" w:date="2016-10-17T01:53:00Z">
            <w:rPr>
              <w:color w:val="0000FF" w:themeColor="hyperlink"/>
              <w:u w:val="single"/>
              <w:lang w:val="en-US"/>
            </w:rPr>
          </w:rPrChange>
        </w:rPr>
        <w:instrText>-</w:instrText>
      </w:r>
      <w:r w:rsidR="00DD07AF">
        <w:rPr>
          <w:lang w:val="en-US"/>
        </w:rPr>
        <w:instrText>citation</w:instrText>
      </w:r>
      <w:r w:rsidR="00071CF4" w:rsidRPr="00071CF4">
        <w:rPr>
          <w:rPrChange w:id="1089" w:author="evdokimosk" w:date="2016-10-17T01:53:00Z">
            <w:rPr>
              <w:color w:val="0000FF" w:themeColor="hyperlink"/>
              <w:u w:val="single"/>
              <w:lang w:val="en-US"/>
            </w:rPr>
          </w:rPrChange>
        </w:rPr>
        <w:instrText>.</w:instrText>
      </w:r>
      <w:r w:rsidR="00DD07AF">
        <w:rPr>
          <w:lang w:val="en-US"/>
        </w:rPr>
        <w:instrText>json</w:instrText>
      </w:r>
      <w:r w:rsidR="00071CF4" w:rsidRPr="00071CF4">
        <w:rPr>
          <w:rPrChange w:id="1090" w:author="evdokimosk" w:date="2016-10-17T01:53:00Z">
            <w:rPr>
              <w:color w:val="0000FF" w:themeColor="hyperlink"/>
              <w:u w:val="single"/>
              <w:lang w:val="en-US"/>
            </w:rPr>
          </w:rPrChange>
        </w:rPr>
        <w:instrText>" }</w:instrText>
      </w:r>
      <w:r w:rsidR="00071CF4">
        <w:fldChar w:fldCharType="separate"/>
      </w:r>
      <w:r w:rsidR="00071CF4" w:rsidRPr="00071CF4">
        <w:rPr>
          <w:noProof/>
          <w:rPrChange w:id="1091" w:author="evdokimosk" w:date="2016-10-17T01:53:00Z">
            <w:rPr>
              <w:noProof/>
              <w:color w:val="0000FF" w:themeColor="hyperlink"/>
              <w:u w:val="single"/>
              <w:lang w:val="en-US"/>
            </w:rPr>
          </w:rPrChange>
        </w:rPr>
        <w:t>(</w:t>
      </w:r>
      <w:r w:rsidR="009B293D" w:rsidRPr="009B293D">
        <w:rPr>
          <w:noProof/>
          <w:lang w:val="en-US"/>
        </w:rPr>
        <w:t>R</w:t>
      </w:r>
      <w:r w:rsidR="00071CF4" w:rsidRPr="00071CF4">
        <w:rPr>
          <w:noProof/>
          <w:rPrChange w:id="1092" w:author="evdokimosk" w:date="2016-10-17T01:53:00Z">
            <w:rPr>
              <w:noProof/>
              <w:color w:val="0000FF" w:themeColor="hyperlink"/>
              <w:u w:val="single"/>
              <w:lang w:val="en-US"/>
            </w:rPr>
          </w:rPrChange>
        </w:rPr>
        <w:t xml:space="preserve">. </w:t>
      </w:r>
      <w:r w:rsidR="009B293D" w:rsidRPr="009B293D">
        <w:rPr>
          <w:noProof/>
          <w:lang w:val="en-US"/>
        </w:rPr>
        <w:t>Araujoetal</w:t>
      </w:r>
      <w:r w:rsidR="00071CF4" w:rsidRPr="00071CF4">
        <w:rPr>
          <w:noProof/>
          <w:rPrChange w:id="1093" w:author="evdokimosk" w:date="2016-10-17T01:53:00Z">
            <w:rPr>
              <w:noProof/>
              <w:color w:val="0000FF" w:themeColor="hyperlink"/>
              <w:u w:val="single"/>
              <w:lang w:val="en-US"/>
            </w:rPr>
          </w:rPrChange>
        </w:rPr>
        <w:t>., 2013)</w:t>
      </w:r>
      <w:r w:rsidR="00071CF4">
        <w:fldChar w:fldCharType="end"/>
      </w:r>
      <w:ins w:id="1094" w:author="Koft" w:date="2016-10-26T19:08:00Z">
        <w:r w:rsidR="00071CF4" w:rsidRPr="00071CF4">
          <w:rPr>
            <w:rPrChange w:id="1095" w:author="Koft" w:date="2016-10-26T19:08:00Z">
              <w:rPr>
                <w:color w:val="0000FF" w:themeColor="hyperlink"/>
                <w:u w:val="single"/>
                <w:lang w:val="en-US"/>
              </w:rPr>
            </w:rPrChange>
          </w:rPr>
          <w:t xml:space="preserve"> </w:t>
        </w:r>
      </w:ins>
      <w:r>
        <w:t>πραγματοπο</w:t>
      </w:r>
      <w:r w:rsidR="00C64A9F">
        <w:t>ίησαν</w:t>
      </w:r>
      <w:ins w:id="1096" w:author="Koft" w:date="2016-10-26T19:08:00Z">
        <w:r w:rsidR="00071CF4" w:rsidRPr="00071CF4">
          <w:rPr>
            <w:rPrChange w:id="1097" w:author="Koft" w:date="2016-10-26T19:08:00Z">
              <w:rPr>
                <w:color w:val="0000FF" w:themeColor="hyperlink"/>
                <w:u w:val="single"/>
                <w:lang w:val="en-US"/>
              </w:rPr>
            </w:rPrChange>
          </w:rPr>
          <w:t xml:space="preserve"> </w:t>
        </w:r>
      </w:ins>
      <w:r>
        <w:t>παραμετρικούς</w:t>
      </w:r>
      <w:ins w:id="1098" w:author="Koft" w:date="2016-10-26T19:08:00Z">
        <w:r w:rsidR="00071CF4" w:rsidRPr="00071CF4">
          <w:rPr>
            <w:rPrChange w:id="1099" w:author="Koft" w:date="2016-10-26T19:08:00Z">
              <w:rPr>
                <w:color w:val="0000FF" w:themeColor="hyperlink"/>
                <w:u w:val="single"/>
                <w:lang w:val="en-US"/>
              </w:rPr>
            </w:rPrChange>
          </w:rPr>
          <w:t xml:space="preserve"> </w:t>
        </w:r>
      </w:ins>
      <w:r>
        <w:t>ελέγχους</w:t>
      </w:r>
      <w:ins w:id="1100" w:author="Koft" w:date="2016-10-26T19:08:00Z">
        <w:r w:rsidR="00071CF4" w:rsidRPr="00071CF4">
          <w:rPr>
            <w:rPrChange w:id="1101" w:author="Koft" w:date="2016-10-26T19:08:00Z">
              <w:rPr>
                <w:color w:val="0000FF" w:themeColor="hyperlink"/>
                <w:u w:val="single"/>
                <w:lang w:val="en-US"/>
              </w:rPr>
            </w:rPrChange>
          </w:rPr>
          <w:t xml:space="preserve"> </w:t>
        </w:r>
      </w:ins>
      <w:r>
        <w:t>υποθέσεων</w:t>
      </w:r>
      <w:ins w:id="1102" w:author="Koft" w:date="2016-10-26T19:08:00Z">
        <w:r w:rsidR="00071CF4" w:rsidRPr="00071CF4">
          <w:rPr>
            <w:rPrChange w:id="1103" w:author="Koft" w:date="2016-10-26T19:08:00Z">
              <w:rPr>
                <w:color w:val="0000FF" w:themeColor="hyperlink"/>
                <w:u w:val="single"/>
                <w:lang w:val="en-US"/>
              </w:rPr>
            </w:rPrChange>
          </w:rPr>
          <w:t xml:space="preserve"> </w:t>
        </w:r>
      </w:ins>
      <w:r>
        <w:t>για</w:t>
      </w:r>
      <w:ins w:id="1104" w:author="Koft" w:date="2016-10-26T19:08:00Z">
        <w:r w:rsidR="00071CF4" w:rsidRPr="00071CF4">
          <w:rPr>
            <w:rPrChange w:id="1105" w:author="Koft" w:date="2016-10-26T19:08:00Z">
              <w:rPr>
                <w:color w:val="0000FF" w:themeColor="hyperlink"/>
                <w:u w:val="single"/>
                <w:lang w:val="en-US"/>
              </w:rPr>
            </w:rPrChange>
          </w:rPr>
          <w:t xml:space="preserve"> </w:t>
        </w:r>
      </w:ins>
      <w:r>
        <w:t>να</w:t>
      </w:r>
      <w:ins w:id="1106" w:author="Koft" w:date="2016-10-26T19:08:00Z">
        <w:r w:rsidR="00071CF4" w:rsidRPr="00071CF4">
          <w:rPr>
            <w:rPrChange w:id="1107" w:author="Koft" w:date="2016-10-26T19:08:00Z">
              <w:rPr>
                <w:color w:val="0000FF" w:themeColor="hyperlink"/>
                <w:u w:val="single"/>
                <w:lang w:val="en-US"/>
              </w:rPr>
            </w:rPrChange>
          </w:rPr>
          <w:t xml:space="preserve"> </w:t>
        </w:r>
      </w:ins>
      <w:r w:rsidR="00906F52">
        <w:t>εξετάσουν</w:t>
      </w:r>
      <w:ins w:id="1108" w:author="Koft" w:date="2016-10-26T19:08:00Z">
        <w:r w:rsidR="00071CF4" w:rsidRPr="00071CF4">
          <w:rPr>
            <w:rPrChange w:id="1109" w:author="Koft" w:date="2016-10-26T19:08:00Z">
              <w:rPr>
                <w:color w:val="0000FF" w:themeColor="hyperlink"/>
                <w:u w:val="single"/>
                <w:lang w:val="en-US"/>
              </w:rPr>
            </w:rPrChange>
          </w:rPr>
          <w:t xml:space="preserve"> </w:t>
        </w:r>
      </w:ins>
      <w:r>
        <w:t>το</w:t>
      </w:r>
      <w:ins w:id="1110" w:author="Koft" w:date="2016-10-26T19:08:00Z">
        <w:r w:rsidR="00071CF4" w:rsidRPr="00071CF4">
          <w:rPr>
            <w:rPrChange w:id="1111" w:author="Koft" w:date="2016-10-26T19:09:00Z">
              <w:rPr>
                <w:color w:val="0000FF" w:themeColor="hyperlink"/>
                <w:u w:val="single"/>
                <w:lang w:val="en-US"/>
              </w:rPr>
            </w:rPrChange>
          </w:rPr>
          <w:t xml:space="preserve"> </w:t>
        </w:r>
      </w:ins>
      <w:r w:rsidR="00906F52">
        <w:t>κατά</w:t>
      </w:r>
      <w:ins w:id="1112" w:author="Koft" w:date="2016-10-26T19:09:00Z">
        <w:r w:rsidR="00071CF4" w:rsidRPr="00071CF4">
          <w:rPr>
            <w:rPrChange w:id="1113" w:author="Koft" w:date="2016-10-26T19:09:00Z">
              <w:rPr>
                <w:color w:val="0000FF" w:themeColor="hyperlink"/>
                <w:u w:val="single"/>
                <w:lang w:val="en-US"/>
              </w:rPr>
            </w:rPrChange>
          </w:rPr>
          <w:t xml:space="preserve"> </w:t>
        </w:r>
      </w:ins>
      <w:r>
        <w:t>πόσο</w:t>
      </w:r>
      <w:ins w:id="1114" w:author="Koft" w:date="2016-10-26T19:09:00Z">
        <w:r w:rsidR="00071CF4" w:rsidRPr="00071CF4">
          <w:rPr>
            <w:rPrChange w:id="1115" w:author="Koft" w:date="2016-10-26T19:09:00Z">
              <w:rPr>
                <w:color w:val="0000FF" w:themeColor="hyperlink"/>
                <w:u w:val="single"/>
                <w:lang w:val="en-US"/>
              </w:rPr>
            </w:rPrChange>
          </w:rPr>
          <w:t xml:space="preserve"> </w:t>
        </w:r>
      </w:ins>
      <w:r>
        <w:t>διάφοροι</w:t>
      </w:r>
      <w:ins w:id="1116" w:author="Koft" w:date="2016-10-26T19:09:00Z">
        <w:r w:rsidR="00071CF4" w:rsidRPr="00071CF4">
          <w:rPr>
            <w:rPrChange w:id="1117" w:author="Koft" w:date="2016-10-26T19:09:00Z">
              <w:rPr>
                <w:color w:val="0000FF" w:themeColor="hyperlink"/>
                <w:u w:val="single"/>
                <w:lang w:val="en-US"/>
              </w:rPr>
            </w:rPrChange>
          </w:rPr>
          <w:t xml:space="preserve"> </w:t>
        </w:r>
      </w:ins>
      <w:r>
        <w:t>συνδυασμοί</w:t>
      </w:r>
      <w:ins w:id="1118" w:author="Koft" w:date="2016-10-26T19:09:00Z">
        <w:r w:rsidR="00071CF4" w:rsidRPr="00071CF4">
          <w:rPr>
            <w:rPrChange w:id="1119" w:author="Koft" w:date="2016-10-26T19:09:00Z">
              <w:rPr>
                <w:color w:val="0000FF" w:themeColor="hyperlink"/>
                <w:u w:val="single"/>
                <w:lang w:val="en-US"/>
              </w:rPr>
            </w:rPrChange>
          </w:rPr>
          <w:t xml:space="preserve"> </w:t>
        </w:r>
      </w:ins>
      <w:r>
        <w:t>των</w:t>
      </w:r>
      <w:ins w:id="1120" w:author="Koft" w:date="2016-10-26T19:09:00Z">
        <w:r w:rsidR="00071CF4" w:rsidRPr="00071CF4">
          <w:rPr>
            <w:rPrChange w:id="1121" w:author="Koft" w:date="2016-10-26T19:09:00Z">
              <w:rPr>
                <w:color w:val="0000FF" w:themeColor="hyperlink"/>
                <w:u w:val="single"/>
                <w:lang w:val="en-US"/>
              </w:rPr>
            </w:rPrChange>
          </w:rPr>
          <w:t xml:space="preserve"> </w:t>
        </w:r>
      </w:ins>
      <w:r>
        <w:t>παραπάνω</w:t>
      </w:r>
      <w:ins w:id="1122" w:author="Koft" w:date="2016-10-26T19:09:00Z">
        <w:r w:rsidR="00071CF4" w:rsidRPr="00071CF4">
          <w:rPr>
            <w:rPrChange w:id="1123" w:author="Koft" w:date="2016-10-26T19:09:00Z">
              <w:rPr>
                <w:color w:val="0000FF" w:themeColor="hyperlink"/>
                <w:u w:val="single"/>
                <w:lang w:val="en-US"/>
              </w:rPr>
            </w:rPrChange>
          </w:rPr>
          <w:t xml:space="preserve"> </w:t>
        </w:r>
      </w:ins>
      <w:r>
        <w:t>υπολογισθέντων</w:t>
      </w:r>
      <w:ins w:id="1124" w:author="Koft" w:date="2016-10-26T19:09:00Z">
        <w:r w:rsidR="00071CF4" w:rsidRPr="00071CF4">
          <w:rPr>
            <w:rPrChange w:id="1125" w:author="Koft" w:date="2016-10-26T19:09:00Z">
              <w:rPr>
                <w:color w:val="0000FF" w:themeColor="hyperlink"/>
                <w:u w:val="single"/>
                <w:lang w:val="en-US"/>
              </w:rPr>
            </w:rPrChange>
          </w:rPr>
          <w:t xml:space="preserve"> </w:t>
        </w:r>
      </w:ins>
      <w:r>
        <w:rPr>
          <w:lang w:val="en-US"/>
        </w:rPr>
        <w:t>features</w:t>
      </w:r>
      <w:ins w:id="1126" w:author="Koft" w:date="2016-10-26T19:09:00Z">
        <w:r w:rsidR="00071CF4" w:rsidRPr="00071CF4">
          <w:rPr>
            <w:rPrChange w:id="1127" w:author="Koft" w:date="2016-10-26T19:09:00Z">
              <w:rPr>
                <w:color w:val="0000FF" w:themeColor="hyperlink"/>
                <w:u w:val="single"/>
                <w:lang w:val="en-US"/>
              </w:rPr>
            </w:rPrChange>
          </w:rPr>
          <w:t xml:space="preserve"> </w:t>
        </w:r>
      </w:ins>
      <w:r>
        <w:t>επηρεάζουν</w:t>
      </w:r>
      <w:ins w:id="1128" w:author="Koft" w:date="2016-10-26T19:09:00Z">
        <w:r w:rsidR="00071CF4" w:rsidRPr="00071CF4">
          <w:rPr>
            <w:rPrChange w:id="1129" w:author="Koft" w:date="2016-10-26T19:09:00Z">
              <w:rPr>
                <w:color w:val="0000FF" w:themeColor="hyperlink"/>
                <w:u w:val="single"/>
                <w:lang w:val="en-US"/>
              </w:rPr>
            </w:rPrChange>
          </w:rPr>
          <w:t xml:space="preserve"> </w:t>
        </w:r>
      </w:ins>
      <w:r>
        <w:t>την</w:t>
      </w:r>
      <w:ins w:id="1130" w:author="Koft" w:date="2016-10-26T19:09:00Z">
        <w:r w:rsidR="00071CF4" w:rsidRPr="00071CF4">
          <w:rPr>
            <w:rPrChange w:id="1131" w:author="Koft" w:date="2016-10-26T19:09:00Z">
              <w:rPr>
                <w:color w:val="0000FF" w:themeColor="hyperlink"/>
                <w:u w:val="single"/>
                <w:lang w:val="en-US"/>
              </w:rPr>
            </w:rPrChange>
          </w:rPr>
          <w:t xml:space="preserve"> </w:t>
        </w:r>
      </w:ins>
      <w:r>
        <w:t>ακρίβεια</w:t>
      </w:r>
      <w:ins w:id="1132" w:author="Koft" w:date="2016-10-26T19:09:00Z">
        <w:r w:rsidR="00071CF4" w:rsidRPr="00071CF4">
          <w:rPr>
            <w:rPrChange w:id="1133" w:author="Koft" w:date="2016-10-26T19:09:00Z">
              <w:rPr>
                <w:color w:val="0000FF" w:themeColor="hyperlink"/>
                <w:u w:val="single"/>
                <w:lang w:val="en-US"/>
              </w:rPr>
            </w:rPrChange>
          </w:rPr>
          <w:t xml:space="preserve"> </w:t>
        </w:r>
      </w:ins>
      <w:r>
        <w:t>των</w:t>
      </w:r>
      <w:ins w:id="1134" w:author="Koft" w:date="2016-10-26T19:09:00Z">
        <w:r w:rsidR="00071CF4" w:rsidRPr="00071CF4">
          <w:rPr>
            <w:rPrChange w:id="1135" w:author="Koft" w:date="2016-10-26T19:09:00Z">
              <w:rPr>
                <w:color w:val="0000FF" w:themeColor="hyperlink"/>
                <w:u w:val="single"/>
                <w:lang w:val="en-US"/>
              </w:rPr>
            </w:rPrChange>
          </w:rPr>
          <w:t xml:space="preserve"> </w:t>
        </w:r>
      </w:ins>
      <w:r>
        <w:t>αποτελεσμάτων</w:t>
      </w:r>
      <w:r w:rsidR="00071CF4" w:rsidRPr="00071CF4">
        <w:rPr>
          <w:rPrChange w:id="1136" w:author="evdokimosk" w:date="2016-10-17T01:53:00Z">
            <w:rPr>
              <w:color w:val="0000FF" w:themeColor="hyperlink"/>
              <w:u w:val="single"/>
              <w:lang w:val="en-US"/>
            </w:rPr>
          </w:rPrChange>
        </w:rPr>
        <w:t>,</w:t>
      </w:r>
      <w:ins w:id="1137" w:author="Koft" w:date="2016-10-26T19:10:00Z">
        <w:r w:rsidR="00071CF4" w:rsidRPr="00071CF4">
          <w:rPr>
            <w:rPrChange w:id="1138" w:author="Koft" w:date="2016-10-26T19:10:00Z">
              <w:rPr>
                <w:color w:val="0000FF" w:themeColor="hyperlink"/>
                <w:u w:val="single"/>
                <w:lang w:val="en-US"/>
              </w:rPr>
            </w:rPrChange>
          </w:rPr>
          <w:t xml:space="preserve"> </w:t>
        </w:r>
      </w:ins>
      <w:r>
        <w:t>ποιά</w:t>
      </w:r>
      <w:ins w:id="1139" w:author="Koft" w:date="2016-10-26T19:09:00Z">
        <w:r w:rsidR="00071CF4" w:rsidRPr="00071CF4">
          <w:rPr>
            <w:rPrChange w:id="1140" w:author="Koft" w:date="2016-10-26T19:09:00Z">
              <w:rPr>
                <w:color w:val="0000FF" w:themeColor="hyperlink"/>
                <w:u w:val="single"/>
                <w:lang w:val="en-US"/>
              </w:rPr>
            </w:rPrChange>
          </w:rPr>
          <w:t xml:space="preserve"> </w:t>
        </w:r>
      </w:ins>
      <w:r>
        <w:t>είναι</w:t>
      </w:r>
      <w:ins w:id="1141" w:author="Koft" w:date="2016-10-26T19:09:00Z">
        <w:r w:rsidR="00071CF4" w:rsidRPr="00071CF4">
          <w:rPr>
            <w:rPrChange w:id="1142" w:author="Koft" w:date="2016-10-26T19:09:00Z">
              <w:rPr>
                <w:color w:val="0000FF" w:themeColor="hyperlink"/>
                <w:u w:val="single"/>
                <w:lang w:val="en-US"/>
              </w:rPr>
            </w:rPrChange>
          </w:rPr>
          <w:t xml:space="preserve"> </w:t>
        </w:r>
      </w:ins>
      <w:r>
        <w:t>δηλαδή</w:t>
      </w:r>
      <w:ins w:id="1143" w:author="Koft" w:date="2016-10-26T19:09:00Z">
        <w:r w:rsidR="00071CF4" w:rsidRPr="00071CF4">
          <w:rPr>
            <w:rPrChange w:id="1144" w:author="Koft" w:date="2016-10-26T19:09:00Z">
              <w:rPr>
                <w:color w:val="0000FF" w:themeColor="hyperlink"/>
                <w:u w:val="single"/>
                <w:lang w:val="en-US"/>
              </w:rPr>
            </w:rPrChange>
          </w:rPr>
          <w:t xml:space="preserve"> </w:t>
        </w:r>
      </w:ins>
      <w:r>
        <w:t>τα</w:t>
      </w:r>
      <w:ins w:id="1145" w:author="Koft" w:date="2016-10-26T19:09:00Z">
        <w:r w:rsidR="00071CF4" w:rsidRPr="00071CF4">
          <w:rPr>
            <w:rPrChange w:id="1146" w:author="Koft" w:date="2016-10-26T19:09:00Z">
              <w:rPr>
                <w:color w:val="0000FF" w:themeColor="hyperlink"/>
                <w:u w:val="single"/>
                <w:lang w:val="en-US"/>
              </w:rPr>
            </w:rPrChange>
          </w:rPr>
          <w:t xml:space="preserve"> </w:t>
        </w:r>
      </w:ins>
      <w:r>
        <w:t>ελάχιστα</w:t>
      </w:r>
      <w:ins w:id="1147" w:author="Koft" w:date="2016-10-26T19:09:00Z">
        <w:r w:rsidR="00071CF4" w:rsidRPr="00071CF4">
          <w:rPr>
            <w:rPrChange w:id="1148" w:author="Koft" w:date="2016-10-26T19:09:00Z">
              <w:rPr>
                <w:color w:val="0000FF" w:themeColor="hyperlink"/>
                <w:u w:val="single"/>
                <w:lang w:val="en-US"/>
              </w:rPr>
            </w:rPrChange>
          </w:rPr>
          <w:t xml:space="preserve"> </w:t>
        </w:r>
      </w:ins>
      <w:r>
        <w:t>δυνατά</w:t>
      </w:r>
      <w:ins w:id="1149" w:author="Koft" w:date="2016-10-26T19:09:00Z">
        <w:r w:rsidR="00071CF4" w:rsidRPr="00071CF4">
          <w:rPr>
            <w:rPrChange w:id="1150" w:author="Koft" w:date="2016-10-26T19:09:00Z">
              <w:rPr>
                <w:color w:val="0000FF" w:themeColor="hyperlink"/>
                <w:u w:val="single"/>
                <w:lang w:val="en-US"/>
              </w:rPr>
            </w:rPrChange>
          </w:rPr>
          <w:t xml:space="preserve"> </w:t>
        </w:r>
      </w:ins>
      <w:r>
        <w:t>μεγέθη</w:t>
      </w:r>
      <w:ins w:id="1151" w:author="Koft" w:date="2016-10-26T19:09:00Z">
        <w:r w:rsidR="00071CF4" w:rsidRPr="00071CF4">
          <w:rPr>
            <w:rPrChange w:id="1152" w:author="Koft" w:date="2016-10-26T19:09:00Z">
              <w:rPr>
                <w:color w:val="0000FF" w:themeColor="hyperlink"/>
                <w:u w:val="single"/>
                <w:lang w:val="en-US"/>
              </w:rPr>
            </w:rPrChange>
          </w:rPr>
          <w:t xml:space="preserve"> </w:t>
        </w:r>
      </w:ins>
      <w:r>
        <w:t>που</w:t>
      </w:r>
      <w:ins w:id="1153" w:author="Koft" w:date="2016-10-26T19:09:00Z">
        <w:r w:rsidR="00071CF4" w:rsidRPr="00071CF4">
          <w:rPr>
            <w:rPrChange w:id="1154" w:author="Koft" w:date="2016-10-26T19:09:00Z">
              <w:rPr>
                <w:color w:val="0000FF" w:themeColor="hyperlink"/>
                <w:u w:val="single"/>
                <w:lang w:val="en-US"/>
              </w:rPr>
            </w:rPrChange>
          </w:rPr>
          <w:t xml:space="preserve"> </w:t>
        </w:r>
      </w:ins>
      <w:r>
        <w:t>χαρακτηρίζουν</w:t>
      </w:r>
      <w:ins w:id="1155" w:author="Koft" w:date="2016-10-26T19:09:00Z">
        <w:r w:rsidR="00071CF4" w:rsidRPr="00071CF4">
          <w:rPr>
            <w:rPrChange w:id="1156" w:author="Koft" w:date="2016-10-26T19:09:00Z">
              <w:rPr>
                <w:color w:val="0000FF" w:themeColor="hyperlink"/>
                <w:u w:val="single"/>
                <w:lang w:val="en-US"/>
              </w:rPr>
            </w:rPrChange>
          </w:rPr>
          <w:t xml:space="preserve"> </w:t>
        </w:r>
      </w:ins>
      <w:r>
        <w:t>μοναδικά</w:t>
      </w:r>
      <w:ins w:id="1157" w:author="Koft" w:date="2016-10-26T19:09:00Z">
        <w:r w:rsidR="00071CF4" w:rsidRPr="00071CF4">
          <w:rPr>
            <w:rPrChange w:id="1158" w:author="Koft" w:date="2016-10-26T19:09:00Z">
              <w:rPr>
                <w:color w:val="0000FF" w:themeColor="hyperlink"/>
                <w:u w:val="single"/>
                <w:lang w:val="en-US"/>
              </w:rPr>
            </w:rPrChange>
          </w:rPr>
          <w:t xml:space="preserve"> </w:t>
        </w:r>
      </w:ins>
      <w:r>
        <w:t>έναν</w:t>
      </w:r>
      <w:ins w:id="1159" w:author="Koft" w:date="2016-10-26T19:09:00Z">
        <w:r w:rsidR="00071CF4" w:rsidRPr="00071CF4">
          <w:rPr>
            <w:rPrChange w:id="1160" w:author="Koft" w:date="2016-10-26T19:09:00Z">
              <w:rPr>
                <w:color w:val="0000FF" w:themeColor="hyperlink"/>
                <w:u w:val="single"/>
                <w:lang w:val="en-US"/>
              </w:rPr>
            </w:rPrChange>
          </w:rPr>
          <w:t xml:space="preserve"> </w:t>
        </w:r>
      </w:ins>
      <w:r>
        <w:t>σκελετό</w:t>
      </w:r>
      <w:r w:rsidR="00071CF4" w:rsidRPr="00071CF4">
        <w:rPr>
          <w:rPrChange w:id="1161" w:author="evdokimosk" w:date="2016-10-17T01:53:00Z">
            <w:rPr>
              <w:color w:val="0000FF" w:themeColor="hyperlink"/>
              <w:u w:val="single"/>
              <w:lang w:val="en-US"/>
            </w:rPr>
          </w:rPrChange>
        </w:rPr>
        <w:t xml:space="preserve">. </w:t>
      </w:r>
      <w:r>
        <w:t>Βασιζόμενοι</w:t>
      </w:r>
      <w:ins w:id="1162" w:author="Koft" w:date="2016-10-26T19:09:00Z">
        <w:r w:rsidR="00071CF4" w:rsidRPr="00071CF4">
          <w:rPr>
            <w:rPrChange w:id="1163" w:author="Koft" w:date="2016-10-26T19:09:00Z">
              <w:rPr>
                <w:color w:val="0000FF" w:themeColor="hyperlink"/>
                <w:u w:val="single"/>
                <w:lang w:val="en-US"/>
              </w:rPr>
            </w:rPrChange>
          </w:rPr>
          <w:t xml:space="preserve"> </w:t>
        </w:r>
      </w:ins>
      <w:r>
        <w:t>στα</w:t>
      </w:r>
      <w:ins w:id="1164" w:author="Koft" w:date="2016-10-26T19:09:00Z">
        <w:r w:rsidR="00071CF4" w:rsidRPr="00071CF4">
          <w:rPr>
            <w:rPrChange w:id="1165" w:author="Koft" w:date="2016-10-26T19:10:00Z">
              <w:rPr>
                <w:color w:val="0000FF" w:themeColor="hyperlink"/>
                <w:u w:val="single"/>
                <w:lang w:val="en-US"/>
              </w:rPr>
            </w:rPrChange>
          </w:rPr>
          <w:t xml:space="preserve"> </w:t>
        </w:r>
      </w:ins>
      <w:r>
        <w:t>αποτελέσματα</w:t>
      </w:r>
      <w:ins w:id="1166" w:author="Koft" w:date="2016-10-26T19:09:00Z">
        <w:r w:rsidR="00071CF4" w:rsidRPr="00071CF4">
          <w:rPr>
            <w:rPrChange w:id="1167" w:author="Koft" w:date="2016-10-26T19:10:00Z">
              <w:rPr>
                <w:color w:val="0000FF" w:themeColor="hyperlink"/>
                <w:u w:val="single"/>
                <w:lang w:val="en-US"/>
              </w:rPr>
            </w:rPrChange>
          </w:rPr>
          <w:t xml:space="preserve"> </w:t>
        </w:r>
      </w:ins>
      <w:r>
        <w:t>της</w:t>
      </w:r>
      <w:ins w:id="1168" w:author="Koft" w:date="2016-10-26T19:09:00Z">
        <w:r w:rsidR="00071CF4" w:rsidRPr="00071CF4">
          <w:rPr>
            <w:rPrChange w:id="1169" w:author="Koft" w:date="2016-10-26T19:10:00Z">
              <w:rPr>
                <w:color w:val="0000FF" w:themeColor="hyperlink"/>
                <w:u w:val="single"/>
                <w:lang w:val="en-US"/>
              </w:rPr>
            </w:rPrChange>
          </w:rPr>
          <w:t xml:space="preserve"> </w:t>
        </w:r>
      </w:ins>
      <w:r>
        <w:t>έρευνας</w:t>
      </w:r>
      <w:ins w:id="1170" w:author="Koft" w:date="2016-10-26T19:09:00Z">
        <w:r w:rsidR="00071CF4" w:rsidRPr="00071CF4">
          <w:rPr>
            <w:rPrChange w:id="1171" w:author="Koft" w:date="2016-10-26T19:10:00Z">
              <w:rPr>
                <w:color w:val="0000FF" w:themeColor="hyperlink"/>
                <w:u w:val="single"/>
                <w:lang w:val="en-US"/>
              </w:rPr>
            </w:rPrChange>
          </w:rPr>
          <w:t xml:space="preserve"> </w:t>
        </w:r>
      </w:ins>
      <w:r>
        <w:t>τους</w:t>
      </w:r>
      <w:r w:rsidR="00071CF4" w:rsidRPr="00071CF4">
        <w:rPr>
          <w:rPrChange w:id="1172" w:author="evdokimosk" w:date="2016-10-17T01:53:00Z">
            <w:rPr>
              <w:color w:val="0000FF" w:themeColor="hyperlink"/>
              <w:u w:val="single"/>
              <w:lang w:val="en-US"/>
            </w:rPr>
          </w:rPrChange>
        </w:rPr>
        <w:t xml:space="preserve">, </w:t>
      </w:r>
      <w:r w:rsidR="001C25EC">
        <w:t>υπολογίσαμε</w:t>
      </w:r>
      <w:r w:rsidR="00071CF4" w:rsidRPr="00071CF4">
        <w:rPr>
          <w:rPrChange w:id="1173" w:author="evdokimosk" w:date="2016-10-17T01:53:00Z">
            <w:rPr>
              <w:color w:val="0000FF" w:themeColor="hyperlink"/>
              <w:u w:val="single"/>
              <w:lang w:val="en-US"/>
            </w:rPr>
          </w:rPrChange>
        </w:rPr>
        <w:t xml:space="preserve"> 2 </w:t>
      </w:r>
      <w:r w:rsidR="001C25EC">
        <w:t>νέα</w:t>
      </w:r>
      <w:ins w:id="1174" w:author="Koft" w:date="2016-10-26T19:09:00Z">
        <w:r w:rsidR="00071CF4" w:rsidRPr="00071CF4">
          <w:rPr>
            <w:rPrChange w:id="1175" w:author="Koft" w:date="2016-10-26T19:10:00Z">
              <w:rPr>
                <w:color w:val="0000FF" w:themeColor="hyperlink"/>
                <w:u w:val="single"/>
                <w:lang w:val="en-US"/>
              </w:rPr>
            </w:rPrChange>
          </w:rPr>
          <w:t xml:space="preserve"> </w:t>
        </w:r>
      </w:ins>
      <w:r w:rsidR="001C25EC">
        <w:t>μεγέθη</w:t>
      </w:r>
      <w:r w:rsidR="00071CF4" w:rsidRPr="00071CF4">
        <w:rPr>
          <w:rPrChange w:id="1176" w:author="evdokimosk" w:date="2016-10-17T01:53:00Z">
            <w:rPr>
              <w:color w:val="0000FF" w:themeColor="hyperlink"/>
              <w:u w:val="single"/>
              <w:lang w:val="en-US"/>
            </w:rPr>
          </w:rPrChange>
        </w:rPr>
        <w:t>:</w:t>
      </w:r>
    </w:p>
    <w:p w:rsidR="001C25EC" w:rsidRPr="003C3057" w:rsidRDefault="001C25EC" w:rsidP="002E28AC">
      <w:pPr>
        <w:jc w:val="both"/>
        <w:rPr>
          <w:bCs/>
          <w:lang w:val="en-US"/>
        </w:rPr>
      </w:pPr>
      <w:r>
        <w:rPr>
          <w:lang w:val="en-US"/>
        </w:rPr>
        <w:t>ThoracicSpine</w:t>
      </w:r>
      <w:r w:rsidR="00071CF4" w:rsidRPr="00071CF4">
        <w:rPr>
          <w:lang w:val="en-US"/>
          <w:rPrChange w:id="1177" w:author="Koft" w:date="2016-10-26T19:10:00Z">
            <w:rPr>
              <w:color w:val="0000FF" w:themeColor="hyperlink"/>
              <w:u w:val="single"/>
              <w:lang w:val="en-US"/>
            </w:rPr>
          </w:rPrChange>
        </w:rPr>
        <w:t>=</w:t>
      </w:r>
      <w:ins w:id="1178" w:author="Koft" w:date="2016-10-26T19:11:00Z">
        <w:r w:rsidR="00071CF4" w:rsidRPr="00071CF4">
          <w:rPr>
            <w:lang w:val="en-US"/>
            <w:rPrChange w:id="1179" w:author="Koft" w:date="2016-10-26T19:11:00Z">
              <w:rPr>
                <w:color w:val="0000FF" w:themeColor="hyperlink"/>
                <w:u w:val="single"/>
              </w:rPr>
            </w:rPrChange>
          </w:rPr>
          <w:t xml:space="preserve"> </w:t>
        </w:r>
      </w:ins>
      <w:r>
        <w:rPr>
          <w:lang w:val="en-US"/>
        </w:rPr>
        <w:t>ShoulderCentreToSpine</w:t>
      </w:r>
      <w:ins w:id="1180" w:author="Koft" w:date="2016-10-26T19:11:00Z">
        <w:r w:rsidR="00071CF4" w:rsidRPr="00071CF4">
          <w:rPr>
            <w:lang w:val="en-US"/>
            <w:rPrChange w:id="1181" w:author="Koft" w:date="2016-10-26T19:11:00Z">
              <w:rPr>
                <w:color w:val="0000FF" w:themeColor="hyperlink"/>
                <w:u w:val="single"/>
              </w:rPr>
            </w:rPrChange>
          </w:rPr>
          <w:t xml:space="preserve"> </w:t>
        </w:r>
      </w:ins>
      <w:r w:rsidR="00071CF4" w:rsidRPr="00071CF4">
        <w:rPr>
          <w:lang w:val="en-US"/>
          <w:rPrChange w:id="1182" w:author="Koft" w:date="2016-10-26T19:10:00Z">
            <w:rPr>
              <w:color w:val="0000FF" w:themeColor="hyperlink"/>
              <w:u w:val="single"/>
              <w:lang w:val="en-US"/>
            </w:rPr>
          </w:rPrChange>
        </w:rPr>
        <w:t>+</w:t>
      </w:r>
      <w:ins w:id="1183" w:author="Koft" w:date="2016-10-26T19:11:00Z">
        <w:r w:rsidR="00071CF4" w:rsidRPr="00071CF4">
          <w:rPr>
            <w:lang w:val="en-US"/>
            <w:rPrChange w:id="1184" w:author="Koft" w:date="2016-10-26T19:11:00Z">
              <w:rPr>
                <w:color w:val="0000FF" w:themeColor="hyperlink"/>
                <w:u w:val="single"/>
              </w:rPr>
            </w:rPrChange>
          </w:rPr>
          <w:t xml:space="preserve"> </w:t>
        </w:r>
      </w:ins>
      <w:r>
        <w:rPr>
          <w:lang w:val="en-US"/>
        </w:rPr>
        <w:t>SpineToHipCentre</w:t>
      </w:r>
      <w:r w:rsidR="00071CF4" w:rsidRPr="00071CF4">
        <w:rPr>
          <w:lang w:val="en-US"/>
          <w:rPrChange w:id="1185" w:author="Koft" w:date="2016-10-26T19:10:00Z">
            <w:rPr>
              <w:color w:val="0000FF" w:themeColor="hyperlink"/>
              <w:u w:val="single"/>
              <w:lang w:val="en-US"/>
            </w:rPr>
          </w:rPrChange>
        </w:rPr>
        <w:t>,</w:t>
      </w:r>
      <w:ins w:id="1186" w:author="Koft" w:date="2016-10-26T19:11:00Z">
        <w:r w:rsidR="00071CF4" w:rsidRPr="00071CF4">
          <w:rPr>
            <w:lang w:val="en-US"/>
            <w:rPrChange w:id="1187" w:author="Koft" w:date="2016-10-26T19:11:00Z">
              <w:rPr>
                <w:color w:val="0000FF" w:themeColor="hyperlink"/>
                <w:u w:val="single"/>
              </w:rPr>
            </w:rPrChange>
          </w:rPr>
          <w:t xml:space="preserve"> </w:t>
        </w:r>
      </w:ins>
      <w:r>
        <w:t>όπως</w:t>
      </w:r>
      <w:ins w:id="1188" w:author="Koft" w:date="2016-10-26T19:10:00Z">
        <w:r w:rsidR="003C3057">
          <w:rPr>
            <w:lang w:val="en-US"/>
          </w:rPr>
          <w:t xml:space="preserve"> </w:t>
        </w:r>
      </w:ins>
      <w:r>
        <w:t>φαίνεται</w:t>
      </w:r>
      <w:ins w:id="1189" w:author="Koft" w:date="2016-10-26T19:10:00Z">
        <w:r w:rsidR="003C3057">
          <w:rPr>
            <w:lang w:val="en-US"/>
          </w:rPr>
          <w:t xml:space="preserve"> </w:t>
        </w:r>
      </w:ins>
      <w:r>
        <w:t>στην</w:t>
      </w:r>
      <w:ins w:id="1190" w:author="Koft" w:date="2016-10-26T19:10:00Z">
        <w:r w:rsidR="003C3057">
          <w:rPr>
            <w:lang w:val="en-US"/>
          </w:rPr>
          <w:t xml:space="preserve"> </w:t>
        </w:r>
      </w:ins>
      <w:r w:rsidR="00071CF4">
        <w:fldChar w:fldCharType="begin"/>
      </w:r>
      <w:r w:rsidR="00CF4C39" w:rsidRPr="00C33A77">
        <w:rPr>
          <w:lang w:val="en-US"/>
        </w:rPr>
        <w:instrText>REF</w:instrText>
      </w:r>
      <w:r w:rsidR="00071CF4" w:rsidRPr="00071CF4">
        <w:rPr>
          <w:lang w:val="en-US"/>
          <w:rPrChange w:id="1191" w:author="Koft" w:date="2016-10-26T19:10:00Z">
            <w:rPr>
              <w:color w:val="0000FF" w:themeColor="hyperlink"/>
              <w:u w:val="single"/>
              <w:lang w:val="en-US"/>
            </w:rPr>
          </w:rPrChange>
        </w:rPr>
        <w:instrText xml:space="preserve"> _</w:instrText>
      </w:r>
      <w:r w:rsidR="00CF4C39" w:rsidRPr="00C33A77">
        <w:rPr>
          <w:lang w:val="en-US"/>
        </w:rPr>
        <w:instrText>Ref</w:instrText>
      </w:r>
      <w:r w:rsidR="00071CF4" w:rsidRPr="00071CF4">
        <w:rPr>
          <w:lang w:val="en-US"/>
          <w:rPrChange w:id="1192" w:author="Koft" w:date="2016-10-26T19:10:00Z">
            <w:rPr>
              <w:color w:val="0000FF" w:themeColor="hyperlink"/>
              <w:u w:val="single"/>
              <w:lang w:val="en-US"/>
            </w:rPr>
          </w:rPrChange>
        </w:rPr>
        <w:instrText>463108808 \</w:instrText>
      </w:r>
      <w:r w:rsidR="00CF4C39" w:rsidRPr="00C33A77">
        <w:rPr>
          <w:lang w:val="en-US"/>
        </w:rPr>
        <w:instrText>h</w:instrText>
      </w:r>
      <w:r w:rsidR="00071CF4">
        <w:fldChar w:fldCharType="separate"/>
      </w:r>
      <w:r w:rsidR="007F2694">
        <w:t>Εικόνα</w:t>
      </w:r>
      <w:r w:rsidR="00071CF4" w:rsidRPr="00071CF4">
        <w:rPr>
          <w:noProof/>
          <w:lang w:val="en-US"/>
          <w:rPrChange w:id="1193" w:author="Koft" w:date="2016-10-26T19:10:00Z">
            <w:rPr>
              <w:noProof/>
              <w:color w:val="0000FF" w:themeColor="hyperlink"/>
              <w:u w:val="single"/>
              <w:lang w:val="en-US"/>
            </w:rPr>
          </w:rPrChange>
        </w:rPr>
        <w:t>4</w:t>
      </w:r>
      <w:r w:rsidR="00071CF4">
        <w:fldChar w:fldCharType="end"/>
      </w:r>
      <w:r w:rsidR="00071CF4" w:rsidRPr="00071CF4">
        <w:rPr>
          <w:lang w:val="en-US"/>
          <w:rPrChange w:id="1194" w:author="Koft" w:date="2016-10-26T19:10:00Z">
            <w:rPr>
              <w:color w:val="0000FF" w:themeColor="hyperlink"/>
              <w:u w:val="single"/>
              <w:lang w:val="en-US"/>
            </w:rPr>
          </w:rPrChange>
        </w:rPr>
        <w:t>.</w:t>
      </w:r>
    </w:p>
    <w:p w:rsidR="001C25EC" w:rsidRPr="003C3057" w:rsidRDefault="001C25EC" w:rsidP="002E28AC">
      <w:pPr>
        <w:jc w:val="both"/>
        <w:rPr>
          <w:bCs/>
          <w:rPrChange w:id="1195" w:author="Koft" w:date="2016-10-26T19:11:00Z">
            <w:rPr>
              <w:bCs/>
              <w:lang w:val="en-US"/>
            </w:rPr>
          </w:rPrChange>
        </w:rPr>
      </w:pPr>
      <w:r w:rsidRPr="009B293D">
        <w:rPr>
          <w:bCs/>
          <w:lang w:val="en-US"/>
        </w:rPr>
        <w:t>Height</w:t>
      </w:r>
      <w:r w:rsidR="00071CF4" w:rsidRPr="00071CF4">
        <w:rPr>
          <w:bCs/>
          <w:rPrChange w:id="1196" w:author="Koft" w:date="2016-10-26T19:11:00Z">
            <w:rPr>
              <w:bCs/>
              <w:color w:val="0000FF" w:themeColor="hyperlink"/>
              <w:u w:val="single"/>
              <w:lang w:val="en-US"/>
            </w:rPr>
          </w:rPrChange>
        </w:rPr>
        <w:t xml:space="preserve"> = </w:t>
      </w:r>
      <w:r>
        <w:rPr>
          <w:bCs/>
          <w:lang w:val="en-US"/>
        </w:rPr>
        <w:t>ThoracicSpine</w:t>
      </w:r>
      <w:r w:rsidR="00071CF4" w:rsidRPr="00071CF4">
        <w:rPr>
          <w:bCs/>
          <w:rPrChange w:id="1197" w:author="Koft" w:date="2016-10-26T19:11:00Z">
            <w:rPr>
              <w:bCs/>
              <w:color w:val="0000FF" w:themeColor="hyperlink"/>
              <w:u w:val="single"/>
              <w:lang w:val="en-US"/>
            </w:rPr>
          </w:rPrChange>
        </w:rPr>
        <w:t xml:space="preserve"> + </w:t>
      </w:r>
      <w:r>
        <w:rPr>
          <w:bCs/>
          <w:lang w:val="en-US"/>
        </w:rPr>
        <w:t>Neck</w:t>
      </w:r>
      <w:r w:rsidR="00071CF4" w:rsidRPr="00071CF4">
        <w:rPr>
          <w:bCs/>
          <w:rPrChange w:id="1198" w:author="Koft" w:date="2016-10-26T19:11:00Z">
            <w:rPr>
              <w:bCs/>
              <w:color w:val="0000FF" w:themeColor="hyperlink"/>
              <w:u w:val="single"/>
              <w:lang w:val="en-US"/>
            </w:rPr>
          </w:rPrChange>
        </w:rPr>
        <w:t xml:space="preserve"> + </w:t>
      </w:r>
      <w:r>
        <w:rPr>
          <w:bCs/>
          <w:lang w:val="en-US"/>
        </w:rPr>
        <w:t>LegsMean</w:t>
      </w:r>
      <w:ins w:id="1199" w:author="Koft" w:date="2016-10-26T19:10:00Z">
        <w:r w:rsidR="00071CF4" w:rsidRPr="00071CF4">
          <w:rPr>
            <w:bCs/>
            <w:rPrChange w:id="1200" w:author="Koft" w:date="2016-10-26T19:11:00Z">
              <w:rPr>
                <w:bCs/>
                <w:color w:val="0000FF" w:themeColor="hyperlink"/>
                <w:u w:val="single"/>
                <w:lang w:val="en-US"/>
              </w:rPr>
            </w:rPrChange>
          </w:rPr>
          <w:t xml:space="preserve"> </w:t>
        </w:r>
      </w:ins>
      <w:r>
        <w:rPr>
          <w:bCs/>
        </w:rPr>
        <w:t>όπου</w:t>
      </w:r>
      <w:ins w:id="1201" w:author="Koft" w:date="2016-10-26T19:10:00Z">
        <w:r w:rsidR="00071CF4" w:rsidRPr="00071CF4">
          <w:rPr>
            <w:bCs/>
            <w:rPrChange w:id="1202" w:author="Koft" w:date="2016-10-26T19:11:00Z">
              <w:rPr>
                <w:bCs/>
                <w:color w:val="0000FF" w:themeColor="hyperlink"/>
                <w:u w:val="single"/>
                <w:lang w:val="en-US"/>
              </w:rPr>
            </w:rPrChange>
          </w:rPr>
          <w:t xml:space="preserve"> </w:t>
        </w:r>
      </w:ins>
      <w:r>
        <w:rPr>
          <w:bCs/>
          <w:lang w:val="en-US"/>
        </w:rPr>
        <w:t>LegsMean</w:t>
      </w:r>
      <w:ins w:id="1203" w:author="Koft" w:date="2016-10-26T19:10:00Z">
        <w:r w:rsidR="00071CF4" w:rsidRPr="00071CF4">
          <w:rPr>
            <w:bCs/>
            <w:rPrChange w:id="1204" w:author="Koft" w:date="2016-10-26T19:11:00Z">
              <w:rPr>
                <w:bCs/>
                <w:color w:val="0000FF" w:themeColor="hyperlink"/>
                <w:u w:val="single"/>
                <w:lang w:val="en-US"/>
              </w:rPr>
            </w:rPrChange>
          </w:rPr>
          <w:t xml:space="preserve"> </w:t>
        </w:r>
      </w:ins>
      <w:r>
        <w:rPr>
          <w:bCs/>
        </w:rPr>
        <w:t>είναι</w:t>
      </w:r>
      <w:ins w:id="1205" w:author="Koft" w:date="2016-10-26T19:10:00Z">
        <w:r w:rsidR="00071CF4" w:rsidRPr="00071CF4">
          <w:rPr>
            <w:bCs/>
            <w:rPrChange w:id="1206" w:author="Koft" w:date="2016-10-26T19:11:00Z">
              <w:rPr>
                <w:bCs/>
                <w:color w:val="0000FF" w:themeColor="hyperlink"/>
                <w:u w:val="single"/>
                <w:lang w:val="en-US"/>
              </w:rPr>
            </w:rPrChange>
          </w:rPr>
          <w:t xml:space="preserve"> </w:t>
        </w:r>
      </w:ins>
      <w:r>
        <w:rPr>
          <w:bCs/>
        </w:rPr>
        <w:t>ο</w:t>
      </w:r>
      <w:ins w:id="1207" w:author="Koft" w:date="2016-10-26T19:10:00Z">
        <w:r w:rsidR="00071CF4" w:rsidRPr="00071CF4">
          <w:rPr>
            <w:bCs/>
            <w:rPrChange w:id="1208" w:author="Koft" w:date="2016-10-26T19:11:00Z">
              <w:rPr>
                <w:bCs/>
                <w:color w:val="0000FF" w:themeColor="hyperlink"/>
                <w:u w:val="single"/>
                <w:lang w:val="en-US"/>
              </w:rPr>
            </w:rPrChange>
          </w:rPr>
          <w:t xml:space="preserve"> </w:t>
        </w:r>
      </w:ins>
      <w:r>
        <w:rPr>
          <w:bCs/>
        </w:rPr>
        <w:t>μέσος</w:t>
      </w:r>
      <w:ins w:id="1209" w:author="Koft" w:date="2016-10-26T19:10:00Z">
        <w:r w:rsidR="00071CF4" w:rsidRPr="00071CF4">
          <w:rPr>
            <w:bCs/>
            <w:rPrChange w:id="1210" w:author="Koft" w:date="2016-10-26T19:11:00Z">
              <w:rPr>
                <w:bCs/>
                <w:color w:val="0000FF" w:themeColor="hyperlink"/>
                <w:u w:val="single"/>
                <w:lang w:val="en-US"/>
              </w:rPr>
            </w:rPrChange>
          </w:rPr>
          <w:t xml:space="preserve"> </w:t>
        </w:r>
      </w:ins>
      <w:r>
        <w:rPr>
          <w:bCs/>
        </w:rPr>
        <w:t>όρος</w:t>
      </w:r>
      <w:ins w:id="1211" w:author="Koft" w:date="2016-10-26T19:10:00Z">
        <w:r w:rsidR="00071CF4" w:rsidRPr="00071CF4">
          <w:rPr>
            <w:bCs/>
            <w:rPrChange w:id="1212" w:author="Koft" w:date="2016-10-26T19:11:00Z">
              <w:rPr>
                <w:bCs/>
                <w:color w:val="0000FF" w:themeColor="hyperlink"/>
                <w:u w:val="single"/>
                <w:lang w:val="en-US"/>
              </w:rPr>
            </w:rPrChange>
          </w:rPr>
          <w:t xml:space="preserve"> </w:t>
        </w:r>
      </w:ins>
      <w:r>
        <w:rPr>
          <w:bCs/>
        </w:rPr>
        <w:t>του</w:t>
      </w:r>
      <w:ins w:id="1213" w:author="Koft" w:date="2016-10-26T19:10:00Z">
        <w:r w:rsidR="00071CF4" w:rsidRPr="00071CF4">
          <w:rPr>
            <w:bCs/>
            <w:rPrChange w:id="1214" w:author="Koft" w:date="2016-10-26T19:11:00Z">
              <w:rPr>
                <w:bCs/>
                <w:color w:val="0000FF" w:themeColor="hyperlink"/>
                <w:u w:val="single"/>
                <w:lang w:val="en-US"/>
              </w:rPr>
            </w:rPrChange>
          </w:rPr>
          <w:t xml:space="preserve"> </w:t>
        </w:r>
      </w:ins>
      <w:r>
        <w:rPr>
          <w:bCs/>
        </w:rPr>
        <w:t>αθροίσματος</w:t>
      </w:r>
      <w:ins w:id="1215" w:author="Koft" w:date="2016-10-26T19:10:00Z">
        <w:r w:rsidR="00071CF4" w:rsidRPr="00071CF4">
          <w:rPr>
            <w:bCs/>
            <w:rPrChange w:id="1216" w:author="Koft" w:date="2016-10-26T19:11:00Z">
              <w:rPr>
                <w:bCs/>
                <w:color w:val="0000FF" w:themeColor="hyperlink"/>
                <w:u w:val="single"/>
                <w:lang w:val="en-US"/>
              </w:rPr>
            </w:rPrChange>
          </w:rPr>
          <w:t xml:space="preserve"> </w:t>
        </w:r>
        <w:r w:rsidR="003C3057">
          <w:rPr>
            <w:bCs/>
          </w:rPr>
          <w:t>των</w:t>
        </w:r>
        <w:r w:rsidR="00071CF4" w:rsidRPr="00071CF4">
          <w:rPr>
            <w:bCs/>
            <w:rPrChange w:id="1217" w:author="Koft" w:date="2016-10-26T19:11:00Z">
              <w:rPr>
                <w:bCs/>
                <w:color w:val="0000FF" w:themeColor="hyperlink"/>
                <w:u w:val="single"/>
              </w:rPr>
            </w:rPrChange>
          </w:rPr>
          <w:t xml:space="preserve"> </w:t>
        </w:r>
      </w:ins>
      <w:r>
        <w:rPr>
          <w:bCs/>
          <w:lang w:val="en-US"/>
        </w:rPr>
        <w:t>Thigh</w:t>
      </w:r>
      <w:ins w:id="1218" w:author="Koft" w:date="2016-10-26T19:10:00Z">
        <w:r w:rsidR="00071CF4" w:rsidRPr="00071CF4">
          <w:rPr>
            <w:bCs/>
            <w:rPrChange w:id="1219" w:author="Koft" w:date="2016-10-26T19:11:00Z">
              <w:rPr>
                <w:bCs/>
                <w:color w:val="0000FF" w:themeColor="hyperlink"/>
                <w:u w:val="single"/>
                <w:lang w:val="en-US"/>
              </w:rPr>
            </w:rPrChange>
          </w:rPr>
          <w:t xml:space="preserve"> </w:t>
        </w:r>
      </w:ins>
      <w:del w:id="1220" w:author="Koft" w:date="2016-10-26T19:10:00Z">
        <w:r w:rsidDel="003C3057">
          <w:rPr>
            <w:bCs/>
          </w:rPr>
          <w:delText>των</w:delText>
        </w:r>
      </w:del>
      <w:r>
        <w:rPr>
          <w:bCs/>
        </w:rPr>
        <w:t>και</w:t>
      </w:r>
      <w:ins w:id="1221" w:author="Koft" w:date="2016-10-26T19:10:00Z">
        <w:r w:rsidR="00071CF4" w:rsidRPr="00071CF4">
          <w:rPr>
            <w:bCs/>
            <w:rPrChange w:id="1222" w:author="Koft" w:date="2016-10-26T19:11:00Z">
              <w:rPr>
                <w:bCs/>
                <w:color w:val="0000FF" w:themeColor="hyperlink"/>
                <w:u w:val="single"/>
                <w:lang w:val="en-US"/>
              </w:rPr>
            </w:rPrChange>
          </w:rPr>
          <w:t xml:space="preserve"> </w:t>
        </w:r>
      </w:ins>
      <w:r>
        <w:rPr>
          <w:bCs/>
          <w:lang w:val="en-US"/>
        </w:rPr>
        <w:t>Leg</w:t>
      </w:r>
      <w:ins w:id="1223" w:author="Koft" w:date="2016-10-26T19:11:00Z">
        <w:r w:rsidR="00071CF4" w:rsidRPr="00071CF4">
          <w:rPr>
            <w:bCs/>
            <w:rPrChange w:id="1224" w:author="Koft" w:date="2016-10-26T19:11:00Z">
              <w:rPr>
                <w:bCs/>
                <w:color w:val="0000FF" w:themeColor="hyperlink"/>
                <w:u w:val="single"/>
              </w:rPr>
            </w:rPrChange>
          </w:rPr>
          <w:t xml:space="preserve"> </w:t>
        </w:r>
      </w:ins>
      <w:r>
        <w:rPr>
          <w:bCs/>
        </w:rPr>
        <w:t>από</w:t>
      </w:r>
      <w:ins w:id="1225" w:author="Koft" w:date="2016-10-26T19:11:00Z">
        <w:r w:rsidR="00071CF4" w:rsidRPr="00071CF4">
          <w:rPr>
            <w:bCs/>
            <w:rPrChange w:id="1226" w:author="Koft" w:date="2016-10-26T19:11:00Z">
              <w:rPr>
                <w:bCs/>
                <w:color w:val="0000FF" w:themeColor="hyperlink"/>
                <w:u w:val="single"/>
              </w:rPr>
            </w:rPrChange>
          </w:rPr>
          <w:t xml:space="preserve"> </w:t>
        </w:r>
      </w:ins>
      <w:r>
        <w:rPr>
          <w:bCs/>
        </w:rPr>
        <w:t>την</w:t>
      </w:r>
      <w:ins w:id="1227" w:author="Koft" w:date="2016-10-26T19:11:00Z">
        <w:r w:rsidR="00071CF4" w:rsidRPr="00071CF4">
          <w:rPr>
            <w:bCs/>
            <w:rPrChange w:id="1228" w:author="Koft" w:date="2016-10-26T19:11:00Z">
              <w:rPr>
                <w:bCs/>
                <w:color w:val="0000FF" w:themeColor="hyperlink"/>
                <w:u w:val="single"/>
              </w:rPr>
            </w:rPrChange>
          </w:rPr>
          <w:t xml:space="preserve"> </w:t>
        </w:r>
      </w:ins>
      <w:r>
        <w:rPr>
          <w:bCs/>
        </w:rPr>
        <w:t>δεξιά</w:t>
      </w:r>
      <w:ins w:id="1229" w:author="Koft" w:date="2016-10-26T19:11:00Z">
        <w:r w:rsidR="00071CF4" w:rsidRPr="00071CF4">
          <w:rPr>
            <w:bCs/>
            <w:rPrChange w:id="1230" w:author="Koft" w:date="2016-10-26T19:11:00Z">
              <w:rPr>
                <w:bCs/>
                <w:color w:val="0000FF" w:themeColor="hyperlink"/>
                <w:u w:val="single"/>
              </w:rPr>
            </w:rPrChange>
          </w:rPr>
          <w:t xml:space="preserve"> </w:t>
        </w:r>
      </w:ins>
      <w:r>
        <w:rPr>
          <w:bCs/>
        </w:rPr>
        <w:t>και</w:t>
      </w:r>
      <w:ins w:id="1231" w:author="Koft" w:date="2016-10-26T19:11:00Z">
        <w:r w:rsidR="00071CF4" w:rsidRPr="00071CF4">
          <w:rPr>
            <w:bCs/>
            <w:rPrChange w:id="1232" w:author="Koft" w:date="2016-10-26T19:11:00Z">
              <w:rPr>
                <w:bCs/>
                <w:color w:val="0000FF" w:themeColor="hyperlink"/>
                <w:u w:val="single"/>
              </w:rPr>
            </w:rPrChange>
          </w:rPr>
          <w:t xml:space="preserve"> </w:t>
        </w:r>
      </w:ins>
      <w:r>
        <w:rPr>
          <w:bCs/>
        </w:rPr>
        <w:t>την</w:t>
      </w:r>
      <w:ins w:id="1233" w:author="Koft" w:date="2016-10-26T19:11:00Z">
        <w:r w:rsidR="003C3057">
          <w:rPr>
            <w:bCs/>
          </w:rPr>
          <w:t xml:space="preserve"> </w:t>
        </w:r>
      </w:ins>
      <w:r>
        <w:rPr>
          <w:bCs/>
        </w:rPr>
        <w:t>αριστερή</w:t>
      </w:r>
      <w:ins w:id="1234" w:author="Koft" w:date="2016-10-26T19:11:00Z">
        <w:r w:rsidR="003C3057">
          <w:rPr>
            <w:bCs/>
          </w:rPr>
          <w:t xml:space="preserve"> </w:t>
        </w:r>
      </w:ins>
      <w:r>
        <w:rPr>
          <w:bCs/>
        </w:rPr>
        <w:t>πλευρά</w:t>
      </w:r>
      <w:ins w:id="1235" w:author="Koft" w:date="2016-10-26T19:11:00Z">
        <w:r w:rsidR="003C3057">
          <w:rPr>
            <w:bCs/>
          </w:rPr>
          <w:t xml:space="preserve"> </w:t>
        </w:r>
      </w:ins>
      <w:r>
        <w:rPr>
          <w:bCs/>
        </w:rPr>
        <w:t>του</w:t>
      </w:r>
      <w:ins w:id="1236" w:author="Koft" w:date="2016-10-26T19:11:00Z">
        <w:r w:rsidR="003C3057">
          <w:rPr>
            <w:bCs/>
          </w:rPr>
          <w:t xml:space="preserve"> </w:t>
        </w:r>
      </w:ins>
      <w:r>
        <w:rPr>
          <w:bCs/>
        </w:rPr>
        <w:t>σκελετού</w:t>
      </w:r>
    </w:p>
    <w:p w:rsidR="00B0602F" w:rsidRDefault="00A52803" w:rsidP="002E28AC">
      <w:pPr>
        <w:ind w:firstLine="720"/>
        <w:jc w:val="both"/>
        <w:rPr>
          <w:bCs/>
        </w:rPr>
      </w:pPr>
      <w:r>
        <w:rPr>
          <w:bCs/>
        </w:rPr>
        <w:t>Επιπλέον, αφαιρέθηκαν από τη συλλογή δεδομένων τα μεγέθη που κρίθηκαν να έχουν την χαμηλότερη συνεισφορά στην αποδοτικότητα των αλγορίθμων</w:t>
      </w:r>
      <w:r w:rsidR="007F2694">
        <w:rPr>
          <w:bCs/>
        </w:rPr>
        <w:t>. Αυτά είναι</w:t>
      </w:r>
      <w:ins w:id="1237" w:author="Koft" w:date="2016-10-26T19:11:00Z">
        <w:r w:rsidR="003C3057">
          <w:rPr>
            <w:bCs/>
          </w:rPr>
          <w:t xml:space="preserve"> </w:t>
        </w:r>
      </w:ins>
      <w:r w:rsidRPr="00A52803">
        <w:rPr>
          <w:bCs/>
        </w:rPr>
        <w:t xml:space="preserve">4 </w:t>
      </w:r>
      <w:r>
        <w:rPr>
          <w:bCs/>
        </w:rPr>
        <w:t>μετρήσεις της αριστερής πλευράς του σκελετού, δηλαδή</w:t>
      </w:r>
      <w:ins w:id="1238" w:author="Koft" w:date="2016-10-26T19:11:00Z">
        <w:r w:rsidR="003C3057">
          <w:rPr>
            <w:bCs/>
          </w:rPr>
          <w:t xml:space="preserve"> </w:t>
        </w:r>
      </w:ins>
      <w:r>
        <w:rPr>
          <w:bCs/>
          <w:lang w:val="en-US"/>
        </w:rPr>
        <w:t>LeftShoulder</w:t>
      </w:r>
      <w:r w:rsidR="0081371A">
        <w:rPr>
          <w:bCs/>
          <w:lang w:val="en-US"/>
        </w:rPr>
        <w:t>ToCentre</w:t>
      </w:r>
      <w:r w:rsidRPr="00A52803">
        <w:rPr>
          <w:bCs/>
        </w:rPr>
        <w:t xml:space="preserve">, </w:t>
      </w:r>
      <w:r>
        <w:rPr>
          <w:bCs/>
          <w:lang w:val="en-US"/>
        </w:rPr>
        <w:t>LeftHip</w:t>
      </w:r>
      <w:r w:rsidR="0081371A">
        <w:rPr>
          <w:bCs/>
          <w:lang w:val="en-US"/>
        </w:rPr>
        <w:t>ToCentre</w:t>
      </w:r>
      <w:r w:rsidRPr="00A52803">
        <w:rPr>
          <w:bCs/>
        </w:rPr>
        <w:t xml:space="preserve">, </w:t>
      </w:r>
      <w:r>
        <w:rPr>
          <w:bCs/>
          <w:lang w:val="en-US"/>
        </w:rPr>
        <w:t>Left</w:t>
      </w:r>
      <w:r w:rsidR="0081371A">
        <w:rPr>
          <w:bCs/>
          <w:lang w:val="en-US"/>
        </w:rPr>
        <w:t>Upper</w:t>
      </w:r>
      <w:r>
        <w:rPr>
          <w:bCs/>
          <w:lang w:val="en-US"/>
        </w:rPr>
        <w:t>Leg</w:t>
      </w:r>
      <w:r w:rsidRPr="00A52803">
        <w:rPr>
          <w:bCs/>
        </w:rPr>
        <w:t xml:space="preserve">, </w:t>
      </w:r>
      <w:r>
        <w:rPr>
          <w:bCs/>
          <w:lang w:val="en-US"/>
        </w:rPr>
        <w:t>Left</w:t>
      </w:r>
      <w:r w:rsidR="0081371A">
        <w:rPr>
          <w:bCs/>
          <w:lang w:val="en-US"/>
        </w:rPr>
        <w:t>LowerLeg</w:t>
      </w:r>
      <w:r w:rsidR="0081371A" w:rsidRPr="0081371A">
        <w:rPr>
          <w:bCs/>
        </w:rPr>
        <w:t xml:space="preserve">, </w:t>
      </w:r>
      <w:r w:rsidR="0081371A">
        <w:rPr>
          <w:bCs/>
        </w:rPr>
        <w:t xml:space="preserve">καθώς και οι μετρήσεις </w:t>
      </w:r>
      <w:r w:rsidR="00BC7336">
        <w:rPr>
          <w:bCs/>
        </w:rPr>
        <w:t>των κάτω</w:t>
      </w:r>
      <w:r w:rsidR="0081371A">
        <w:rPr>
          <w:bCs/>
        </w:rPr>
        <w:t xml:space="preserve"> άκρων, </w:t>
      </w:r>
      <w:r w:rsidR="0081371A">
        <w:rPr>
          <w:bCs/>
          <w:lang w:val="en-US"/>
        </w:rPr>
        <w:t>LeftFoot</w:t>
      </w:r>
      <w:r w:rsidR="0081371A" w:rsidRPr="0081371A">
        <w:rPr>
          <w:bCs/>
        </w:rPr>
        <w:t xml:space="preserve">, </w:t>
      </w:r>
      <w:r w:rsidR="0081371A">
        <w:rPr>
          <w:bCs/>
          <w:lang w:val="en-US"/>
        </w:rPr>
        <w:t>RightFoot</w:t>
      </w:r>
      <w:r w:rsidR="007F2694">
        <w:rPr>
          <w:bCs/>
        </w:rPr>
        <w:t>. Αφαιρέθηκαν επίσης</w:t>
      </w:r>
      <w:r w:rsidR="004E7B1F">
        <w:rPr>
          <w:bCs/>
        </w:rPr>
        <w:t xml:space="preserve"> το</w:t>
      </w:r>
      <w:ins w:id="1239" w:author="Koft" w:date="2016-10-26T19:12:00Z">
        <w:r w:rsidR="003C3057">
          <w:rPr>
            <w:bCs/>
          </w:rPr>
          <w:t xml:space="preserve"> </w:t>
        </w:r>
      </w:ins>
      <w:r w:rsidR="004E7B1F">
        <w:rPr>
          <w:bCs/>
          <w:lang w:val="en-US"/>
        </w:rPr>
        <w:t>HipToHip</w:t>
      </w:r>
      <w:ins w:id="1240" w:author="Koft" w:date="2016-10-26T19:12:00Z">
        <w:r w:rsidR="003C3057">
          <w:rPr>
            <w:bCs/>
          </w:rPr>
          <w:t xml:space="preserve"> </w:t>
        </w:r>
      </w:ins>
      <w:r w:rsidR="0081371A">
        <w:rPr>
          <w:bCs/>
        </w:rPr>
        <w:t xml:space="preserve">καθώς είναι τα </w:t>
      </w:r>
      <w:r w:rsidR="0081371A">
        <w:rPr>
          <w:bCs/>
          <w:lang w:val="en-US"/>
        </w:rPr>
        <w:t>Features</w:t>
      </w:r>
      <w:ins w:id="1241" w:author="Koft" w:date="2016-10-26T19:11:00Z">
        <w:r w:rsidR="003C3057">
          <w:rPr>
            <w:bCs/>
          </w:rPr>
          <w:t xml:space="preserve"> </w:t>
        </w:r>
      </w:ins>
      <w:r w:rsidR="0081371A">
        <w:rPr>
          <w:bCs/>
        </w:rPr>
        <w:t xml:space="preserve">που πιο συχνά εμποδίζεται να </w:t>
      </w:r>
      <w:r w:rsidR="00906F52">
        <w:rPr>
          <w:bCs/>
        </w:rPr>
        <w:t>καταγραφούν</w:t>
      </w:r>
      <w:r w:rsidR="0081371A">
        <w:rPr>
          <w:bCs/>
        </w:rPr>
        <w:t xml:space="preserve"> από το </w:t>
      </w:r>
      <w:r w:rsidR="0081371A">
        <w:rPr>
          <w:bCs/>
          <w:lang w:val="en-US"/>
        </w:rPr>
        <w:t>Kinect</w:t>
      </w:r>
      <w:ins w:id="1242" w:author="Koft" w:date="2016-10-26T19:11:00Z">
        <w:r w:rsidR="003C3057">
          <w:rPr>
            <w:bCs/>
          </w:rPr>
          <w:t xml:space="preserve"> </w:t>
        </w:r>
      </w:ins>
      <w:r w:rsidR="0081371A">
        <w:rPr>
          <w:bCs/>
        </w:rPr>
        <w:t xml:space="preserve">και η συμμετοχή τους στους </w:t>
      </w:r>
      <w:r w:rsidR="0081371A">
        <w:rPr>
          <w:bCs/>
        </w:rPr>
        <w:lastRenderedPageBreak/>
        <w:t>υπολογισμούς θα δημιουργούσε συχνή απώλεια δεδομένων στην διαδικασία ταυτοποίησης.</w:t>
      </w:r>
    </w:p>
    <w:p w:rsidR="0081371A" w:rsidRPr="003A5AB5" w:rsidRDefault="0081371A" w:rsidP="002E28AC">
      <w:pPr>
        <w:ind w:firstLine="720"/>
        <w:jc w:val="both"/>
        <w:rPr>
          <w:bCs/>
        </w:rPr>
      </w:pPr>
      <w:r>
        <w:rPr>
          <w:bCs/>
        </w:rPr>
        <w:t>Ως αποτέλεσμα, δημιουργήθηκε</w:t>
      </w:r>
      <w:r w:rsidR="004E7B1F">
        <w:rPr>
          <w:bCs/>
        </w:rPr>
        <w:t xml:space="preserve"> ένας πίνακας 276 γραμμών και 1</w:t>
      </w:r>
      <w:r w:rsidR="004E7B1F" w:rsidRPr="004E7B1F">
        <w:rPr>
          <w:bCs/>
        </w:rPr>
        <w:t>5</w:t>
      </w:r>
      <w:r w:rsidR="004E7B1F">
        <w:rPr>
          <w:bCs/>
        </w:rPr>
        <w:t xml:space="preserve"> στηλών, 1</w:t>
      </w:r>
      <w:r w:rsidR="004E7B1F" w:rsidRPr="004E7B1F">
        <w:rPr>
          <w:bCs/>
        </w:rPr>
        <w:t>4</w:t>
      </w:r>
      <w:r>
        <w:rPr>
          <w:bCs/>
        </w:rPr>
        <w:t xml:space="preserve"> εκ των οποίων είναι τα </w:t>
      </w:r>
      <w:r>
        <w:rPr>
          <w:bCs/>
          <w:lang w:val="en-US"/>
        </w:rPr>
        <w:t>features</w:t>
      </w:r>
      <w:ins w:id="1243" w:author="Koft" w:date="2016-10-26T19:13:00Z">
        <w:r w:rsidR="00AC2859">
          <w:rPr>
            <w:bCs/>
          </w:rPr>
          <w:t xml:space="preserve"> </w:t>
        </w:r>
      </w:ins>
      <w:r>
        <w:rPr>
          <w:bCs/>
        </w:rPr>
        <w:t>και 1 ο κωδικός ταυτοποίησης του σκελετού.</w:t>
      </w:r>
    </w:p>
    <w:p w:rsidR="008A0028" w:rsidRDefault="008A0028" w:rsidP="002E28AC">
      <w:pPr>
        <w:pStyle w:val="Heading3"/>
        <w:jc w:val="both"/>
      </w:pPr>
      <w:r w:rsidRPr="00CA520D">
        <w:tab/>
      </w:r>
      <w:bookmarkStart w:id="1244" w:name="_Toc462922478"/>
      <w:r>
        <w:t xml:space="preserve">Υπολογισμός </w:t>
      </w:r>
      <w:r w:rsidR="001E1DB6">
        <w:t>Στατιστικών Μέτρων και Καθαρισμός</w:t>
      </w:r>
      <w:bookmarkEnd w:id="1244"/>
    </w:p>
    <w:p w:rsidR="001E1DB6" w:rsidRPr="00BC3300" w:rsidRDefault="00AC2859" w:rsidP="002E28AC">
      <w:pPr>
        <w:jc w:val="both"/>
        <w:rPr>
          <w:color w:val="000000" w:themeColor="text1"/>
        </w:rPr>
      </w:pPr>
      <w:ins w:id="1245" w:author="Koft" w:date="2016-10-26T19:13:00Z">
        <w:r>
          <w:tab/>
        </w:r>
      </w:ins>
      <w:del w:id="1246" w:author="evdokimosk" w:date="2016-10-01T18:20:00Z">
        <w:r w:rsidR="0081371A" w:rsidDel="002D6463">
          <w:tab/>
        </w:r>
      </w:del>
      <w:r w:rsidR="002D6463">
        <w:t>Ο</w:t>
      </w:r>
      <w:r w:rsidR="0081371A">
        <w:t xml:space="preserve"> καθαρισμός των δεδομένων μας από εσφαλμένες παρατηρήσεις ή και απώλειες παρατηρήσεων έγινε στηριζόμενο </w:t>
      </w:r>
      <w:r w:rsidR="002D6463">
        <w:t xml:space="preserve">στην δουλειά των </w:t>
      </w:r>
      <w:r w:rsidR="002D6463">
        <w:rPr>
          <w:lang w:val="en-US"/>
        </w:rPr>
        <w:t>Jongeet</w:t>
      </w:r>
      <w:r w:rsidR="006157C4">
        <w:rPr>
          <w:lang w:val="en-US"/>
        </w:rPr>
        <w:t>Loo</w:t>
      </w:r>
      <w:r w:rsidR="00071CF4">
        <w:fldChar w:fldCharType="begin" w:fldLock="1"/>
      </w:r>
      <w:r w:rsidR="006C36C9">
        <w:instrText>ADDIN CSL_CITATION { "citationItems" : [ { "id" : "ITEM-1", "itemData" : { "ISBN" : "1572-0314", "abstract" : "Data cleaning, or data preparation is an essential part of statistical analysis. In fact, in practice it is often more time-consuming than the statistical analysis itself. These lecture notes describe a range of techniques, implemented in the R statistical environment, that allow the reader to build data cleaning scripts for data suffering from a wide range of errors and inconsistencies, in textual format. These notes cover technical as well as subject-matter related aspects of data cleaning. Technical aspects include data reading, type conversion and string matching and manipulation. Subject-matter related aspects include topics like data checking, error localization and an introduction to imputation methods in R. References to relevant literature and R packages are provided throughout.", "author" : [ { "dropping-particle" : "", "family" : "Jonge", "given" : "Edwin", "non-dropping-particle" : "de", "parse-names" : false, "suffix" : "" }, { "dropping-particle" : "", "family" : "Loo", "given" : "Mark", "non-dropping-particle" : "van der", "parse-names" : false, "suffix" : "" } ], "container-title" : "Statistics Netherlands", "id" : "ITEM-1", "issued" : { "date-parts" : [ [ "2013" ] ] }, "page" : "53", "title" : "An introduction to data cleaning with R", "type" : "article-journal" }, "uris" : [ "http://www.mendeley.com/documents/?uuid=7b42af5b-b67b-4eb1-901c-85b56efda5b4", "http://www.mendeley.com/documents/?uuid=84ff3d3a-bf4d-418c-8dc4-35aa836f64a0" ] } ], "mendeley" : { "formattedCitation" : "(de Jonge &amp; van der Loo, 2013)", "manualFormatting" : "(De Jonge &amp; van der Loo, 2013)", "plainTextFormattedCitation" : "(de Jonge &amp; van der Loo, 2013)", "previouslyFormattedCitation" : "(de Jonge &amp; van der Loo, 2013)" }, "properties" : { "noteIndex" : 0 }, "schema" : "https://github.com/citation-style-language/schema/raw/master/csl-citation.json" }</w:instrText>
      </w:r>
      <w:r w:rsidR="00071CF4">
        <w:fldChar w:fldCharType="separate"/>
      </w:r>
      <w:r w:rsidR="00DE5E9B">
        <w:rPr>
          <w:noProof/>
        </w:rPr>
        <w:t>(</w:t>
      </w:r>
      <w:r w:rsidR="00DE5E9B">
        <w:rPr>
          <w:noProof/>
          <w:lang w:val="en-US"/>
        </w:rPr>
        <w:t>D</w:t>
      </w:r>
      <w:r w:rsidR="0081371A" w:rsidRPr="0081371A">
        <w:rPr>
          <w:noProof/>
        </w:rPr>
        <w:t>e Jonge &amp; van der Loo, 2013)</w:t>
      </w:r>
      <w:r w:rsidR="00071CF4">
        <w:fldChar w:fldCharType="end"/>
      </w:r>
      <w:r w:rsidR="00DE5E9B">
        <w:t xml:space="preserve">. Χρησιμοποιώντας το στατιστικό λογισμικό της </w:t>
      </w:r>
      <w:r w:rsidR="00DE5E9B">
        <w:rPr>
          <w:lang w:val="en-US"/>
        </w:rPr>
        <w:t>R</w:t>
      </w:r>
      <w:r w:rsidR="00DE5E9B" w:rsidRPr="00DE5E9B">
        <w:t>,</w:t>
      </w:r>
      <w:r w:rsidR="00DE5E9B">
        <w:t xml:space="preserve"> υπολογίσθηκαν οι μέσοι όροι</w:t>
      </w:r>
      <w:r w:rsidR="00DE5E9B" w:rsidRPr="00DE5E9B">
        <w:t xml:space="preserve"> (</w:t>
      </w:r>
      <w:r w:rsidR="00DE5E9B">
        <w:rPr>
          <w:lang w:val="en-US"/>
        </w:rPr>
        <w:t>means</w:t>
      </w:r>
      <w:r w:rsidR="00DE5E9B" w:rsidRPr="00DE5E9B">
        <w:t>)</w:t>
      </w:r>
      <w:r w:rsidR="00DE5E9B">
        <w:t xml:space="preserve"> και οι τυπικές αποκλίσεις</w:t>
      </w:r>
      <w:ins w:id="1247" w:author="Koft" w:date="2016-10-26T19:13:00Z">
        <w:r>
          <w:t xml:space="preserve"> </w:t>
        </w:r>
      </w:ins>
      <w:r w:rsidR="00DE5E9B" w:rsidRPr="00DE5E9B">
        <w:t>(</w:t>
      </w:r>
      <w:r w:rsidR="00DE5E9B">
        <w:rPr>
          <w:lang w:val="en-US"/>
        </w:rPr>
        <w:t>sd</w:t>
      </w:r>
      <w:r w:rsidR="00DE5E9B" w:rsidRPr="00DE5E9B">
        <w:t>)</w:t>
      </w:r>
      <w:r w:rsidR="00DE5E9B">
        <w:t xml:space="preserve"> για κάθε </w:t>
      </w:r>
      <w:r w:rsidR="00DE5E9B">
        <w:rPr>
          <w:lang w:val="en-US"/>
        </w:rPr>
        <w:t>feature</w:t>
      </w:r>
      <w:ins w:id="1248" w:author="Koft" w:date="2016-10-26T19:13:00Z">
        <w:r>
          <w:t xml:space="preserve"> </w:t>
        </w:r>
      </w:ins>
      <w:r w:rsidR="00DE5E9B">
        <w:t xml:space="preserve">κάθε ατόμου ξεχωριστά, στο σύνολο όλων των </w:t>
      </w:r>
      <w:r w:rsidR="00DE5E9B">
        <w:rPr>
          <w:lang w:val="en-US"/>
        </w:rPr>
        <w:t>frames</w:t>
      </w:r>
      <w:r w:rsidR="00DE5E9B" w:rsidRPr="00DE5E9B">
        <w:t xml:space="preserve">. </w:t>
      </w:r>
      <w:r w:rsidR="00DE5E9B">
        <w:t>Ως εσφαλμένες παρατηρήσεις</w:t>
      </w:r>
      <w:r w:rsidR="00DE5E9B" w:rsidRPr="00DE5E9B">
        <w:t>(</w:t>
      </w:r>
      <w:r w:rsidR="00DE5E9B">
        <w:rPr>
          <w:lang w:val="en-US"/>
        </w:rPr>
        <w:t>noises</w:t>
      </w:r>
      <w:r w:rsidR="00DE5E9B" w:rsidRPr="00DE5E9B">
        <w:t>)</w:t>
      </w:r>
      <w:r w:rsidR="00DE5E9B">
        <w:t xml:space="preserve"> θωρήθηκαν τα παράτυπα σημεία (</w:t>
      </w:r>
      <w:r w:rsidR="00DE5E9B">
        <w:rPr>
          <w:lang w:val="en-US"/>
        </w:rPr>
        <w:t>outlier</w:t>
      </w:r>
      <w:r w:rsidR="00DE5E9B" w:rsidRPr="00DE5E9B">
        <w:t xml:space="preserve">) </w:t>
      </w:r>
      <w:r w:rsidR="00DE5E9B">
        <w:t>-κάθε παρατήρηση που έχει τυπική απόκλιση</w:t>
      </w:r>
      <w:r w:rsidR="00CF4C39" w:rsidRPr="00010E0A">
        <w:t>2 μονάδων από το μέσο όρο</w:t>
      </w:r>
      <w:r w:rsidR="00DE5E9B">
        <w:rPr>
          <w:color w:val="000000" w:themeColor="text1"/>
        </w:rPr>
        <w:t>- και οι τιμές που δεν έχουν καταγραφεί (</w:t>
      </w:r>
      <w:r w:rsidR="00DE5E9B">
        <w:rPr>
          <w:color w:val="000000" w:themeColor="text1"/>
          <w:lang w:val="en-US"/>
        </w:rPr>
        <w:t>NA</w:t>
      </w:r>
      <w:r w:rsidR="00DE5E9B" w:rsidRPr="00DE5E9B">
        <w:rPr>
          <w:color w:val="000000" w:themeColor="text1"/>
        </w:rPr>
        <w:t>)</w:t>
      </w:r>
      <w:r w:rsidR="00DE5E9B">
        <w:rPr>
          <w:color w:val="000000" w:themeColor="text1"/>
        </w:rPr>
        <w:t xml:space="preserve"> και αποφασίστηκε να αφαιρείται ολόκληρο το </w:t>
      </w:r>
      <w:r w:rsidR="00DE5E9B">
        <w:rPr>
          <w:color w:val="000000" w:themeColor="text1"/>
          <w:lang w:val="en-US"/>
        </w:rPr>
        <w:t>frame</w:t>
      </w:r>
      <w:ins w:id="1249" w:author="Koft" w:date="2016-10-26T19:14:00Z">
        <w:r>
          <w:rPr>
            <w:color w:val="000000" w:themeColor="text1"/>
          </w:rPr>
          <w:t xml:space="preserve"> </w:t>
        </w:r>
      </w:ins>
      <w:r w:rsidR="00DE5E9B">
        <w:rPr>
          <w:color w:val="000000" w:themeColor="text1"/>
        </w:rPr>
        <w:t>που περιέχει τουλάχιστον μια εσφαλμένη παρατήρηση.</w:t>
      </w:r>
      <w:r w:rsidR="00A04644">
        <w:rPr>
          <w:color w:val="000000" w:themeColor="text1"/>
        </w:rPr>
        <w:t xml:space="preserve"> Λόγω του ότι τα δεδομένα</w:t>
      </w:r>
      <w:r w:rsidR="002D6463">
        <w:rPr>
          <w:color w:val="000000" w:themeColor="text1"/>
        </w:rPr>
        <w:t xml:space="preserve"> καταγράφηκαν σε ιδανικές συνθήκες</w:t>
      </w:r>
      <w:r w:rsidR="00A04644">
        <w:rPr>
          <w:color w:val="000000" w:themeColor="text1"/>
        </w:rPr>
        <w:t>, δεν βρέθηκε καμία εσφαλμένη παρατήρηση και</w:t>
      </w:r>
      <w:r w:rsidR="002D6463">
        <w:rPr>
          <w:color w:val="000000" w:themeColor="text1"/>
        </w:rPr>
        <w:t xml:space="preserve"> επομένως</w:t>
      </w:r>
      <w:r w:rsidR="00A04644">
        <w:rPr>
          <w:color w:val="000000" w:themeColor="text1"/>
        </w:rPr>
        <w:t xml:space="preserve"> δεν αφαιρέθηκε καμία από τις γραμμές του πίνακα δεδομένων.</w:t>
      </w:r>
    </w:p>
    <w:p w:rsidR="008A0028" w:rsidRPr="001E1DB6" w:rsidRDefault="001E1DB6" w:rsidP="002E28AC">
      <w:pPr>
        <w:pStyle w:val="Heading3"/>
        <w:jc w:val="both"/>
      </w:pPr>
      <w:r>
        <w:tab/>
      </w:r>
      <w:bookmarkStart w:id="1250" w:name="_Toc462922479"/>
      <w:r>
        <w:t>Κανονικοποίηση των Δεδομένων</w:t>
      </w:r>
      <w:bookmarkEnd w:id="1250"/>
    </w:p>
    <w:p w:rsidR="00B0602F" w:rsidRPr="00960379" w:rsidRDefault="00A04644" w:rsidP="002E28AC">
      <w:pPr>
        <w:ind w:firstLine="720"/>
        <w:jc w:val="both"/>
      </w:pPr>
      <w:r>
        <w:t>Τέλος,</w:t>
      </w:r>
      <w:r w:rsidR="00960379">
        <w:t xml:space="preserve"> τα δεδομένα κανονικοποιήθηκαν</w:t>
      </w:r>
      <w:ins w:id="1251" w:author="Koft" w:date="2016-10-26T19:14:00Z">
        <w:r w:rsidR="00AC2859">
          <w:t xml:space="preserve"> </w:t>
        </w:r>
      </w:ins>
      <w:r w:rsidR="00960379">
        <w:t>(</w:t>
      </w:r>
      <w:r w:rsidR="004F05A5">
        <w:rPr>
          <w:lang w:val="en-US"/>
        </w:rPr>
        <w:t>normali</w:t>
      </w:r>
      <w:r w:rsidR="00960379">
        <w:rPr>
          <w:lang w:val="en-US"/>
        </w:rPr>
        <w:t>zed</w:t>
      </w:r>
      <w:r w:rsidR="00960379" w:rsidRPr="00960379">
        <w:t>)</w:t>
      </w:r>
      <w:r w:rsidR="00960379">
        <w:t xml:space="preserve"> στο διάστημα [-1,1],</w:t>
      </w:r>
      <w:r w:rsidR="008B3F5A">
        <w:rPr>
          <w:rStyle w:val="FootnoteReference"/>
        </w:rPr>
        <w:footnoteReference w:id="4"/>
      </w:r>
      <w:r w:rsidR="00960379">
        <w:t xml:space="preserve"> καθώς οι αλγόριθμοι που </w:t>
      </w:r>
      <w:r w:rsidR="00007064">
        <w:t>επιλέχθηκαν</w:t>
      </w:r>
      <w:ins w:id="1252" w:author="Koft" w:date="2016-10-26T19:15:00Z">
        <w:r w:rsidR="00AC2859">
          <w:t xml:space="preserve"> </w:t>
        </w:r>
      </w:ins>
      <w:r w:rsidR="00960379">
        <w:t xml:space="preserve">να </w:t>
      </w:r>
      <w:r w:rsidR="00007064">
        <w:t>εκπαιδευτούν</w:t>
      </w:r>
      <w:ins w:id="1253" w:author="Koft" w:date="2016-10-26T19:15:00Z">
        <w:r w:rsidR="00AC2859">
          <w:t xml:space="preserve"> </w:t>
        </w:r>
      </w:ins>
      <w:r w:rsidR="00960379">
        <w:t xml:space="preserve">και να </w:t>
      </w:r>
      <w:r w:rsidR="00007064">
        <w:t>εξεταστούν</w:t>
      </w:r>
      <w:ins w:id="1254" w:author="Koft" w:date="2016-10-26T19:15:00Z">
        <w:r w:rsidR="00AC2859">
          <w:t xml:space="preserve"> </w:t>
        </w:r>
      </w:ins>
      <w:r w:rsidR="00960379">
        <w:t xml:space="preserve">αναφέρεται σε πολλές έρευνες πως έχουν μικρότερο ποσοστό σφαλμάτων με δεδομένα σε αυτό το </w:t>
      </w:r>
      <w:r w:rsidR="00906F52">
        <w:t>εύρος</w:t>
      </w:r>
      <w:r w:rsidR="00960379">
        <w:t xml:space="preserve"> τιμών</w:t>
      </w:r>
      <w:ins w:id="1255" w:author="Koft" w:date="2016-10-26T19:15:00Z">
        <w:r w:rsidR="00AC2859">
          <w:t xml:space="preserve"> </w:t>
        </w:r>
      </w:ins>
      <w:r w:rsidR="00071CF4">
        <w:fldChar w:fldCharType="begin" w:fldLock="1"/>
      </w:r>
      <w:r w:rsidR="006C36C9">
        <w:instrText>ADDIN CSL_CITATION { "citationItems" : [ { "id" : "ITEM-1", "itemData" : { "DOI" : "10.1016/j.peva.2007.06.006", "ISBN" : "9780387781884", "ISSN" : "01621459", "PMID" : "10911016", "abstract" : "Review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understanding\u2026", "author" : [ { "dropping-particle" : "", "family" : "Casella", "given" : "George", "non-dropping-particle" : "", "parse-names" : false, "suffix" : "" }, { "dropping-particle" : "", "family" : "Fienberg", "given" : "Stephen", "non-dropping-particle" : "", "parse-names" : false, "suffix" : "" }, { "dropping-particle" : "", "family" : "Olkin", "given" : "Ingram", "non-dropping-particle" : "", "parse-names" : false, "suffix" : "" } ], "container-title" : "Design", "id" : "ITEM-1", "issued" : { "date-parts" : [ [ "2006" ] ] }, "number-of-pages" : "618", "title" : "An Introduction to Statistical Learning", "type" : "book", "volume" : "102" }, "uris" : [ "http://www.mendeley.com/documents/?uuid=2054d572-0226-483b-bf96-fd145c2c13d6", "http://www.mendeley.com/documents/?uuid=2a46a839-cb2c-401b-8e05-f588508d0c6d" ] } ], "mendeley" : { "formattedCitation" : "(Casella, Fienberg, &amp; Olkin, 2006)", "manualFormatting" : "(Casella, Fienberg, &amp; Olkin, 2006, \u03c3\u03b5\u03bb.342)", "plainTextFormattedCitation" : "(Casella, Fienberg, &amp; Olkin, 2006)", "previouslyFormattedCitation" : "(Casella, Fienberg, &amp; Olkin, 2006)" }, "properties" : { "noteIndex" : 0 }, "schema" : "https://github.com/citation-style-language/schema/raw/master/csl-citation.json" }</w:instrText>
      </w:r>
      <w:r w:rsidR="00071CF4">
        <w:fldChar w:fldCharType="separate"/>
      </w:r>
      <w:r w:rsidR="004F05A5" w:rsidRPr="004F05A5">
        <w:rPr>
          <w:noProof/>
        </w:rPr>
        <w:t xml:space="preserve">(Casella, Fienberg, &amp; Olkin, 2006, </w:t>
      </w:r>
      <w:r w:rsidR="004F05A5">
        <w:rPr>
          <w:noProof/>
        </w:rPr>
        <w:t>σελ.342</w:t>
      </w:r>
      <w:r w:rsidR="004F05A5" w:rsidRPr="004F05A5">
        <w:rPr>
          <w:noProof/>
        </w:rPr>
        <w:t>)</w:t>
      </w:r>
      <w:r w:rsidR="00071CF4">
        <w:fldChar w:fldCharType="end"/>
      </w:r>
      <w:r w:rsidR="00960379">
        <w:t>, πιθανότατα γιατί οι συσχετίσεις μεταξύ των μεταβλητών και των παρατηρήσεων είναι πιο εμφανείς.</w:t>
      </w:r>
      <w:r w:rsidR="00071CF4">
        <w:fldChar w:fldCharType="begin" w:fldLock="1"/>
      </w:r>
      <w:r w:rsidR="006C36C9">
        <w:instrText>ADDIN CSL_CITATION { "citationItems" : [ { "id" : "ITEM-1", "itemData" : { "DOI" : "10.1021/ja0602389", "ISSN" : "0002-7863", "PMID" : "16594700", "author" : [ { "dropping-particle" : "", "family" : "Min", "given" : "X Max X", "non-dropping-particle" : "", "parse-names" : false, "suffix" : "" } ], "id" : "ITEM-1", "issue" : "cm", "issued" : { "date-parts" : [ [ "2006" ] ] }, "page" : "2006-2006", "title" : "X - X - X + X + X + X +", "type" : "article-journal" }, "uris" : [ "http://www.mendeley.com/documents/?uuid=9b559605-de94-4286-b172-4f585cba5a46", "http://www.mendeley.com/documents/?uuid=ddb67836-7026-4976-95e3-a4131dda67f0" ] } ], "mendeley" : { "formattedCitation" : "(Min, 2006)", "manualFormatting" : "( Ben Etzkorn,2012)", "plainTextFormattedCitation" : "(Min, 2006)", "previouslyFormattedCitation" : "(Min, 2006)" }, "properties" : { "noteIndex" : 0 }, "schema" : "https://github.com/citation-style-language/schema/raw/master/csl-citation.json" }</w:instrText>
      </w:r>
      <w:r w:rsidR="00071CF4">
        <w:fldChar w:fldCharType="separate"/>
      </w:r>
      <w:r w:rsidR="004F05A5" w:rsidRPr="004F05A5">
        <w:rPr>
          <w:noProof/>
        </w:rPr>
        <w:t xml:space="preserve">( </w:t>
      </w:r>
      <w:r w:rsidR="004F05A5">
        <w:rPr>
          <w:noProof/>
        </w:rPr>
        <w:t>Ben Etzkorn</w:t>
      </w:r>
      <w:r w:rsidR="004F05A5" w:rsidRPr="004D7A73">
        <w:rPr>
          <w:noProof/>
        </w:rPr>
        <w:t>,2012</w:t>
      </w:r>
      <w:r w:rsidR="004F05A5" w:rsidRPr="004F05A5">
        <w:rPr>
          <w:noProof/>
        </w:rPr>
        <w:t>)</w:t>
      </w:r>
      <w:r w:rsidR="00071CF4">
        <w:fldChar w:fldCharType="end"/>
      </w:r>
    </w:p>
    <w:p w:rsidR="004D43FE" w:rsidRPr="007B559D" w:rsidRDefault="004D43FE" w:rsidP="002E28AC">
      <w:pPr>
        <w:jc w:val="both"/>
      </w:pPr>
      <w:r w:rsidRPr="007B559D">
        <w:br w:type="page"/>
      </w:r>
    </w:p>
    <w:p w:rsidR="00694C3B" w:rsidRPr="007B559D" w:rsidRDefault="00694C3B" w:rsidP="00461738">
      <w:pPr>
        <w:pStyle w:val="Heading2"/>
        <w:rPr>
          <w:rStyle w:val="IntenseReference"/>
        </w:rPr>
      </w:pPr>
      <w:bookmarkStart w:id="1256" w:name="_Toc462922480"/>
      <w:r w:rsidRPr="004D43FE">
        <w:rPr>
          <w:rStyle w:val="IntenseReference"/>
          <w:lang w:val="en-US"/>
        </w:rPr>
        <w:lastRenderedPageBreak/>
        <w:t>SupportVectorMachineAlgorithm</w:t>
      </w:r>
      <w:r w:rsidR="00CF4C39" w:rsidRPr="007B559D">
        <w:rPr>
          <w:rStyle w:val="IntenseReference"/>
        </w:rPr>
        <w:t>(</w:t>
      </w:r>
      <w:r w:rsidR="00461738" w:rsidRPr="004D43FE">
        <w:rPr>
          <w:rStyle w:val="IntenseReference"/>
          <w:lang w:val="en-US"/>
        </w:rPr>
        <w:t>SVM</w:t>
      </w:r>
      <w:r w:rsidR="00CF4C39" w:rsidRPr="007B559D">
        <w:rPr>
          <w:rStyle w:val="IntenseReference"/>
        </w:rPr>
        <w:t>)</w:t>
      </w:r>
      <w:bookmarkEnd w:id="1256"/>
    </w:p>
    <w:p w:rsidR="00B576ED" w:rsidRPr="007B559D" w:rsidRDefault="00B576ED" w:rsidP="002E28AC">
      <w:pPr>
        <w:pStyle w:val="Heading3"/>
        <w:jc w:val="both"/>
        <w:rPr>
          <w:rStyle w:val="IntenseEmphasis"/>
          <w:b/>
          <w:bCs/>
          <w:i w:val="0"/>
          <w:iCs w:val="0"/>
        </w:rPr>
      </w:pPr>
      <w:bookmarkStart w:id="1257" w:name="_Toc462922481"/>
      <w:r w:rsidRPr="00AA4CDC">
        <w:rPr>
          <w:rStyle w:val="IntenseEmphasis"/>
          <w:b/>
          <w:bCs/>
          <w:i w:val="0"/>
          <w:iCs w:val="0"/>
        </w:rPr>
        <w:t>Εισαγωγικάστοιχεία</w:t>
      </w:r>
      <w:r w:rsidRPr="007B559D">
        <w:rPr>
          <w:rStyle w:val="IntenseEmphasis"/>
          <w:b/>
          <w:bCs/>
          <w:i w:val="0"/>
          <w:iCs w:val="0"/>
        </w:rPr>
        <w:t>:</w:t>
      </w:r>
      <w:bookmarkEnd w:id="1257"/>
    </w:p>
    <w:p w:rsidR="00B576ED" w:rsidRDefault="002065A1" w:rsidP="002E28AC">
      <w:pPr>
        <w:jc w:val="both"/>
      </w:pPr>
      <w:r w:rsidRPr="007B559D">
        <w:tab/>
      </w:r>
      <w:r>
        <w:t>Μηχανές Διανυσμάτων Υποστήριξης είναι μια μέθοδος μηχανικής μάθησης (</w:t>
      </w:r>
      <w:r w:rsidR="001F25BE">
        <w:t>Μ</w:t>
      </w:r>
      <w:r w:rsidR="006157C4">
        <w:rPr>
          <w:lang w:val="en-US"/>
        </w:rPr>
        <w:t>achine</w:t>
      </w:r>
      <w:ins w:id="1258" w:author="Koft" w:date="2016-10-26T19:15:00Z">
        <w:r w:rsidR="00AC2859">
          <w:t xml:space="preserve"> </w:t>
        </w:r>
      </w:ins>
      <w:r w:rsidR="006157C4">
        <w:rPr>
          <w:lang w:val="en-US"/>
        </w:rPr>
        <w:t>L</w:t>
      </w:r>
      <w:r>
        <w:rPr>
          <w:lang w:val="en-US"/>
        </w:rPr>
        <w:t>earning</w:t>
      </w:r>
      <w:r w:rsidRPr="002065A1">
        <w:t xml:space="preserve">) </w:t>
      </w:r>
      <w:r>
        <w:t xml:space="preserve">που χρησιμοποιείται τόσο για </w:t>
      </w:r>
      <w:r w:rsidR="00906F52">
        <w:t>ταξινόμηση</w:t>
      </w:r>
      <w:ins w:id="1259" w:author="Koft" w:date="2016-10-26T19:15:00Z">
        <w:r w:rsidR="00AC2859">
          <w:t xml:space="preserve"> </w:t>
        </w:r>
      </w:ins>
      <w:r w:rsidR="00B52C72">
        <w:t>(ή κατηγοριοποίηση-</w:t>
      </w:r>
      <w:r>
        <w:rPr>
          <w:lang w:val="en-US"/>
        </w:rPr>
        <w:t>classification</w:t>
      </w:r>
      <w:r w:rsidRPr="002065A1">
        <w:t>)</w:t>
      </w:r>
      <w:r>
        <w:t>,όπως στην περίπτωση μας, όσο και για την προσέγγιση της συνάρτησ</w:t>
      </w:r>
      <w:r w:rsidR="005F7450">
        <w:t xml:space="preserve">ης σε προβλήματα </w:t>
      </w:r>
      <w:r w:rsidR="00906F52">
        <w:t>παλινδρόμησης</w:t>
      </w:r>
      <w:r w:rsidR="005F7450">
        <w:t>.</w:t>
      </w:r>
    </w:p>
    <w:p w:rsidR="00B576ED" w:rsidRDefault="00B576ED" w:rsidP="002E28AC">
      <w:pPr>
        <w:ind w:firstLine="720"/>
        <w:jc w:val="both"/>
      </w:pPr>
      <w:r>
        <w:t xml:space="preserve">Στην οικογένεια των μεθόδων μηχανικής εκμάθησης ανήκουν και τα Τεχνητά Νευρωνικά Δίκτυα, μια μέθοδος ευρέως γνωστή και </w:t>
      </w:r>
      <w:r w:rsidR="005F7450">
        <w:t>πλέον εφαρμοζόμενη</w:t>
      </w:r>
      <w:r>
        <w:t xml:space="preserve">. Οι μηχανές εκμάθησης </w:t>
      </w:r>
      <w:r w:rsidR="005F7450">
        <w:t>αποσκοπούν στην αφομ</w:t>
      </w:r>
      <w:r w:rsidR="00A86CD9">
        <w:t>ο</w:t>
      </w:r>
      <w:r w:rsidR="005F7450">
        <w:t>ίωση της</w:t>
      </w:r>
      <w:r>
        <w:t xml:space="preserve"> αντιστοιχία</w:t>
      </w:r>
      <w:r w:rsidR="005F7450">
        <w:t>ς</w:t>
      </w:r>
      <w:r>
        <w:t xml:space="preserve"> δοσμένων εισόδων</w:t>
      </w:r>
      <w:ins w:id="1260" w:author="Koft" w:date="2016-10-26T19:15:00Z">
        <w:r w:rsidR="00AC2859">
          <w:t xml:space="preserve"> </w:t>
        </w:r>
      </w:ins>
      <w:r w:rsidR="005F7450">
        <w:t>(νέων δεδομένων και παρατηρήσεων)</w:t>
      </w:r>
      <w:r>
        <w:t>-εξόδων</w:t>
      </w:r>
      <w:ins w:id="1261" w:author="Koft" w:date="2016-10-26T19:15:00Z">
        <w:r w:rsidR="00AC2859">
          <w:t xml:space="preserve"> </w:t>
        </w:r>
      </w:ins>
      <w:r w:rsidR="005F7450">
        <w:t xml:space="preserve">(θέση </w:t>
      </w:r>
      <w:r w:rsidR="00906F52">
        <w:t>ταξινόμησης</w:t>
      </w:r>
      <w:r w:rsidR="005F7450">
        <w:t xml:space="preserve"> των δεδομένων)</w:t>
      </w:r>
      <w:r>
        <w:t xml:space="preserve"> ώστε να αντιστοιχίσουν μια καινούρια είσοδο σε μια έξοδο με βάση την εκπαίδευση που τους έγινε. Έτσι και τα SVMs, εκπαιδεύονται, μαθαίνουν δηλαδή, την αντιστοιχία εισόδου-εξόδου και συνδέουν μια καινούρια είσοδο με τη σωστή έξοδο. Κάθε Μηχανή Διανυσμάτων Υποστήριξης μπορεί να μάθει να αντιστοιχεί κάποια είσοδο σε μία από συνολικά δύο εξόδους</w:t>
      </w:r>
      <w:ins w:id="1262" w:author="Koft" w:date="2016-10-26T19:15:00Z">
        <w:r w:rsidR="00AC2859">
          <w:t xml:space="preserve"> </w:t>
        </w:r>
      </w:ins>
      <w:r w:rsidR="000816EB">
        <w:t>(δυαδική κατηγοριοποίηση</w:t>
      </w:r>
      <w:r w:rsidR="005F7450">
        <w:t>)</w:t>
      </w:r>
      <w:r>
        <w:t>. Έτσι, στην περίπτωση των πολλών εξόδων χρησιμοποιούνται πολλές Μηχανές Διανυσμάτων Υποστήριξης</w:t>
      </w:r>
      <w:ins w:id="1263" w:author="Koft" w:date="2016-10-26T19:15:00Z">
        <w:r w:rsidR="00AC2859">
          <w:t xml:space="preserve"> </w:t>
        </w:r>
      </w:ins>
      <w:r w:rsidR="000816EB">
        <w:t>(</w:t>
      </w:r>
      <w:r w:rsidR="000816EB" w:rsidRPr="00A90240">
        <w:t>multi</w:t>
      </w:r>
      <w:r w:rsidR="000816EB" w:rsidRPr="00AD55D7">
        <w:t>-</w:t>
      </w:r>
      <w:r w:rsidR="000816EB" w:rsidRPr="00A90240">
        <w:t>classclassiﬁcation</w:t>
      </w:r>
      <w:r w:rsidR="000816EB">
        <w:t>)</w:t>
      </w:r>
      <w:r>
        <w:t>.</w:t>
      </w:r>
      <w:r w:rsidR="00071CF4">
        <w:fldChar w:fldCharType="begin" w:fldLock="1"/>
      </w:r>
      <w:r w:rsidR="006C36C9">
        <w:instrText>ADDIN CSL_CITATION { "citationItems" : [ { "id" : "ITEM-1", "itemData" : { "author" : [ { "dropping-particle" : "", "family" : "Brody", "given" : "Samuel", "non-dropping-particle" : "", "parse-names" : false, "suffix" : "" } ], "id" : "ITEM-1", "issue" : "April", "issued" : { "date-parts" : [ [ "2010" ] ] }, "title" : "Support Vector Machines ( SVM )", "type" : "legal_case" }, "uris" : [ "http://www.mendeley.com/documents/?uuid=9536a939-1426-4507-8d2c-a5bb64191318", "http://www.mendeley.com/documents/?uuid=0f16ef94-4fa1-41fe-8c19-0b5fa0232fc8" ] } ], "mendeley" : { "formattedCitation" : "(Brody, 2010)", "plainTextFormattedCitation" : "(Brody, 2010)", "previouslyFormattedCitation" : "(Brody, 2010)" }, "properties" : { "noteIndex" : 0 }, "schema" : "https://github.com/citation-style-language/schema/raw/master/csl-citation.json" }</w:instrText>
      </w:r>
      <w:r w:rsidR="00071CF4">
        <w:fldChar w:fldCharType="separate"/>
      </w:r>
      <w:r w:rsidRPr="00B576ED">
        <w:rPr>
          <w:noProof/>
        </w:rPr>
        <w:t>(Brody, 2010)</w:t>
      </w:r>
      <w:r w:rsidR="00071CF4">
        <w:fldChar w:fldCharType="end"/>
      </w:r>
    </w:p>
    <w:p w:rsidR="002065A1" w:rsidRPr="000816EB" w:rsidRDefault="00B576ED" w:rsidP="002E28AC">
      <w:pPr>
        <w:ind w:firstLine="720"/>
        <w:jc w:val="both"/>
      </w:pPr>
      <w:r>
        <w:t>Συνοπτικά, τα</w:t>
      </w:r>
      <w:ins w:id="1264" w:author="Koft" w:date="2016-10-26T19:15:00Z">
        <w:r w:rsidR="00AC2859">
          <w:t xml:space="preserve"> </w:t>
        </w:r>
      </w:ins>
      <w:r>
        <w:rPr>
          <w:lang w:val="en-US"/>
        </w:rPr>
        <w:t>SV</w:t>
      </w:r>
      <w:ins w:id="1265" w:author="Koft" w:date="2016-10-26T19:16:00Z">
        <w:r w:rsidR="00AC2859">
          <w:rPr>
            <w:lang w:val="en-US"/>
          </w:rPr>
          <w:t>M</w:t>
        </w:r>
      </w:ins>
      <w:del w:id="1266" w:author="Koft" w:date="2016-10-26T19:16:00Z">
        <w:r w:rsidDel="00AC2859">
          <w:rPr>
            <w:lang w:val="en-US"/>
          </w:rPr>
          <w:delText>M</w:delText>
        </w:r>
      </w:del>
      <w:r>
        <w:rPr>
          <w:lang w:val="en-US"/>
        </w:rPr>
        <w:t>s</w:t>
      </w:r>
      <w:ins w:id="1267" w:author="Koft" w:date="2016-10-26T19:15:00Z">
        <w:r w:rsidR="00AC2859">
          <w:t xml:space="preserve"> </w:t>
        </w:r>
      </w:ins>
      <w:r>
        <w:t>π</w:t>
      </w:r>
      <w:r w:rsidR="002065A1">
        <w:t>ροβάλλουν τα σημεία του συνόλου εκπαίδευσης σε έναν πολυδιάστατο χώρο και δημιουργούν διανύσματα υποστήριξης (</w:t>
      </w:r>
      <w:r w:rsidR="002065A1">
        <w:rPr>
          <w:lang w:val="en-US"/>
        </w:rPr>
        <w:t>support</w:t>
      </w:r>
      <w:ins w:id="1268" w:author="Koft" w:date="2016-10-26T19:15:00Z">
        <w:r w:rsidR="00AC2859">
          <w:t xml:space="preserve"> </w:t>
        </w:r>
      </w:ins>
      <w:r w:rsidR="002065A1">
        <w:rPr>
          <w:lang w:val="en-US"/>
        </w:rPr>
        <w:t>vectors</w:t>
      </w:r>
      <w:r w:rsidR="002065A1" w:rsidRPr="002065A1">
        <w:t>-</w:t>
      </w:r>
      <w:r w:rsidR="002065A1">
        <w:rPr>
          <w:lang w:val="en-US"/>
        </w:rPr>
        <w:t>SV</w:t>
      </w:r>
      <w:r w:rsidR="002065A1" w:rsidRPr="002065A1">
        <w:t xml:space="preserve">) </w:t>
      </w:r>
      <w:r w:rsidR="002065A1">
        <w:t>τα οποία ορίζουν ένα υπερεπίπεδο στον πολυδιάστατο αυτό χώρο που διαχωρίζει κατά το βέλτιστο δυνατό τρόπο τις τάξεις των σημείων</w:t>
      </w:r>
      <w:r w:rsidR="00F7157D">
        <w:t xml:space="preserve"> (</w:t>
      </w:r>
      <w:r w:rsidR="00071CF4">
        <w:fldChar w:fldCharType="begin"/>
      </w:r>
      <w:r w:rsidR="00F7157D">
        <w:instrText xml:space="preserve"> REF _Ref463104532 \h </w:instrText>
      </w:r>
      <w:r w:rsidR="00071CF4">
        <w:fldChar w:fldCharType="separate"/>
      </w:r>
      <w:r w:rsidR="00F7157D">
        <w:t xml:space="preserve">Εικόνα </w:t>
      </w:r>
      <w:r w:rsidR="00F7157D">
        <w:rPr>
          <w:noProof/>
        </w:rPr>
        <w:t>5</w:t>
      </w:r>
      <w:r w:rsidR="00071CF4">
        <w:fldChar w:fldCharType="end"/>
      </w:r>
      <w:r w:rsidR="00F7157D">
        <w:t>)</w:t>
      </w:r>
      <w:r w:rsidR="002065A1">
        <w:t>. Στην περίπτωση μας έχουμε δύο μόνον τάξεις γιατί κ</w:t>
      </w:r>
      <w:r w:rsidR="005F7450">
        <w:t xml:space="preserve">άνουμε δυαδική </w:t>
      </w:r>
      <w:r w:rsidR="000816EB">
        <w:t>κατηγοριοποίηση</w:t>
      </w:r>
      <w:r w:rsidR="005F7450">
        <w:t>(</w:t>
      </w:r>
      <w:r w:rsidR="005F7450">
        <w:rPr>
          <w:lang w:val="en-US"/>
        </w:rPr>
        <w:t>binary</w:t>
      </w:r>
      <w:ins w:id="1269" w:author="Koft" w:date="2016-10-26T19:16:00Z">
        <w:r w:rsidR="00AC2859">
          <w:t xml:space="preserve"> </w:t>
        </w:r>
      </w:ins>
      <w:r w:rsidR="005F7450">
        <w:rPr>
          <w:lang w:val="en-US"/>
        </w:rPr>
        <w:t>classification</w:t>
      </w:r>
      <w:r w:rsidR="005F7450" w:rsidRPr="005F7450">
        <w:t>).</w:t>
      </w:r>
      <w:r w:rsidR="002065A1">
        <w:t>Αφού έχει δημιουργηθεί το υπερεπίπεδο με βάση τα στοιχεία του συνόλου εκπαίδευσης (</w:t>
      </w:r>
      <w:r w:rsidR="002065A1">
        <w:rPr>
          <w:lang w:val="en-US"/>
        </w:rPr>
        <w:t>trainin</w:t>
      </w:r>
      <w:ins w:id="1270" w:author="Koft" w:date="2016-10-26T19:16:00Z">
        <w:r w:rsidR="00AC2859">
          <w:rPr>
            <w:lang w:val="en-US"/>
          </w:rPr>
          <w:t>g</w:t>
        </w:r>
        <w:r w:rsidR="00071CF4" w:rsidRPr="00071CF4">
          <w:rPr>
            <w:rPrChange w:id="1271" w:author="Koft" w:date="2016-10-26T19:16:00Z">
              <w:rPr>
                <w:color w:val="0000FF" w:themeColor="hyperlink"/>
                <w:u w:val="single"/>
                <w:lang w:val="en-US"/>
              </w:rPr>
            </w:rPrChange>
          </w:rPr>
          <w:t xml:space="preserve"> </w:t>
        </w:r>
      </w:ins>
      <w:del w:id="1272" w:author="Koft" w:date="2016-10-26T19:16:00Z">
        <w:r w:rsidR="002065A1" w:rsidDel="00AC2859">
          <w:rPr>
            <w:lang w:val="en-US"/>
          </w:rPr>
          <w:delText>g</w:delText>
        </w:r>
      </w:del>
      <w:r w:rsidR="002065A1">
        <w:rPr>
          <w:lang w:val="en-US"/>
        </w:rPr>
        <w:t>set</w:t>
      </w:r>
      <w:r w:rsidR="002065A1" w:rsidRPr="002065A1">
        <w:t xml:space="preserve">) </w:t>
      </w:r>
      <w:r w:rsidR="002065A1">
        <w:t>οι παρατηρήσεις του συνόλου ελέγχου (</w:t>
      </w:r>
      <w:r w:rsidR="002065A1">
        <w:rPr>
          <w:lang w:val="en-US"/>
        </w:rPr>
        <w:t>test</w:t>
      </w:r>
      <w:ins w:id="1273" w:author="Koft" w:date="2016-10-26T19:16:00Z">
        <w:r w:rsidR="00071CF4" w:rsidRPr="00071CF4">
          <w:rPr>
            <w:rPrChange w:id="1274" w:author="Koft" w:date="2016-10-26T19:16:00Z">
              <w:rPr>
                <w:color w:val="0000FF" w:themeColor="hyperlink"/>
                <w:u w:val="single"/>
                <w:lang w:val="en-US"/>
              </w:rPr>
            </w:rPrChange>
          </w:rPr>
          <w:t xml:space="preserve"> </w:t>
        </w:r>
      </w:ins>
      <w:r w:rsidR="002065A1">
        <w:rPr>
          <w:lang w:val="en-US"/>
        </w:rPr>
        <w:t>set</w:t>
      </w:r>
      <w:r w:rsidR="002065A1" w:rsidRPr="002065A1">
        <w:t xml:space="preserve"> )</w:t>
      </w:r>
      <w:r w:rsidR="002065A1">
        <w:t xml:space="preserve"> συγκρίνονται μόνο με τα </w:t>
      </w:r>
      <w:r w:rsidR="002065A1">
        <w:rPr>
          <w:lang w:val="en-US"/>
        </w:rPr>
        <w:t>SV</w:t>
      </w:r>
      <w:ins w:id="1275" w:author="Koft" w:date="2016-10-26T19:16:00Z">
        <w:r w:rsidR="00AC2859">
          <w:rPr>
            <w:lang w:val="en-US"/>
          </w:rPr>
          <w:t>s</w:t>
        </w:r>
        <w:r w:rsidR="00071CF4" w:rsidRPr="00071CF4">
          <w:rPr>
            <w:rPrChange w:id="1276" w:author="Koft" w:date="2016-10-26T19:16:00Z">
              <w:rPr>
                <w:color w:val="0000FF" w:themeColor="hyperlink"/>
                <w:u w:val="single"/>
                <w:lang w:val="en-US"/>
              </w:rPr>
            </w:rPrChange>
          </w:rPr>
          <w:t xml:space="preserve"> </w:t>
        </w:r>
      </w:ins>
      <w:r w:rsidR="002065A1">
        <w:t>για να αποφα</w:t>
      </w:r>
      <w:r w:rsidR="00AB3688">
        <w:t>σισθεί από τον αλγόριθμο σε ποιά</w:t>
      </w:r>
      <w:r w:rsidR="002065A1">
        <w:t xml:space="preserve"> πλευρά θα τοποθετηθούν.</w:t>
      </w:r>
    </w:p>
    <w:p w:rsidR="00FB0F20" w:rsidRPr="00852046" w:rsidRDefault="000816EB" w:rsidP="002E28AC">
      <w:pPr>
        <w:ind w:firstLine="720"/>
        <w:jc w:val="both"/>
      </w:pPr>
      <w:r>
        <w:t>Ένας σημαντικ</w:t>
      </w:r>
      <w:r w:rsidR="00FB0F20">
        <w:t xml:space="preserve">ός παράγοντας που </w:t>
      </w:r>
      <w:r w:rsidR="00906F52">
        <w:t>επηρεάζει</w:t>
      </w:r>
      <w:r w:rsidR="00FB0F20">
        <w:t xml:space="preserve"> το</w:t>
      </w:r>
      <w:r>
        <w:t xml:space="preserve"> σχεδιασμό και τον τρόπο δράσης των </w:t>
      </w:r>
      <w:r>
        <w:rPr>
          <w:lang w:val="en-US"/>
        </w:rPr>
        <w:t>SVM</w:t>
      </w:r>
      <w:ins w:id="1277" w:author="Koft" w:date="2016-10-26T19:16:00Z">
        <w:r w:rsidR="00071CF4" w:rsidRPr="00071CF4">
          <w:rPr>
            <w:rPrChange w:id="1278" w:author="Koft" w:date="2016-10-26T19:16:00Z">
              <w:rPr>
                <w:color w:val="0000FF" w:themeColor="hyperlink"/>
                <w:u w:val="single"/>
                <w:lang w:val="en-US"/>
              </w:rPr>
            </w:rPrChange>
          </w:rPr>
          <w:t xml:space="preserve"> </w:t>
        </w:r>
      </w:ins>
      <w:r>
        <w:t xml:space="preserve">αλγορίθμων είναι αν υπάρχει ή όχι γραμμικότητα μεταξύ των δεδομένων. Στην περίπτωση μας, ύστερα από δοκιμές, παρατηρήθηκε σχέση γραμμικότητας, γι’ αυτό και στη συνέχεια θα εστιάσουμε στο θεωρητικό υπόβαθρο του </w:t>
      </w:r>
      <w:r>
        <w:rPr>
          <w:lang w:val="en-US"/>
        </w:rPr>
        <w:t>SVM</w:t>
      </w:r>
      <w:ins w:id="1279" w:author="Koft" w:date="2016-10-26T19:16:00Z">
        <w:r w:rsidR="00071CF4" w:rsidRPr="00071CF4">
          <w:rPr>
            <w:rPrChange w:id="1280" w:author="Koft" w:date="2016-10-26T19:17:00Z">
              <w:rPr>
                <w:color w:val="0000FF" w:themeColor="hyperlink"/>
                <w:u w:val="single"/>
                <w:lang w:val="en-US"/>
              </w:rPr>
            </w:rPrChange>
          </w:rPr>
          <w:t xml:space="preserve"> </w:t>
        </w:r>
      </w:ins>
      <w:r>
        <w:t xml:space="preserve">αλγορίθμου για δυαδική κατηγοριοποίηση σε δεδομένα με γραμμική συσχέτιση. </w:t>
      </w:r>
      <w:r w:rsidR="00906F52">
        <w:t xml:space="preserve">Παρόλα </w:t>
      </w:r>
      <w:r w:rsidR="00FB0F20">
        <w:t>αυτά</w:t>
      </w:r>
      <w:r w:rsidR="00852046">
        <w:t xml:space="preserve">, από μαθηματικής άποψης η μη γραμμική περίπτωση παρουσιάζει πολύ μεγαλύτερο ενδιαφέρον, αλλά και πολυπλοκότητα, γι αυτό και αναφέρουμε την εργασία των </w:t>
      </w:r>
      <w:r w:rsidR="00071CF4">
        <w:fldChar w:fldCharType="begin" w:fldLock="1"/>
      </w:r>
      <w:r w:rsidR="006C36C9">
        <w:instrText>ADDIN CSL_CITATION { "citationItems" : [ { "id" : "ITEM-1", "itemData" : { "author" : [ { "dropping-particle" : "", "family" : "Stanevski", "given" : "Nikolay", "non-dropping-particle" : "", "parse-names" : false, "suffix" : "" }, { "dropping-particle" : "", "family" : "Tsvetkov", "given" : "Dimiter", "non-dropping-particle" : "", "parse-names" : false, "suffix" : "" } ], "container-title" : "Proceedings of the International Conference on Computer Systems and Technologies (CompSysTech' 05)", "id" : "ITEM-1", "issue" : "2", "issued" : { "date-parts" : [ [ "2005" ] ] }, "page" : "1-5", "title" : "Using Support Vector Machine as a Binary Classifier", "type" : "article-journal" }, "uris" : [ "http://www.mendeley.com/documents/?uuid=72fe742e-45cf-414a-9a85-24f7591ace5b", "http://www.mendeley.com/documents/?uuid=d49ddd9b-dc73-4bbb-9e10-9524c5b27ae2" ] } ], "mendeley" : { "formattedCitation" : "(Stanevski &amp; Tsvetkov, 2005)", "manualFormatting" : "Stanevski &amp; Tsvetkov", "plainTextFormattedCitation" : "(Stanevski &amp; Tsvetkov, 2005)", "previouslyFormattedCitation" : "(Stanevski &amp; Tsvetkov, 2005)" }, "properties" : { "noteIndex" : 0 }, "schema" : "https://github.com/citation-style-language/schema/raw/master/csl-citation.json" }</w:instrText>
      </w:r>
      <w:r w:rsidR="00071CF4">
        <w:fldChar w:fldCharType="separate"/>
      </w:r>
      <w:r w:rsidR="00852046" w:rsidRPr="00852046">
        <w:rPr>
          <w:noProof/>
        </w:rPr>
        <w:t>Stanevski &amp; Tsvetkov</w:t>
      </w:r>
      <w:r w:rsidR="00071CF4">
        <w:fldChar w:fldCharType="end"/>
      </w:r>
      <w:r w:rsidR="00852046" w:rsidRPr="00852046">
        <w:rPr>
          <w:i/>
        </w:rPr>
        <w:t>«</w:t>
      </w:r>
      <w:r w:rsidR="00852046" w:rsidRPr="00852046">
        <w:rPr>
          <w:rFonts w:ascii="Calibri" w:hAnsi="Calibri" w:cs="Times New Roman"/>
          <w:i/>
          <w:noProof/>
          <w:szCs w:val="24"/>
        </w:rPr>
        <w:t>Using Support Vector Machine as a Binary Classifier»</w:t>
      </w:r>
      <w:r w:rsidR="00852046">
        <w:rPr>
          <w:rFonts w:ascii="Calibri" w:hAnsi="Calibri" w:cs="Times New Roman"/>
          <w:noProof/>
          <w:szCs w:val="24"/>
        </w:rPr>
        <w:t>για εκτενέστερη πληροφόριση.</w:t>
      </w:r>
    </w:p>
    <w:p w:rsidR="000816EB" w:rsidRDefault="000816EB" w:rsidP="002E28AC">
      <w:pPr>
        <w:ind w:firstLine="720"/>
        <w:jc w:val="both"/>
        <w:rPr>
          <w:rFonts w:ascii="Calibri" w:hAnsi="Calibri" w:cs="Times New Roman"/>
          <w:noProof/>
          <w:szCs w:val="24"/>
        </w:rPr>
      </w:pPr>
      <w:r>
        <w:t xml:space="preserve">Αξίζει στο σημείο αυτό να σημειωθεί ότι λόγω της πολυπλοκότητας των δεδομένων μας, των πολλών μεταβλητών </w:t>
      </w:r>
      <w:r w:rsidR="00AB3688">
        <w:t>των παρατηρήσεων και της φυσική</w:t>
      </w:r>
      <w:r>
        <w:t xml:space="preserve">ς τους ερμηνείας, δεν ήταν δυνατό να βρεθεί κάποιος συμβατικός στατιστικός έλεγχος της γραμμικότητας, γι αυτό και η διαπίστωση της έγινε μετά από αλλεπάλληλες δοκιμές και απορρίψεις </w:t>
      </w:r>
      <w:r w:rsidR="00FB0F20">
        <w:t xml:space="preserve">παραλλαγών του </w:t>
      </w:r>
      <w:r w:rsidR="00FB0F20">
        <w:rPr>
          <w:lang w:val="en-US"/>
        </w:rPr>
        <w:t>SVM</w:t>
      </w:r>
      <w:r w:rsidR="00FB0F20">
        <w:t xml:space="preserve">αλγορίθμου για γραμμικά και μη γραμμικά εξαρτημένα δεδομένα. Κρίνεται επίσης άξιο αναφοράς να </w:t>
      </w:r>
      <w:r w:rsidR="00906F52">
        <w:t>παραπεμφθεί</w:t>
      </w:r>
      <w:r w:rsidR="00FB0F20">
        <w:t xml:space="preserve"> ο αναγνώστης και πιθανός μελλοντικός ερευνητής που ενδιαφέρεται να επεκτείνει σε βάθος τις γνώσεις του πάνω στη δυαδική κατηγοριοποίηση </w:t>
      </w:r>
      <w:r w:rsidR="00FB0F20">
        <w:lastRenderedPageBreak/>
        <w:t xml:space="preserve">με χρήση των </w:t>
      </w:r>
      <w:r w:rsidR="00FB0F20">
        <w:rPr>
          <w:lang w:val="en-US"/>
        </w:rPr>
        <w:t>SVM</w:t>
      </w:r>
      <w:r w:rsidR="00FB0F20">
        <w:t xml:space="preserve">, στην εργασία του </w:t>
      </w:r>
      <w:r w:rsidR="00071CF4">
        <w:fldChar w:fldCharType="begin" w:fldLock="1"/>
      </w:r>
      <w:r w:rsidR="006C36C9">
        <w:instrText>ADDIN CSL_CITATION { "citationItems" : [ { "id" : "ITEM-1", "itemData" : { "author" : [ { "dropping-particle" : "", "family" : "Jannsen", "given" : "Brad", "non-dropping-particle" : "", "parse-names" : false, "suffix" : "" } ], "id" : "ITEM-1", "issued" : { "date-parts" : [ [ "0" ] ] }, "page" : "0-65", "title" : "Support Vector Machines for Binary Classification and its Applications", "type" : "article-journal" }, "uris" : [ "http://www.mendeley.com/documents/?uuid=24d71d66-c8f6-4f1e-992a-0b95f469d461", "http://www.mendeley.com/documents/?uuid=71112bed-d6df-48cf-a846-8ab59bdd9209" ] } ], "mendeley" : { "formattedCitation" : "(Jannsen, n.d.)", "manualFormatting" : "\u0392. Jannsen", "plainTextFormattedCitation" : "(Jannsen, n.d.)", "previouslyFormattedCitation" : "(Jannsen, n.d.)" }, "properties" : { "noteIndex" : 0 }, "schema" : "https://github.com/citation-style-language/schema/raw/master/csl-citation.json" }</w:instrText>
      </w:r>
      <w:r w:rsidR="00071CF4">
        <w:fldChar w:fldCharType="separate"/>
      </w:r>
      <w:r w:rsidR="00FB0F20">
        <w:rPr>
          <w:noProof/>
        </w:rPr>
        <w:t>Β. Jannsen</w:t>
      </w:r>
      <w:r w:rsidR="00071CF4">
        <w:fldChar w:fldCharType="end"/>
      </w:r>
      <w:ins w:id="1281" w:author="Koft" w:date="2016-10-26T19:17:00Z">
        <w:r w:rsidR="00071CF4" w:rsidRPr="00071CF4">
          <w:rPr>
            <w:rPrChange w:id="1282" w:author="Koft" w:date="2016-10-26T19:17:00Z">
              <w:rPr>
                <w:color w:val="0000FF" w:themeColor="hyperlink"/>
                <w:u w:val="single"/>
                <w:lang w:val="en-US"/>
              </w:rPr>
            </w:rPrChange>
          </w:rPr>
          <w:t xml:space="preserve"> </w:t>
        </w:r>
      </w:ins>
      <w:r w:rsidR="00071CF4">
        <w:rPr>
          <w:i/>
        </w:rPr>
        <w:fldChar w:fldCharType="begin" w:fldLock="1"/>
      </w:r>
      <w:r w:rsidR="009B293D">
        <w:rPr>
          <w:i/>
        </w:rPr>
        <w:instrText>ADDIN CSL_CITATION { "citationItems" : [ { "id" : "ITEM-1", "itemData" : { "author" : [ { "dropping-particle" : "", "family" : "Jannsen", "given" : "Brad", "non-dropping-particle" : "", "parse-names" : false, "suffix" : "" } ], "id" : "ITEM-1", "issued" : { "date-parts" : [ [ "0" ] ] }, "page" : "0-65", "title" : "Support Vector Machines for Binary Classification and its Applications", "type" : "article-journal" }, "uris" : [ "http://www.mendeley.com/documents/?uuid=24d71d66-c8f6-4f1e-992a-0b95f469d461" ] } ], "mendeley" : { "formattedCitation" : "(Jannsen, n.d.)", "plainTextFormattedCitation" : "(Jannsen, n.d.)", "previouslyFormattedCitation" : "(Jannsen, n.d.)" }, "properties" : { "noteIndex" : 0 }, "schema" : "https://github.com/citation-style-language/schema/raw/master/csl-citation.json" }</w:instrText>
      </w:r>
      <w:r w:rsidR="00071CF4">
        <w:rPr>
          <w:i/>
        </w:rPr>
        <w:fldChar w:fldCharType="separate"/>
      </w:r>
      <w:r w:rsidR="00DF1057" w:rsidRPr="00DF1057">
        <w:rPr>
          <w:noProof/>
        </w:rPr>
        <w:t>(Jannsen, n.d.)</w:t>
      </w:r>
      <w:r w:rsidR="00071CF4">
        <w:rPr>
          <w:i/>
        </w:rPr>
        <w:fldChar w:fldCharType="end"/>
      </w:r>
      <w:r w:rsidR="00CF4C39" w:rsidRPr="00010E0A">
        <w:rPr>
          <w:i/>
        </w:rPr>
        <w:t>`</w:t>
      </w:r>
      <w:r w:rsidR="00FB0F20">
        <w:rPr>
          <w:rFonts w:ascii="Calibri" w:hAnsi="Calibri" w:cs="Times New Roman"/>
          <w:i/>
          <w:noProof/>
          <w:szCs w:val="24"/>
        </w:rPr>
        <w:t xml:space="preserve">, </w:t>
      </w:r>
      <w:r w:rsidR="00FB0F20">
        <w:rPr>
          <w:rFonts w:ascii="Calibri" w:hAnsi="Calibri" w:cs="Times New Roman"/>
          <w:noProof/>
          <w:szCs w:val="24"/>
        </w:rPr>
        <w:t>καθώς αποτελεί ό,τι πληρέστερο και πιο εξειδικευμένο απέφερε η βιβλιογραφική μας αναζήτηση.</w:t>
      </w:r>
    </w:p>
    <w:p w:rsidR="005F7450" w:rsidRPr="00ED5B32" w:rsidRDefault="00852046" w:rsidP="002E28AC">
      <w:pPr>
        <w:ind w:firstLine="720"/>
        <w:jc w:val="both"/>
        <w:rPr>
          <w:rFonts w:ascii="Calibri" w:hAnsi="Calibri" w:cs="Times New Roman"/>
          <w:noProof/>
          <w:szCs w:val="24"/>
        </w:rPr>
      </w:pPr>
      <w:r>
        <w:rPr>
          <w:rFonts w:ascii="Calibri" w:hAnsi="Calibri" w:cs="Times New Roman"/>
          <w:noProof/>
          <w:szCs w:val="24"/>
        </w:rPr>
        <w:t xml:space="preserve">Κλείνοντας με το εισαγωγικό υπόβαθρο των </w:t>
      </w:r>
      <w:r>
        <w:rPr>
          <w:rFonts w:ascii="Calibri" w:hAnsi="Calibri" w:cs="Times New Roman"/>
          <w:noProof/>
          <w:szCs w:val="24"/>
          <w:lang w:val="en-US"/>
        </w:rPr>
        <w:t>SVM</w:t>
      </w:r>
      <w:r>
        <w:rPr>
          <w:rFonts w:ascii="Calibri" w:hAnsi="Calibri" w:cs="Times New Roman"/>
          <w:noProof/>
          <w:szCs w:val="24"/>
        </w:rPr>
        <w:t xml:space="preserve"> αλγορίθμων, αφήσαμε την έννοια του πυρήνα</w:t>
      </w:r>
      <w:ins w:id="1283" w:author="Koft" w:date="2016-10-26T19:17:00Z">
        <w:r w:rsidR="00071CF4" w:rsidRPr="00071CF4">
          <w:rPr>
            <w:rFonts w:ascii="Calibri" w:hAnsi="Calibri" w:cs="Times New Roman"/>
            <w:noProof/>
            <w:szCs w:val="24"/>
            <w:rPrChange w:id="1284" w:author="Koft" w:date="2016-10-26T19:17:00Z">
              <w:rPr>
                <w:rFonts w:ascii="Calibri" w:hAnsi="Calibri" w:cs="Times New Roman"/>
                <w:noProof/>
                <w:color w:val="0000FF" w:themeColor="hyperlink"/>
                <w:szCs w:val="24"/>
                <w:u w:val="single"/>
                <w:lang w:val="en-US"/>
              </w:rPr>
            </w:rPrChange>
          </w:rPr>
          <w:t xml:space="preserve"> </w:t>
        </w:r>
      </w:ins>
      <w:r>
        <w:rPr>
          <w:rFonts w:ascii="Calibri" w:hAnsi="Calibri" w:cs="Times New Roman"/>
          <w:noProof/>
          <w:szCs w:val="24"/>
        </w:rPr>
        <w:t>(</w:t>
      </w:r>
      <w:r>
        <w:rPr>
          <w:rFonts w:ascii="Calibri" w:hAnsi="Calibri" w:cs="Times New Roman"/>
          <w:noProof/>
          <w:szCs w:val="24"/>
          <w:lang w:val="en-US"/>
        </w:rPr>
        <w:t>kernel</w:t>
      </w:r>
      <w:r w:rsidRPr="00852046">
        <w:rPr>
          <w:rFonts w:ascii="Calibri" w:hAnsi="Calibri" w:cs="Times New Roman"/>
          <w:noProof/>
          <w:szCs w:val="24"/>
        </w:rPr>
        <w:t>)</w:t>
      </w:r>
      <w:r>
        <w:rPr>
          <w:rFonts w:ascii="Calibri" w:hAnsi="Calibri" w:cs="Times New Roman"/>
          <w:noProof/>
          <w:szCs w:val="24"/>
        </w:rPr>
        <w:t>, ο οποίος διαδραματίζει ριζικό ρόλο στην κατασκευή των Διανυσμάτων Υποστήριξης, καθώς είναι αυτός που καθορίζει την μορφή του υπερεπιπέδου διαχωρισμού. Πιο αναλυτικά,</w:t>
      </w:r>
      <w:r w:rsidR="007C59C8">
        <w:rPr>
          <w:rFonts w:ascii="Calibri" w:hAnsi="Calibri" w:cs="Times New Roman"/>
          <w:noProof/>
          <w:szCs w:val="24"/>
        </w:rPr>
        <w:t xml:space="preserve"> πυρήνας ονομάζεται η συνάρτηση προβολής των σημείων στον πολυδιάστατο χώρο υπολογίζοντας τα εσωτερικά γινόμενα των διανυσμάτων.</w:t>
      </w:r>
      <w:r w:rsidR="007C59C8">
        <w:t xml:space="preserve">Οι συναρτήσεις πυρήνα μπορούν να ερμηνευθούν ως ένα μέτρο της ομοιότητας (similarity) μεταξύ </w:t>
      </w:r>
      <w:r w:rsidR="00906F52">
        <w:t>δύο διανυσμάτων στο χώρο εισόδο</w:t>
      </w:r>
      <w:r w:rsidR="007C59C8">
        <w:t>υ και ήδη χρησιμοποιήσαμε κάποιες από αυτές για τη μη παραμετρική εκτίμηση κατανομών πιθανότητας.</w:t>
      </w:r>
      <w:r w:rsidR="007C59C8">
        <w:rPr>
          <w:rFonts w:ascii="Calibri" w:hAnsi="Calibri" w:cs="Times New Roman"/>
          <w:noProof/>
          <w:szCs w:val="24"/>
        </w:rPr>
        <w:t xml:space="preserve"> Υπάρχουν πολλά είδη πυρήνων, τα σημαντικότερα εκ των οποίων είναι :</w:t>
      </w:r>
      <w:r w:rsidR="00ED5B32">
        <w:rPr>
          <w:rFonts w:ascii="Calibri" w:hAnsi="Calibri" w:cs="Times New Roman"/>
          <w:noProof/>
          <w:szCs w:val="24"/>
        </w:rPr>
        <w:t xml:space="preserve"> Γραμμικός, Πολυωνυμικός( Ομογενής ή Μη ομογενής), Γκαουσιανός, Σιγμοειδής.</w:t>
      </w:r>
    </w:p>
    <w:p w:rsidR="005F7450" w:rsidRPr="00F133EF" w:rsidRDefault="00CB526F" w:rsidP="002E28AC">
      <w:pPr>
        <w:pStyle w:val="Heading3"/>
        <w:jc w:val="both"/>
        <w:rPr>
          <w:rStyle w:val="IntenseEmphasis"/>
          <w:b/>
        </w:rPr>
      </w:pPr>
      <w:bookmarkStart w:id="1285" w:name="_Toc462922482"/>
      <w:r w:rsidRPr="00F133EF">
        <w:rPr>
          <w:rStyle w:val="IntenseEmphasis"/>
          <w:b/>
        </w:rPr>
        <w:t>Μαθηματικό Υπόβαθρο</w:t>
      </w:r>
      <w:r w:rsidR="005F7450" w:rsidRPr="00F133EF">
        <w:rPr>
          <w:rStyle w:val="IntenseEmphasis"/>
          <w:b/>
        </w:rPr>
        <w:t>:</w:t>
      </w:r>
      <w:r w:rsidR="00443176" w:rsidRPr="00F133EF">
        <w:rPr>
          <w:rStyle w:val="FootnoteReference"/>
          <w:b w:val="0"/>
          <w:bCs w:val="0"/>
          <w:i/>
          <w:iCs/>
        </w:rPr>
        <w:footnoteReference w:id="5"/>
      </w:r>
      <w:bookmarkEnd w:id="1285"/>
    </w:p>
    <w:p w:rsidR="006336B1" w:rsidRDefault="000A4C0F" w:rsidP="002E28AC">
      <w:pPr>
        <w:ind w:firstLine="720"/>
        <w:jc w:val="both"/>
      </w:pPr>
      <w:r>
        <w:t>Μία μηχανή εκμάθησης έχει κατασκευαστεί ώστε</w:t>
      </w:r>
      <w:r w:rsidR="006336B1">
        <w:t xml:space="preserve"> να δίνει την τιμή </w:t>
      </w:r>
      <w:r w:rsidR="00EF452F" w:rsidRPr="00EF452F">
        <w:rPr>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23" o:title=""/>
          </v:shape>
          <o:OLEObject Type="Embed" ProgID="Equation.DSMT4" ShapeID="_x0000_i1025" DrawAspect="Content" ObjectID="_1582542445" r:id="rId24"/>
        </w:object>
      </w:r>
      <w:r w:rsidR="006336B1">
        <w:t xml:space="preserve"> μιας συνάρτησης (άγνωστη προς εμάς) που αντιστοιχεί σε δοσμένο σημείο</w:t>
      </w:r>
      <w:r w:rsidR="00EF452F" w:rsidRPr="00EF452F">
        <w:rPr>
          <w:position w:val="-12"/>
        </w:rPr>
        <w:object w:dxaOrig="260" w:dyaOrig="400">
          <v:shape id="_x0000_i1026" type="#_x0000_t75" style="width:14.25pt;height:21.75pt" o:ole="">
            <v:imagedata r:id="rId25" o:title=""/>
          </v:shape>
          <o:OLEObject Type="Embed" ProgID="Equation.DSMT4" ShapeID="_x0000_i1026" DrawAspect="Content" ObjectID="_1582542446" r:id="rId26"/>
        </w:object>
      </w:r>
      <w:r w:rsidR="006336B1">
        <w:t xml:space="preserve">. </w:t>
      </w:r>
      <w:r>
        <w:t>Αυτό επιτυγχάνεται ως εξής:</w:t>
      </w:r>
    </w:p>
    <w:p w:rsidR="006336B1" w:rsidRPr="00814729" w:rsidRDefault="006336B1" w:rsidP="002E28AC">
      <w:pPr>
        <w:ind w:firstLine="720"/>
        <w:jc w:val="both"/>
      </w:pPr>
      <w:r>
        <w:t xml:space="preserve">Για δεδομένο σύνολο </w:t>
      </w:r>
      <w:r w:rsidR="00EF452F" w:rsidRPr="00EF452F">
        <w:rPr>
          <w:position w:val="-4"/>
        </w:rPr>
        <w:object w:dxaOrig="200" w:dyaOrig="260">
          <v:shape id="_x0000_i1027" type="#_x0000_t75" style="width:6.7pt;height:14.25pt" o:ole="">
            <v:imagedata r:id="rId27" o:title=""/>
          </v:shape>
          <o:OLEObject Type="Embed" ProgID="Equation.DSMT4" ShapeID="_x0000_i1027" DrawAspect="Content" ObjectID="_1582542447" r:id="rId28"/>
        </w:object>
      </w:r>
      <w:r>
        <w:t xml:space="preserve"> σημείων</w:t>
      </w:r>
      <w:r w:rsidR="00EF452F" w:rsidRPr="00EF452F">
        <w:rPr>
          <w:position w:val="-12"/>
        </w:rPr>
        <w:object w:dxaOrig="260" w:dyaOrig="400">
          <v:shape id="_x0000_i1028" type="#_x0000_t75" style="width:14.25pt;height:21.75pt" o:ole="">
            <v:imagedata r:id="rId29" o:title=""/>
          </v:shape>
          <o:OLEObject Type="Embed" ProgID="Equation.DSMT4" ShapeID="_x0000_i1028" DrawAspect="Content" ObjectID="_1582542448" r:id="rId30"/>
        </w:object>
      </w:r>
      <w:r>
        <w:rPr>
          <w:rFonts w:ascii="Cambria Math" w:hAnsi="Cambria Math" w:cs="Cambria Math"/>
        </w:rPr>
        <w:t>∈</w:t>
      </w:r>
      <w:r w:rsidR="000A4C0F" w:rsidRPr="000A4C0F">
        <w:rPr>
          <w:rFonts w:ascii="Cambria Math" w:hAnsi="Cambria Math" w:cs="Cambria Math"/>
          <w:position w:val="-6"/>
        </w:rPr>
        <w:object w:dxaOrig="340" w:dyaOrig="320">
          <v:shape id="_x0000_i1029" type="#_x0000_t75" style="width:14.25pt;height:14.25pt" o:ole="">
            <v:imagedata r:id="rId31" o:title=""/>
          </v:shape>
          <o:OLEObject Type="Embed" ProgID="Equation.DSMT4" ShapeID="_x0000_i1029" DrawAspect="Content" ObjectID="_1582542449" r:id="rId32"/>
        </w:object>
      </w:r>
      <w:r>
        <w:rPr>
          <w:rFonts w:ascii="Calibri" w:hAnsi="Calibri" w:cs="Calibri"/>
        </w:rPr>
        <w:t>και έ</w:t>
      </w:r>
      <w:r>
        <w:t xml:space="preserve">χοντας τις αντίστοιχες τιμές </w:t>
      </w:r>
      <w:r w:rsidR="00EF452F" w:rsidRPr="00EF452F">
        <w:rPr>
          <w:position w:val="-12"/>
        </w:rPr>
        <w:object w:dxaOrig="240" w:dyaOrig="360">
          <v:shape id="_x0000_i1030" type="#_x0000_t75" style="width:14.25pt;height:21.75pt" o:ole="">
            <v:imagedata r:id="rId23" o:title=""/>
          </v:shape>
          <o:OLEObject Type="Embed" ProgID="Equation.DSMT4" ShapeID="_x0000_i1030" DrawAspect="Content" ObjectID="_1582542450" r:id="rId33"/>
        </w:object>
      </w:r>
      <w:r>
        <w:rPr>
          <w:rFonts w:ascii="Cambria Math" w:hAnsi="Cambria Math" w:cs="Cambria Math"/>
        </w:rPr>
        <w:t>∈ℜ</w:t>
      </w:r>
      <w:r>
        <w:rPr>
          <w:rFonts w:ascii="Calibri" w:hAnsi="Calibri" w:cs="Calibri"/>
        </w:rPr>
        <w:t xml:space="preserve"> που παίρνει η άγνωστη συνάρτηση, εκπαιδεύουμε τη μηχανή εκμάθησης να </w:t>
      </w:r>
      <w:r w:rsidR="00814729">
        <w:rPr>
          <w:rFonts w:ascii="Calibri" w:hAnsi="Calibri" w:cs="Calibri"/>
        </w:rPr>
        <w:t xml:space="preserve">μάθει </w:t>
      </w:r>
      <w:r>
        <w:t>τηναντιστοίχηση</w:t>
      </w:r>
      <w:r w:rsidR="00EF452F" w:rsidRPr="00EF452F">
        <w:rPr>
          <w:position w:val="-12"/>
        </w:rPr>
        <w:object w:dxaOrig="260" w:dyaOrig="400">
          <v:shape id="_x0000_i1031" type="#_x0000_t75" style="width:14.25pt;height:21.75pt" o:ole="">
            <v:imagedata r:id="rId34" o:title=""/>
          </v:shape>
          <o:OLEObject Type="Embed" ProgID="Equation.DSMT4" ShapeID="_x0000_i1031" DrawAspect="Content" ObjectID="_1582542451" r:id="rId35"/>
        </w:object>
      </w:r>
      <w:r>
        <w:t>→</w:t>
      </w:r>
      <w:r w:rsidR="00EF452F" w:rsidRPr="00EF452F">
        <w:rPr>
          <w:position w:val="-12"/>
          <w:lang w:val="en-US"/>
        </w:rPr>
        <w:object w:dxaOrig="240" w:dyaOrig="360">
          <v:shape id="_x0000_i1032" type="#_x0000_t75" style="width:14.25pt;height:21.75pt" o:ole="">
            <v:imagedata r:id="rId36" o:title=""/>
          </v:shape>
          <o:OLEObject Type="Embed" ProgID="Equation.DSMT4" ShapeID="_x0000_i1032" DrawAspect="Content" ObjectID="_1582542452" r:id="rId37"/>
        </w:object>
      </w:r>
      <w:r w:rsidR="000A4C0F">
        <w:t>ώστε</w:t>
      </w:r>
      <w:r>
        <w:t xml:space="preserve"> για ένα σημείο</w:t>
      </w:r>
      <w:r w:rsidR="00EF452F" w:rsidRPr="00EF452F">
        <w:rPr>
          <w:position w:val="-12"/>
        </w:rPr>
        <w:object w:dxaOrig="660" w:dyaOrig="400">
          <v:shape id="_x0000_i1033" type="#_x0000_t75" style="width:36pt;height:21.75pt" o:ole="">
            <v:imagedata r:id="rId38" o:title=""/>
          </v:shape>
          <o:OLEObject Type="Embed" ProgID="Equation.DSMT4" ShapeID="_x0000_i1033" DrawAspect="Content" ObjectID="_1582542453" r:id="rId39"/>
        </w:object>
      </w:r>
      <w:r>
        <w:t xml:space="preserve"> της εκμάθησης</w:t>
      </w:r>
      <w:r w:rsidR="000A4C0F">
        <w:t xml:space="preserve"> να</w:t>
      </w:r>
      <w:r>
        <w:t xml:space="preserve"> μας δώσει την τιμή </w:t>
      </w:r>
      <w:r w:rsidR="00EF452F" w:rsidRPr="00EF452F">
        <w:rPr>
          <w:position w:val="-12"/>
        </w:rPr>
        <w:object w:dxaOrig="320" w:dyaOrig="360">
          <v:shape id="_x0000_i1034" type="#_x0000_t75" style="width:14.25pt;height:21.75pt" o:ole="">
            <v:imagedata r:id="rId40" o:title=""/>
          </v:shape>
          <o:OLEObject Type="Embed" ProgID="Equation.DSMT4" ShapeID="_x0000_i1034" DrawAspect="Content" ObjectID="_1582542454" r:id="rId41"/>
        </w:object>
      </w:r>
      <w:r>
        <w:t xml:space="preserve"> που θα έπαιρνε η άγνωστη συνάρτηση. </w:t>
      </w:r>
    </w:p>
    <w:p w:rsidR="006336B1" w:rsidRPr="006336B1" w:rsidRDefault="006336B1" w:rsidP="002E28AC">
      <w:pPr>
        <w:ind w:firstLine="720"/>
        <w:jc w:val="both"/>
      </w:pPr>
      <w:r w:rsidRPr="006336B1">
        <w:t xml:space="preserve">Στην περίπτωση ταξινόμησης με τα </w:t>
      </w:r>
      <w:r w:rsidRPr="006336B1">
        <w:rPr>
          <w:lang w:val="en-US"/>
        </w:rPr>
        <w:t>SVM</w:t>
      </w:r>
      <w:r w:rsidRPr="006336B1">
        <w:t xml:space="preserve">, το σύνολο των σημείων </w:t>
      </w:r>
      <w:r w:rsidR="00EF452F" w:rsidRPr="00EF452F">
        <w:rPr>
          <w:position w:val="-4"/>
        </w:rPr>
        <w:object w:dxaOrig="200" w:dyaOrig="260">
          <v:shape id="_x0000_i1035" type="#_x0000_t75" style="width:6.7pt;height:14.25pt" o:ole="">
            <v:imagedata r:id="rId42" o:title=""/>
          </v:shape>
          <o:OLEObject Type="Embed" ProgID="Equation.DSMT4" ShapeID="_x0000_i1035" DrawAspect="Content" ObjectID="_1582542455" r:id="rId43"/>
        </w:object>
      </w:r>
      <w:r w:rsidRPr="006336B1">
        <w:t xml:space="preserve">αποτελείται από δύο υποσύνολα τα </w:t>
      </w:r>
      <w:r w:rsidR="00EF452F" w:rsidRPr="00EF452F">
        <w:rPr>
          <w:position w:val="-4"/>
          <w:lang w:val="en-US"/>
        </w:rPr>
        <w:object w:dxaOrig="260" w:dyaOrig="260">
          <v:shape id="_x0000_i1036" type="#_x0000_t75" style="width:14.25pt;height:14.25pt" o:ole="">
            <v:imagedata r:id="rId44" o:title=""/>
          </v:shape>
          <o:OLEObject Type="Embed" ProgID="Equation.DSMT4" ShapeID="_x0000_i1036" DrawAspect="Content" ObjectID="_1582542456" r:id="rId45"/>
        </w:object>
      </w:r>
      <w:r w:rsidRPr="006336B1">
        <w:t xml:space="preserve"> και</w:t>
      </w:r>
      <w:r w:rsidR="00EF452F" w:rsidRPr="00EF452F">
        <w:rPr>
          <w:position w:val="-6"/>
        </w:rPr>
        <w:object w:dxaOrig="279" w:dyaOrig="279">
          <v:shape id="_x0000_i1037" type="#_x0000_t75" style="width:14.25pt;height:14.25pt" o:ole="">
            <v:imagedata r:id="rId46" o:title=""/>
          </v:shape>
          <o:OLEObject Type="Embed" ProgID="Equation.DSMT4" ShapeID="_x0000_i1037" DrawAspect="Content" ObjectID="_1582542457" r:id="rId47"/>
        </w:object>
      </w:r>
      <w:r w:rsidR="000A4C0F">
        <w:t xml:space="preserve"> (στην συγκεκριμένη περίπτωση τα υποσύνολα αυτά ορίζονται ως «Ο σκελετός που θέλω να αναγνωριστεί», «Οι υπόλοιποι σκελετοί»)</w:t>
      </w:r>
      <w:r w:rsidRPr="006336B1">
        <w:t>. Έτσι, το αποτέλεσμα της συνάρτησης θα είναι +1 ή -1</w:t>
      </w:r>
      <w:r w:rsidR="002D4AF3">
        <w:t xml:space="preserve"> (έστω για την περίπτωση μας +1= ο σκελετός ανήκει στο πρόσωπο που θέλουμε να ταυτοποιηθεί, -1=ο σκελετός ανήκει όχι στο άτομο ενδιαφέροντος μας)</w:t>
      </w:r>
      <w:r w:rsidRPr="006336B1">
        <w:t xml:space="preserve"> (</w:t>
      </w:r>
      <w:r w:rsidR="00EF452F" w:rsidRPr="00EF452F">
        <w:rPr>
          <w:position w:val="-12"/>
          <w:lang w:val="en-US"/>
        </w:rPr>
        <w:object w:dxaOrig="240" w:dyaOrig="360">
          <v:shape id="_x0000_i1038" type="#_x0000_t75" style="width:14.25pt;height:21.75pt" o:ole="">
            <v:imagedata r:id="rId48" o:title=""/>
          </v:shape>
          <o:OLEObject Type="Embed" ProgID="Equation.DSMT4" ShapeID="_x0000_i1038" DrawAspect="Content" ObjectID="_1582542458" r:id="rId49"/>
        </w:object>
      </w:r>
      <w:r w:rsidRPr="006336B1">
        <w:t xml:space="preserve">=+1 ή </w:t>
      </w:r>
      <w:r w:rsidR="00EF452F" w:rsidRPr="00EF452F">
        <w:rPr>
          <w:position w:val="-12"/>
          <w:lang w:val="en-US"/>
        </w:rPr>
        <w:object w:dxaOrig="240" w:dyaOrig="360">
          <v:shape id="_x0000_i1039" type="#_x0000_t75" style="width:14.25pt;height:21.75pt" o:ole="">
            <v:imagedata r:id="rId50" o:title=""/>
          </v:shape>
          <o:OLEObject Type="Embed" ProgID="Equation.DSMT4" ShapeID="_x0000_i1039" DrawAspect="Content" ObjectID="_1582542459" r:id="rId51"/>
        </w:object>
      </w:r>
      <w:r w:rsidRPr="006336B1">
        <w:t>=-</w:t>
      </w:r>
      <w:r w:rsidR="00EF452F">
        <w:t>1) ανάλογα σε ποιό</w:t>
      </w:r>
      <w:r w:rsidRPr="006336B1">
        <w:t xml:space="preserve"> υποσύνολο ανήκει το δοθέν σημείο </w:t>
      </w:r>
      <w:r w:rsidR="00EF452F" w:rsidRPr="00EF452F">
        <w:rPr>
          <w:position w:val="-12"/>
        </w:rPr>
        <w:object w:dxaOrig="260" w:dyaOrig="400">
          <v:shape id="_x0000_i1040" type="#_x0000_t75" style="width:14.25pt;height:21.75pt" o:ole="">
            <v:imagedata r:id="rId52" o:title=""/>
          </v:shape>
          <o:OLEObject Type="Embed" ProgID="Equation.DSMT4" ShapeID="_x0000_i1040" DrawAspect="Content" ObjectID="_1582542460" r:id="rId53"/>
        </w:object>
      </w:r>
      <w:r w:rsidRPr="006336B1">
        <w:t>.</w:t>
      </w:r>
    </w:p>
    <w:p w:rsidR="006336B1" w:rsidRDefault="006336B1" w:rsidP="002E28AC">
      <w:pPr>
        <w:ind w:firstLine="720"/>
        <w:jc w:val="both"/>
      </w:pPr>
      <w:r w:rsidRPr="006336B1">
        <w:t>Τα δύο αυτά υποσύνολα ονομάζονται κλάσεις και η τιμή +1 (-1) είναι η “ετικέτα”</w:t>
      </w:r>
      <w:r w:rsidR="00EF452F">
        <w:t xml:space="preserve"> (</w:t>
      </w:r>
      <w:r w:rsidR="00EF452F">
        <w:rPr>
          <w:lang w:val="en-US"/>
        </w:rPr>
        <w:t>label</w:t>
      </w:r>
      <w:r w:rsidR="00EF452F" w:rsidRPr="00EF452F">
        <w:t>)</w:t>
      </w:r>
      <w:ins w:id="1286" w:author="Koft" w:date="2016-10-26T19:17:00Z">
        <w:r w:rsidR="00071CF4" w:rsidRPr="00071CF4">
          <w:rPr>
            <w:rPrChange w:id="1287" w:author="Koft" w:date="2016-10-26T19:18:00Z">
              <w:rPr>
                <w:color w:val="0000FF" w:themeColor="hyperlink"/>
                <w:u w:val="single"/>
                <w:lang w:val="en-US"/>
              </w:rPr>
            </w:rPrChange>
          </w:rPr>
          <w:t xml:space="preserve"> </w:t>
        </w:r>
      </w:ins>
      <w:r w:rsidRPr="006336B1">
        <w:t xml:space="preserve">της κλάσης. Δηλαδή, σε αυτή τη περίπτωση τα </w:t>
      </w:r>
      <w:r w:rsidRPr="006336B1">
        <w:rPr>
          <w:lang w:val="en-US"/>
        </w:rPr>
        <w:t>SVM</w:t>
      </w:r>
      <w:r w:rsidRPr="006336B1">
        <w:t xml:space="preserve"> μαθαίνουν να κατατάσσουν σωστά τα </w:t>
      </w:r>
      <w:r>
        <w:t xml:space="preserve">σημεία </w:t>
      </w:r>
      <w:r w:rsidR="00EF452F" w:rsidRPr="00EF452F">
        <w:rPr>
          <w:position w:val="-12"/>
        </w:rPr>
        <w:object w:dxaOrig="260" w:dyaOrig="400">
          <v:shape id="_x0000_i1041" type="#_x0000_t75" style="width:14.25pt;height:21.75pt" o:ole="">
            <v:imagedata r:id="rId54" o:title=""/>
          </v:shape>
          <o:OLEObject Type="Embed" ProgID="Equation.DSMT4" ShapeID="_x0000_i1041" DrawAspect="Content" ObjectID="_1582542461" r:id="rId55"/>
        </w:object>
      </w:r>
      <w:r>
        <w:t>στις δύο κλάσεις.Τα σημεία</w:t>
      </w:r>
      <w:r w:rsidR="00EF452F" w:rsidRPr="00EF452F">
        <w:rPr>
          <w:position w:val="-12"/>
        </w:rPr>
        <w:object w:dxaOrig="260" w:dyaOrig="400">
          <v:shape id="_x0000_i1042" type="#_x0000_t75" style="width:14.25pt;height:21.75pt" o:ole="">
            <v:imagedata r:id="rId56" o:title=""/>
          </v:shape>
          <o:OLEObject Type="Embed" ProgID="Equation.DSMT4" ShapeID="_x0000_i1042" DrawAspect="Content" ObjectID="_1582542462" r:id="rId57"/>
        </w:object>
      </w:r>
      <w:r>
        <w:t xml:space="preserve"> και οι αντίστοιχες τιμές τους, </w:t>
      </w:r>
      <w:r w:rsidR="00EF452F" w:rsidRPr="00EF452F">
        <w:rPr>
          <w:position w:val="-12"/>
        </w:rPr>
        <w:object w:dxaOrig="240" w:dyaOrig="360">
          <v:shape id="_x0000_i1043" type="#_x0000_t75" style="width:14.25pt;height:21.75pt" o:ole="">
            <v:imagedata r:id="rId58" o:title=""/>
          </v:shape>
          <o:OLEObject Type="Embed" ProgID="Equation.DSMT4" ShapeID="_x0000_i1043" DrawAspect="Content" ObjectID="_1582542463" r:id="rId59"/>
        </w:object>
      </w:r>
      <w:r>
        <w:t>, αποτελούν την πληροφορίαεκπαίδευσης (training set). Τα σημεία</w:t>
      </w:r>
      <w:r w:rsidR="00EF452F" w:rsidRPr="00EF452F">
        <w:rPr>
          <w:position w:val="-12"/>
        </w:rPr>
        <w:object w:dxaOrig="260" w:dyaOrig="400">
          <v:shape id="_x0000_i1044" type="#_x0000_t75" style="width:14.25pt;height:21.75pt" o:ole="">
            <v:imagedata r:id="rId60" o:title=""/>
          </v:shape>
          <o:OLEObject Type="Embed" ProgID="Equation.DSMT4" ShapeID="_x0000_i1044" DrawAspect="Content" ObjectID="_1582542464" r:id="rId61"/>
        </w:object>
      </w:r>
      <w:r w:rsidR="000A4C0F">
        <w:t>ονομάζονται πρότυπα</w:t>
      </w:r>
      <w:r>
        <w:t>εκπαίδευσης (training</w:t>
      </w:r>
      <w:ins w:id="1288" w:author="Koft" w:date="2016-10-26T19:17:00Z">
        <w:r w:rsidR="00071CF4" w:rsidRPr="00071CF4">
          <w:rPr>
            <w:rPrChange w:id="1289" w:author="Koft" w:date="2016-10-26T19:17:00Z">
              <w:rPr>
                <w:color w:val="0000FF" w:themeColor="hyperlink"/>
                <w:u w:val="single"/>
                <w:lang w:val="en-US"/>
              </w:rPr>
            </w:rPrChange>
          </w:rPr>
          <w:t xml:space="preserve"> </w:t>
        </w:r>
      </w:ins>
      <w:r>
        <w:t>patterns) ενώ οι τιμές π</w:t>
      </w:r>
      <w:r w:rsidR="000A4C0F">
        <w:t>ου αντιστοιχούν σε αυτά, στόχοι</w:t>
      </w:r>
      <w:r>
        <w:t>εκπαίδευσης (training</w:t>
      </w:r>
      <w:ins w:id="1290" w:author="Koft" w:date="2016-10-26T19:17:00Z">
        <w:r w:rsidR="00071CF4" w:rsidRPr="00071CF4">
          <w:rPr>
            <w:rPrChange w:id="1291" w:author="Koft" w:date="2016-10-26T19:17:00Z">
              <w:rPr>
                <w:color w:val="0000FF" w:themeColor="hyperlink"/>
                <w:u w:val="single"/>
                <w:lang w:val="en-US"/>
              </w:rPr>
            </w:rPrChange>
          </w:rPr>
          <w:t xml:space="preserve"> </w:t>
        </w:r>
      </w:ins>
      <w:r>
        <w:rPr>
          <w:lang w:val="en-US"/>
        </w:rPr>
        <w:t>targets</w:t>
      </w:r>
      <w:r w:rsidRPr="006336B1">
        <w:t>).</w:t>
      </w:r>
    </w:p>
    <w:p w:rsidR="000A4C0F" w:rsidRDefault="000A4C0F" w:rsidP="002E28AC">
      <w:pPr>
        <w:ind w:firstLine="720"/>
        <w:jc w:val="both"/>
      </w:pPr>
      <w:r>
        <w:lastRenderedPageBreak/>
        <w:t>Για να αποφασιστεί σε ποιά κλάση ανήκει το νέο σημείο, θα πρέπει να υπολογισθεί το όριο κάθε κλάσης, δηλαδή το υπερεπίπεδο διαχωρισμού. Το ερώτημα που γεννάται, ωστόσο, είναι ποιό θα είναι αυτό το βέλτιστο υπερεπίπεδο. Στην παρούσα περίπτωση, όπως αναφέρθηκε, έχουμε γραμμικά διαχωρίσιμες κλάσεις, δηλαδή τα σημεία εκπαίδευσης ανήκουν σε μ επικαλυπτόμενες κλάσεις που μπορούν να διαχωριστούν απόλυτα από ένα υπερεπίπεδο.</w:t>
      </w:r>
      <w:r w:rsidR="002C35BF">
        <w:t xml:space="preserve">Στην </w:t>
      </w:r>
      <w:r w:rsidR="00071CF4">
        <w:fldChar w:fldCharType="begin"/>
      </w:r>
      <w:r w:rsidR="002C35BF">
        <w:instrText xml:space="preserve"> REF _Ref463104532 \h </w:instrText>
      </w:r>
      <w:r w:rsidR="00071CF4">
        <w:fldChar w:fldCharType="separate"/>
      </w:r>
      <w:r w:rsidR="002C35BF">
        <w:t xml:space="preserve">Εικόνα </w:t>
      </w:r>
      <w:r w:rsidR="002C35BF">
        <w:rPr>
          <w:noProof/>
        </w:rPr>
        <w:t>6</w:t>
      </w:r>
      <w:r w:rsidR="00071CF4">
        <w:fldChar w:fldCharType="end"/>
      </w:r>
      <w:r w:rsidR="002C35BF">
        <w:t xml:space="preserve"> γίνεται πιο ξεκάθαρο αυτό.</w:t>
      </w:r>
    </w:p>
    <w:p w:rsidR="00875634" w:rsidRDefault="00F20187" w:rsidP="002E28AC">
      <w:pPr>
        <w:keepNext/>
        <w:ind w:firstLine="720"/>
        <w:jc w:val="both"/>
      </w:pPr>
      <w:r>
        <w:rPr>
          <w:noProof/>
          <w:lang w:eastAsia="el-GR"/>
        </w:rPr>
        <w:drawing>
          <wp:inline distT="0" distB="0" distL="0" distR="0">
            <wp:extent cx="5688000" cy="1825903"/>
            <wp:effectExtent l="19050" t="0" r="7950" b="0"/>
            <wp:docPr id="10" name="Picture 9" descr="svm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3d.png"/>
                    <pic:cNvPicPr/>
                  </pic:nvPicPr>
                  <pic:blipFill>
                    <a:blip r:embed="rId62" cstate="print"/>
                    <a:stretch>
                      <a:fillRect/>
                    </a:stretch>
                  </pic:blipFill>
                  <pic:spPr>
                    <a:xfrm>
                      <a:off x="0" y="0"/>
                      <a:ext cx="5688000" cy="1825903"/>
                    </a:xfrm>
                    <a:prstGeom prst="rect">
                      <a:avLst/>
                    </a:prstGeom>
                  </pic:spPr>
                </pic:pic>
              </a:graphicData>
            </a:graphic>
          </wp:inline>
        </w:drawing>
      </w:r>
    </w:p>
    <w:p w:rsidR="00F20187" w:rsidRDefault="00875634" w:rsidP="002E28AC">
      <w:pPr>
        <w:pStyle w:val="Caption"/>
        <w:jc w:val="both"/>
      </w:pPr>
      <w:bookmarkStart w:id="1292" w:name="_Ref463104532"/>
      <w:r>
        <w:t xml:space="preserve">Εικόνα </w:t>
      </w:r>
      <w:r w:rsidR="00071CF4">
        <w:fldChar w:fldCharType="begin"/>
      </w:r>
      <w:r>
        <w:instrText xml:space="preserve"> SEQ Εικόνα \* ARABIC </w:instrText>
      </w:r>
      <w:r w:rsidR="00071CF4">
        <w:fldChar w:fldCharType="separate"/>
      </w:r>
      <w:r w:rsidR="000A7E50">
        <w:rPr>
          <w:noProof/>
        </w:rPr>
        <w:t>6</w:t>
      </w:r>
      <w:r w:rsidR="00071CF4">
        <w:fldChar w:fldCharType="end"/>
      </w:r>
      <w:bookmarkEnd w:id="1292"/>
      <w:r>
        <w:t xml:space="preserve">:Εφαρμογή του </w:t>
      </w:r>
      <w:r>
        <w:rPr>
          <w:lang w:val="en-US"/>
        </w:rPr>
        <w:t>SVM</w:t>
      </w:r>
      <w:r w:rsidR="000A24A4">
        <w:rPr>
          <w:lang w:val="en-US"/>
        </w:rPr>
        <w:t>class</w:t>
      </w:r>
      <w:r>
        <w:rPr>
          <w:lang w:val="en-US"/>
        </w:rPr>
        <w:t>ificator</w:t>
      </w:r>
      <w:r>
        <w:t>με ευθεία, επίπεδο και υπερεπίπεδο αντίστοιχα(από τα αριστερά προς τα δεξιά)</w:t>
      </w:r>
      <w:r w:rsidR="00DD07AF">
        <w:t>.Πηγή:</w:t>
      </w:r>
      <w:r w:rsidR="00071CF4">
        <w:fldChar w:fldCharType="begin" w:fldLock="1"/>
      </w:r>
      <w:r w:rsidR="00DD07AF">
        <w:instrText>ADDIN CSL_CITATION { "citationItems" : [ { "id" : "ITEM-1", "itemData" : { "author" : [ { "dropping-particle" : "", "family" : "Brody", "given" : "Samuel", "non-dropping-particle" : "", "parse-names" : false, "suffix" : "" } ], "id" : "ITEM-1", "issue" : "April", "issued" : { "date-parts" : [ [ "2010" ] ] }, "title" : "Support Vector Machines ( SVM )", "type" : "legal_case" }, "uris" : [ "http://www.mendeley.com/documents/?uuid=9536a939-1426-4507-8d2c-a5bb64191318" ] } ], "mendeley" : { "formattedCitation" : "(Brody, 2010)", "plainTextFormattedCitation" : "(Brody, 2010)", "previouslyFormattedCitation" : "(Brody, 2010)" }, "properties" : { "noteIndex" : 0 }, "schema" : "https://github.com/citation-style-language/schema/raw/master/csl-citation.json" }</w:instrText>
      </w:r>
      <w:r w:rsidR="00071CF4">
        <w:fldChar w:fldCharType="separate"/>
      </w:r>
      <w:r w:rsidR="00DD07AF" w:rsidRPr="00DD07AF">
        <w:rPr>
          <w:b w:val="0"/>
          <w:noProof/>
        </w:rPr>
        <w:t>(Brody, 2010)</w:t>
      </w:r>
      <w:r w:rsidR="00071CF4">
        <w:fldChar w:fldCharType="end"/>
      </w:r>
      <w:r w:rsidR="00071CF4">
        <w:fldChar w:fldCharType="begin" w:fldLock="1"/>
      </w:r>
      <w:r w:rsidR="00DD07AF">
        <w:instrText>ADDIN CSL_CITATION { "citationItems" : [ { "id" : "ITEM-1", "itemData" : { "DOI" : "10.1111/j.1442-9993.2007.01810.x", "ISBN" : "1532-4435", "ISSN" : "15324435", "abstract" : "In a recently published paper in JMLR, Tsang et al. (2005) present an algorithm for SVM called Core Vector Machines (CVM) and illustrate its performances through comparisons with other SVM solvers. After reading the CVM paper we were surprised by some of the reported results. In order to clarify the matter, we decided to reproduce some of the experiments. It turns out that to some extent, our results contradict those reported. Reasons of these different behaviors are given through the analysis of the stopping criterion.", "author" : [ { "dropping-particle" : "", "family" : "Tsang", "given" : "Ivor W.", "non-dropping-particle" : "", "parse-names" : false, "suffix" : "" }, { "dropping-particle" : "", "family" : "Kwok", "given" : "James T.", "non-dropping-particle" : "", "parse-names" : false, "suffix" : "" }, { "dropping-particle" : "", "family" : "Cheung", "given" : "Pak-Ming", "non-dropping-particle" : "", "parse-names" : false, "suffix" : "" } ], "container-title" : "Journal of Machine Learning Research", "id" : "ITEM-1", "issued" : { "date-parts" : [ [ "2005" ] ] }, "page" : "363-392", "title" : "Core Vector Machines: Fast SVM Training on Very Large Data Sets", "type" : "article-journal", "volume" : "6" }, "uris" : [ "http://www.mendeley.com/documents/?uuid=6f3dec61-ebd3-4857-a26b-abc198350680" ] } ], "mendeley" : { "formattedCitation" : "(Tsang, Kwok, &amp; Cheung, 2005)", "plainTextFormattedCitation" : "(Tsang, Kwok, &amp; Cheung, 2005)", "previouslyFormattedCitation" : "(Tsang, Kwok, &amp; Cheung, 2005)" }, "properties" : { "noteIndex" : 0 }, "schema" : "https://github.com/citation-style-language/schema/raw/master/csl-citation.json" }</w:instrText>
      </w:r>
      <w:r w:rsidR="00071CF4">
        <w:fldChar w:fldCharType="separate"/>
      </w:r>
      <w:r w:rsidR="00DD07AF" w:rsidRPr="00DD07AF">
        <w:rPr>
          <w:b w:val="0"/>
          <w:noProof/>
        </w:rPr>
        <w:t>(Tsang, Kwok, &amp; Cheung, 2005)</w:t>
      </w:r>
      <w:r w:rsidR="00071CF4">
        <w:fldChar w:fldCharType="end"/>
      </w:r>
    </w:p>
    <w:p w:rsidR="000A4C0F" w:rsidRDefault="000A4C0F" w:rsidP="002E28AC">
      <w:pPr>
        <w:ind w:firstLine="720"/>
        <w:jc w:val="both"/>
      </w:pPr>
      <w:r>
        <w:t xml:space="preserve">Αρχικά, προσδιορίζεται </w:t>
      </w:r>
      <w:r w:rsidR="004D73F9">
        <w:t xml:space="preserve">η γενική εξίσωση του υπερεπιπέδου στο </w:t>
      </w:r>
      <w:r w:rsidR="004D73F9">
        <w:rPr>
          <w:lang w:val="en-US"/>
        </w:rPr>
        <w:t>n</w:t>
      </w:r>
      <w:r w:rsidR="004D73F9" w:rsidRPr="004D73F9">
        <w:t>-</w:t>
      </w:r>
      <w:r w:rsidR="004D73F9">
        <w:t>διάστατο χώρο, που θα διαχωρίζει τα σημεία των δύο κλάσεων, και είναι της μορφής :</w:t>
      </w:r>
    </w:p>
    <w:p w:rsidR="004D73F9" w:rsidRDefault="004D73F9" w:rsidP="002E28AC">
      <w:pPr>
        <w:ind w:firstLine="720"/>
        <w:jc w:val="both"/>
        <w:rPr>
          <w:rFonts w:ascii="Cambria Math" w:hAnsi="Cambria Math" w:cs="Cambria Math"/>
        </w:rPr>
      </w:pPr>
      <w:r w:rsidRPr="004D73F9">
        <w:rPr>
          <w:position w:val="-10"/>
        </w:rPr>
        <w:object w:dxaOrig="1660" w:dyaOrig="380">
          <v:shape id="_x0000_i1045" type="#_x0000_t75" style="width:86.25pt;height:21.75pt" o:ole="">
            <v:imagedata r:id="rId63" o:title=""/>
          </v:shape>
          <o:OLEObject Type="Embed" ProgID="Equation.DSMT4" ShapeID="_x0000_i1045" DrawAspect="Content" ObjectID="_1582542465" r:id="rId64"/>
        </w:object>
      </w:r>
      <w:r w:rsidRPr="000A4C0F">
        <w:rPr>
          <w:rFonts w:ascii="Cambria Math" w:hAnsi="Cambria Math" w:cs="Cambria Math"/>
          <w:position w:val="-6"/>
        </w:rPr>
        <w:object w:dxaOrig="340" w:dyaOrig="320">
          <v:shape id="_x0000_i1046" type="#_x0000_t75" style="width:14.25pt;height:14.25pt" o:ole="">
            <v:imagedata r:id="rId31" o:title=""/>
          </v:shape>
          <o:OLEObject Type="Embed" ProgID="Equation.DSMT4" ShapeID="_x0000_i1046" DrawAspect="Content" ObjectID="_1582542466" r:id="rId65"/>
        </w:object>
      </w:r>
      <w:r>
        <w:rPr>
          <w:rFonts w:ascii="Cambria Math" w:hAnsi="Cambria Math" w:cs="Cambria Math"/>
        </w:rPr>
        <w:t xml:space="preserve">, </w:t>
      </w:r>
      <w:r w:rsidRPr="004D73F9">
        <w:rPr>
          <w:rFonts w:ascii="Cambria Math" w:hAnsi="Cambria Math" w:cs="Cambria Math"/>
          <w:position w:val="-6"/>
          <w:lang w:val="en-US"/>
        </w:rPr>
        <w:object w:dxaOrig="360" w:dyaOrig="279">
          <v:shape id="_x0000_i1047" type="#_x0000_t75" style="width:21.75pt;height:14.25pt" o:ole="">
            <v:imagedata r:id="rId66" o:title=""/>
          </v:shape>
          <o:OLEObject Type="Embed" ProgID="Equation.DSMT4" ShapeID="_x0000_i1047" DrawAspect="Content" ObjectID="_1582542467" r:id="rId67"/>
        </w:object>
      </w:r>
      <w:r>
        <w:rPr>
          <w:rFonts w:ascii="Cambria Math" w:hAnsi="Cambria Math" w:cs="Cambria Math"/>
        </w:rPr>
        <w:t>ℜ.</w:t>
      </w:r>
      <w:r>
        <w:rPr>
          <w:rFonts w:ascii="Cambria Math" w:hAnsi="Cambria Math" w:cs="Cambria Math"/>
        </w:rPr>
        <w:tab/>
      </w:r>
      <w:r>
        <w:rPr>
          <w:rFonts w:ascii="Cambria Math" w:hAnsi="Cambria Math" w:cs="Cambria Math"/>
        </w:rPr>
        <w:tab/>
      </w:r>
      <w:r>
        <w:rPr>
          <w:rFonts w:ascii="Cambria Math" w:hAnsi="Cambria Math" w:cs="Cambria Math"/>
        </w:rPr>
        <w:tab/>
        <w:t>(1.1)</w:t>
      </w:r>
    </w:p>
    <w:p w:rsidR="004D73F9" w:rsidRPr="004D73F9" w:rsidRDefault="004D73F9" w:rsidP="002E28AC">
      <w:pPr>
        <w:jc w:val="both"/>
      </w:pPr>
      <w:r>
        <w:rPr>
          <w:rFonts w:ascii="Cambria Math" w:hAnsi="Cambria Math" w:cs="Cambria Math"/>
        </w:rPr>
        <w:t>όπου τα σημεία του συνόλου εκπαίδευσης, το διάνυσμα προσανατολισμού του διαχωριστικού υπερεπιπέδου (κάθετο σε αυτό), και μια σταθερά. Στόχος είναι ο προσδιορισμός των</w:t>
      </w:r>
      <w:r w:rsidR="007970E9">
        <w:rPr>
          <w:rFonts w:ascii="Cambria Math" w:hAnsi="Cambria Math" w:cs="Cambria Math"/>
        </w:rPr>
        <w:t xml:space="preserve"> κλάσεων</w:t>
      </w:r>
      <w:r>
        <w:rPr>
          <w:rFonts w:ascii="Cambria Math" w:hAnsi="Cambria Math" w:cs="Cambria Math"/>
        </w:rPr>
        <w:t xml:space="preserve">, ενώ το </w:t>
      </w:r>
      <w:r>
        <w:rPr>
          <w:rFonts w:ascii="Cambria Math" w:hAnsi="Cambria Math" w:cs="Cambria Math"/>
          <w:lang w:val="en-US"/>
        </w:rPr>
        <w:t>n</w:t>
      </w:r>
      <w:r>
        <w:rPr>
          <w:rFonts w:ascii="Cambria Math" w:hAnsi="Cambria Math" w:cs="Cambria Math"/>
        </w:rPr>
        <w:t xml:space="preserve">προσδιορίζει τη διάταξη του χώρου και ισούται με το πλήθος των συντεταγμένων των διανυσμάτων των κλάσεων, κατ’επέκτασιν το πλήθος των χαρακτηριστικών των δειγμάτων του συνόλου δεδομένων, άρα στην περίπτωση μας </w:t>
      </w:r>
      <w:r>
        <w:rPr>
          <w:rFonts w:ascii="Cambria Math" w:hAnsi="Cambria Math" w:cs="Cambria Math"/>
          <w:lang w:val="en-US"/>
        </w:rPr>
        <w:t>n</w:t>
      </w:r>
      <w:r w:rsidRPr="004D73F9">
        <w:rPr>
          <w:rFonts w:ascii="Cambria Math" w:hAnsi="Cambria Math" w:cs="Cambria Math"/>
        </w:rPr>
        <w:t>=1</w:t>
      </w:r>
      <w:r>
        <w:rPr>
          <w:rFonts w:ascii="Cambria Math" w:hAnsi="Cambria Math" w:cs="Cambria Math"/>
        </w:rPr>
        <w:t>4</w:t>
      </w:r>
      <w:r w:rsidRPr="004D73F9">
        <w:rPr>
          <w:rFonts w:ascii="Cambria Math" w:hAnsi="Cambria Math" w:cs="Cambria Math"/>
        </w:rPr>
        <w:t xml:space="preserve">, </w:t>
      </w:r>
      <w:r>
        <w:rPr>
          <w:rFonts w:ascii="Cambria Math" w:hAnsi="Cambria Math" w:cs="Cambria Math"/>
        </w:rPr>
        <w:t xml:space="preserve">όσα δηλαδή τα </w:t>
      </w:r>
      <w:r>
        <w:rPr>
          <w:rFonts w:ascii="Cambria Math" w:hAnsi="Cambria Math" w:cs="Cambria Math"/>
          <w:lang w:val="en-US"/>
        </w:rPr>
        <w:t>features</w:t>
      </w:r>
      <w:r>
        <w:rPr>
          <w:rFonts w:ascii="Cambria Math" w:hAnsi="Cambria Math" w:cs="Cambria Math"/>
        </w:rPr>
        <w:t xml:space="preserve">για κάθε </w:t>
      </w:r>
      <w:r>
        <w:rPr>
          <w:rFonts w:ascii="Cambria Math" w:hAnsi="Cambria Math" w:cs="Cambria Math"/>
          <w:lang w:val="en-US"/>
        </w:rPr>
        <w:t>frame</w:t>
      </w:r>
      <w:r>
        <w:rPr>
          <w:rFonts w:ascii="Cambria Math" w:hAnsi="Cambria Math" w:cs="Cambria Math"/>
        </w:rPr>
        <w:t>κάθε σκελετού.</w:t>
      </w:r>
    </w:p>
    <w:p w:rsidR="00D027B9" w:rsidRDefault="00D027B9" w:rsidP="002E28AC">
      <w:pPr>
        <w:jc w:val="both"/>
      </w:pPr>
      <w:r>
        <w:t xml:space="preserve">Η ποσότητα </w:t>
      </w:r>
      <w:r w:rsidR="006A7733" w:rsidRPr="006A7733">
        <w:rPr>
          <w:position w:val="-36"/>
        </w:rPr>
        <w:object w:dxaOrig="420" w:dyaOrig="740">
          <v:shape id="_x0000_i1048" type="#_x0000_t75" style="width:21.75pt;height:36pt" o:ole="">
            <v:imagedata r:id="rId68" o:title=""/>
          </v:shape>
          <o:OLEObject Type="Embed" ProgID="Equation.DSMT4" ShapeID="_x0000_i1048" DrawAspect="Content" ObjectID="_1582542468" r:id="rId69"/>
        </w:object>
      </w:r>
      <w:r w:rsidR="00312875">
        <w:t xml:space="preserve">, όπου </w:t>
      </w:r>
      <w:r w:rsidR="00312875" w:rsidRPr="00312875">
        <w:rPr>
          <w:position w:val="-18"/>
        </w:rPr>
        <w:object w:dxaOrig="380" w:dyaOrig="480">
          <v:shape id="_x0000_i1049" type="#_x0000_t75" style="width:21.75pt;height:21.75pt" o:ole="">
            <v:imagedata r:id="rId70" o:title=""/>
          </v:shape>
          <o:OLEObject Type="Embed" ProgID="Equation.DSMT4" ShapeID="_x0000_i1049" DrawAspect="Content" ObjectID="_1582542469" r:id="rId71"/>
        </w:object>
      </w:r>
      <w:r w:rsidR="00312875">
        <w:t xml:space="preserve"> η </w:t>
      </w:r>
      <w:r w:rsidR="00906F52">
        <w:t>ευκλείδεια</w:t>
      </w:r>
      <w:r w:rsidR="00312875">
        <w:t xml:space="preserve"> νόρμα του </w:t>
      </w:r>
      <w:r w:rsidR="00906F52">
        <w:t>διανύσματος</w:t>
      </w:r>
      <w:r w:rsidR="00312875">
        <w:t xml:space="preserve"> προσανατολισμού, </w:t>
      </w:r>
      <w:r w:rsidR="006A7733">
        <w:t>δηλώνει την</w:t>
      </w:r>
      <w:r>
        <w:t xml:space="preserve"> απόσταση </w:t>
      </w:r>
      <w:r w:rsidR="006A7733">
        <w:t xml:space="preserve">του υπερεπιπέδου </w:t>
      </w:r>
      <w:r>
        <w:t>διαχωρισμού</w:t>
      </w:r>
      <w:r w:rsidR="006A7733">
        <w:t xml:space="preserve"> από την αρχή των αξόνων. Έστω </w:t>
      </w:r>
      <w:r w:rsidR="006A7733" w:rsidRPr="006A7733">
        <w:rPr>
          <w:position w:val="-12"/>
        </w:rPr>
        <w:object w:dxaOrig="279" w:dyaOrig="360">
          <v:shape id="_x0000_i1050" type="#_x0000_t75" style="width:14.25pt;height:21.75pt" o:ole="">
            <v:imagedata r:id="rId72" o:title=""/>
          </v:shape>
          <o:OLEObject Type="Embed" ProgID="Equation.DSMT4" ShapeID="_x0000_i1050" DrawAspect="Content" ObjectID="_1582542470" r:id="rId73"/>
        </w:object>
      </w:r>
      <w:r>
        <w:t xml:space="preserve">μια μικρή απόσταση από </w:t>
      </w:r>
      <w:r w:rsidR="006A7733">
        <w:t xml:space="preserve">το υπερεπίπεδο </w:t>
      </w:r>
      <w:r>
        <w:t xml:space="preserve">διαχωρισμού προς την πλευρά της κλάσης +1 και </w:t>
      </w:r>
      <w:r w:rsidR="006A7733" w:rsidRPr="006A7733">
        <w:rPr>
          <w:position w:val="-12"/>
        </w:rPr>
        <w:object w:dxaOrig="279" w:dyaOrig="360">
          <v:shape id="_x0000_i1051" type="#_x0000_t75" style="width:14.25pt;height:21.75pt" o:ole="">
            <v:imagedata r:id="rId74" o:title=""/>
          </v:shape>
          <o:OLEObject Type="Embed" ProgID="Equation.DSMT4" ShapeID="_x0000_i1051" DrawAspect="Content" ObjectID="_1582542471" r:id="rId75"/>
        </w:object>
      </w:r>
      <w:r>
        <w:t xml:space="preserve"> μια μικρή απόσταση προς την πλευρά της κλάσης -1. Θεωρούμε δυο ε</w:t>
      </w:r>
      <w:r w:rsidR="006A7733">
        <w:t>πίπεδα</w:t>
      </w:r>
      <w:r>
        <w:t xml:space="preserve"> εκατέρωθεν </w:t>
      </w:r>
      <w:r w:rsidR="006A7733">
        <w:t>ου διαχωριστικού</w:t>
      </w:r>
      <w:r>
        <w:t xml:space="preserve"> σε αποστάσεις </w:t>
      </w:r>
      <w:r w:rsidR="006A7733" w:rsidRPr="006A7733">
        <w:rPr>
          <w:position w:val="-12"/>
        </w:rPr>
        <w:object w:dxaOrig="279" w:dyaOrig="360">
          <v:shape id="_x0000_i1052" type="#_x0000_t75" style="width:14.25pt;height:21.75pt" o:ole="">
            <v:imagedata r:id="rId76" o:title=""/>
          </v:shape>
          <o:OLEObject Type="Embed" ProgID="Equation.DSMT4" ShapeID="_x0000_i1052" DrawAspect="Content" ObjectID="_1582542472" r:id="rId77"/>
        </w:object>
      </w:r>
      <w:r w:rsidR="006A7733">
        <w:t xml:space="preserve"> και </w:t>
      </w:r>
      <w:r w:rsidR="006A7733" w:rsidRPr="006A7733">
        <w:rPr>
          <w:position w:val="-12"/>
        </w:rPr>
        <w:object w:dxaOrig="279" w:dyaOrig="360">
          <v:shape id="_x0000_i1053" type="#_x0000_t75" style="width:14.25pt;height:21.75pt" o:ole="">
            <v:imagedata r:id="rId78" o:title=""/>
          </v:shape>
          <o:OLEObject Type="Embed" ProgID="Equation.DSMT4" ShapeID="_x0000_i1053" DrawAspect="Content" ObjectID="_1582542473" r:id="rId79"/>
        </w:object>
      </w:r>
      <w:r>
        <w:t xml:space="preserve"> αντίστοιχα και παράλληλ</w:t>
      </w:r>
      <w:r w:rsidR="006A7733">
        <w:t>α προς αυτό</w:t>
      </w:r>
      <w:r>
        <w:t xml:space="preserve">. </w:t>
      </w:r>
      <w:r w:rsidR="006A7733">
        <w:t>Το βέλτιστο διαχωριστικό επίπεδο θα είναι αυτό που</w:t>
      </w:r>
      <w:r>
        <w:t xml:space="preserve"> απέχει περισσότερο ταυτόχρονα και από τις δύο κλάσεις (από τα ακραία σημεία τους). Δηλαδή θέλουμε να μεγιστοποιήσουμε την απόσταση </w:t>
      </w:r>
      <w:r w:rsidR="00312875">
        <w:t>|</w:t>
      </w:r>
      <w:r w:rsidR="006A7733" w:rsidRPr="006A7733">
        <w:rPr>
          <w:position w:val="-12"/>
        </w:rPr>
        <w:object w:dxaOrig="279" w:dyaOrig="360">
          <v:shape id="_x0000_i1054" type="#_x0000_t75" style="width:14.25pt;height:21.75pt" o:ole="">
            <v:imagedata r:id="rId80" o:title=""/>
          </v:shape>
          <o:OLEObject Type="Embed" ProgID="Equation.DSMT4" ShapeID="_x0000_i1054" DrawAspect="Content" ObjectID="_1582542474" r:id="rId81"/>
        </w:object>
      </w:r>
      <w:r w:rsidR="00312875">
        <w:t>+</w:t>
      </w:r>
      <w:r w:rsidR="006A7733" w:rsidRPr="006A7733">
        <w:rPr>
          <w:position w:val="-12"/>
        </w:rPr>
        <w:object w:dxaOrig="279" w:dyaOrig="360">
          <v:shape id="_x0000_i1055" type="#_x0000_t75" style="width:14.25pt;height:21.75pt" o:ole="">
            <v:imagedata r:id="rId82" o:title=""/>
          </v:shape>
          <o:OLEObject Type="Embed" ProgID="Equation.DSMT4" ShapeID="_x0000_i1055" DrawAspect="Content" ObjectID="_1582542475" r:id="rId83"/>
        </w:object>
      </w:r>
      <w:r w:rsidR="00312875">
        <w:t>|</w:t>
      </w:r>
      <w:r>
        <w:t xml:space="preserve"> που ονομάζεται </w:t>
      </w:r>
      <w:r w:rsidRPr="006A7733">
        <w:rPr>
          <w:i/>
        </w:rPr>
        <w:t>διάκενο</w:t>
      </w:r>
      <w:r>
        <w:t xml:space="preserve"> ή </w:t>
      </w:r>
      <w:r w:rsidRPr="006A7733">
        <w:rPr>
          <w:i/>
        </w:rPr>
        <w:t>διαχωριστική ζώνη</w:t>
      </w:r>
      <w:r w:rsidR="001A3B08">
        <w:t xml:space="preserve"> (margin) (Burges </w:t>
      </w:r>
      <w:r w:rsidR="001A3B08" w:rsidRPr="001A3B08">
        <w:t>,</w:t>
      </w:r>
      <w:r w:rsidR="001A3B08">
        <w:t>1998</w:t>
      </w:r>
      <w:r>
        <w:t xml:space="preserve">). Όπως γίνεται εύκολα αντιληπτό στην περίπτωση του μέγιστου margin, </w:t>
      </w:r>
      <w:r w:rsidR="006A7733">
        <w:t>τα δύο παράλληλα πολυεπίπεδα, εκατέρωθεν του διαχωριστικού</w:t>
      </w:r>
      <w:r>
        <w:t xml:space="preserve"> θα κείτονται επί του ακραίου (ακραίων) σημείου της κάθε κλάσης. Έτσι, όσα σημεία βρίσκονται από</w:t>
      </w:r>
      <w:r w:rsidRPr="00D027B9">
        <w:t xml:space="preserve">τη μια </w:t>
      </w:r>
      <w:r w:rsidRPr="00D027B9">
        <w:lastRenderedPageBreak/>
        <w:t xml:space="preserve">πλευρά </w:t>
      </w:r>
      <w:r w:rsidR="002D4AF3">
        <w:t>του υπερεπιπέδου</w:t>
      </w:r>
      <w:r w:rsidRPr="00D027B9">
        <w:t xml:space="preserve"> προς την κλάση +1 θα ανήκουν σε αυτή τη κλάση</w:t>
      </w:r>
      <w:r w:rsidR="002D4AF3">
        <w:t xml:space="preserve"> και αντίστοιχα για την -1.</w:t>
      </w:r>
      <w:r w:rsidRPr="00D027B9">
        <w:t xml:space="preserve"> Οι εξισώσεις των δύο αυτών ευθειών θα είναι:</w:t>
      </w:r>
    </w:p>
    <w:p w:rsidR="00D027B9" w:rsidRDefault="002D4AF3" w:rsidP="002E28AC">
      <w:pPr>
        <w:ind w:firstLine="720"/>
        <w:jc w:val="both"/>
      </w:pPr>
      <w:r w:rsidRPr="002D4AF3">
        <w:rPr>
          <w:position w:val="-10"/>
        </w:rPr>
        <w:object w:dxaOrig="1860" w:dyaOrig="380">
          <v:shape id="_x0000_i1056" type="#_x0000_t75" style="width:93.75pt;height:21.75pt" o:ole="">
            <v:imagedata r:id="rId84" o:title=""/>
          </v:shape>
          <o:OLEObject Type="Embed" ProgID="Equation.DSMT4" ShapeID="_x0000_i1056" DrawAspect="Content" ObjectID="_1582542476" r:id="rId85"/>
        </w:object>
      </w:r>
      <w:r>
        <w:tab/>
      </w:r>
      <w:r>
        <w:tab/>
        <w:t>(1.2)</w:t>
      </w:r>
    </w:p>
    <w:p w:rsidR="002D4AF3" w:rsidRDefault="002D4AF3" w:rsidP="002E28AC">
      <w:pPr>
        <w:ind w:firstLine="720"/>
        <w:jc w:val="both"/>
      </w:pPr>
      <w:r w:rsidRPr="002D4AF3">
        <w:rPr>
          <w:position w:val="-10"/>
        </w:rPr>
        <w:object w:dxaOrig="1860" w:dyaOrig="380">
          <v:shape id="_x0000_i1057" type="#_x0000_t75" style="width:93.75pt;height:21.75pt" o:ole="">
            <v:imagedata r:id="rId86" o:title=""/>
          </v:shape>
          <o:OLEObject Type="Embed" ProgID="Equation.DSMT4" ShapeID="_x0000_i1057" DrawAspect="Content" ObjectID="_1582542477" r:id="rId87"/>
        </w:object>
      </w:r>
      <w:r>
        <w:tab/>
      </w:r>
      <w:r>
        <w:tab/>
        <w:t>(1.3)</w:t>
      </w:r>
    </w:p>
    <w:p w:rsidR="00D027B9" w:rsidRDefault="00D027B9" w:rsidP="002E28AC">
      <w:pPr>
        <w:jc w:val="both"/>
      </w:pPr>
      <w:r>
        <w:t xml:space="preserve">και η εξίσωση </w:t>
      </w:r>
      <w:r w:rsidR="002D4AF3">
        <w:t xml:space="preserve">του διαχωριστικού υπερεπιπέδου </w:t>
      </w:r>
      <w:r>
        <w:t>:</w:t>
      </w:r>
    </w:p>
    <w:p w:rsidR="00D027B9" w:rsidRDefault="00BB0986" w:rsidP="002E28AC">
      <w:pPr>
        <w:ind w:firstLine="720"/>
        <w:jc w:val="both"/>
      </w:pPr>
      <w:r w:rsidRPr="00312875">
        <w:rPr>
          <w:position w:val="-44"/>
        </w:rPr>
        <w:object w:dxaOrig="1780" w:dyaOrig="840">
          <v:shape id="_x0000_i1058" type="#_x0000_t75" style="width:86.25pt;height:42.7pt" o:ole="">
            <v:imagedata r:id="rId88" o:title=""/>
          </v:shape>
          <o:OLEObject Type="Embed" ProgID="Equation.DSMT4" ShapeID="_x0000_i1058" DrawAspect="Content" ObjectID="_1582542478" r:id="rId89"/>
        </w:object>
      </w:r>
      <w:r w:rsidR="002D4AF3">
        <w:tab/>
      </w:r>
      <w:r w:rsidR="002D4AF3">
        <w:tab/>
      </w:r>
      <w:r w:rsidR="002D4AF3">
        <w:tab/>
        <w:t>(1.4)</w:t>
      </w:r>
    </w:p>
    <w:p w:rsidR="001C41E6" w:rsidRDefault="00D027B9" w:rsidP="002E28AC">
      <w:pPr>
        <w:jc w:val="both"/>
      </w:pPr>
      <w:r>
        <w:t>Με βάση τα παραπάνω, τα σημεία για τα οποία ισχύει</w:t>
      </w:r>
      <w:r w:rsidR="002D4AF3" w:rsidRPr="002D4AF3">
        <w:rPr>
          <w:position w:val="-6"/>
        </w:rPr>
        <w:object w:dxaOrig="1160" w:dyaOrig="340">
          <v:shape id="_x0000_i1059" type="#_x0000_t75" style="width:57.75pt;height:14.25pt" o:ole="">
            <v:imagedata r:id="rId90" o:title=""/>
          </v:shape>
          <o:OLEObject Type="Embed" ProgID="Equation.DSMT4" ShapeID="_x0000_i1059" DrawAspect="Content" ObjectID="_1582542479" r:id="rId91"/>
        </w:object>
      </w:r>
      <w:r w:rsidR="002D4AF3">
        <w:t xml:space="preserve"> θα </w:t>
      </w:r>
      <w:r>
        <w:t>ανήκουν στην κλάση που έχει ετικέτα +1, ενώ αυτά για τα οποία ισχύει</w:t>
      </w:r>
      <w:r w:rsidR="001C41E6" w:rsidRPr="001C41E6">
        <w:rPr>
          <w:position w:val="-6"/>
        </w:rPr>
        <w:object w:dxaOrig="1160" w:dyaOrig="340">
          <v:shape id="_x0000_i1060" type="#_x0000_t75" style="width:57.75pt;height:14.25pt" o:ole="">
            <v:imagedata r:id="rId92" o:title=""/>
          </v:shape>
          <o:OLEObject Type="Embed" ProgID="Equation.DSMT4" ShapeID="_x0000_i1060" DrawAspect="Content" ObjectID="_1582542480" r:id="rId93"/>
        </w:object>
      </w:r>
      <w:r>
        <w:t xml:space="preserve">θα ανήκουν στην κλάση με ετικέτα -1. </w:t>
      </w:r>
      <w:r w:rsidR="00906F52">
        <w:t>Ενοποιώντας</w:t>
      </w:r>
      <w:r w:rsidR="001C41E6">
        <w:t xml:space="preserve"> τις παραπάνω περιπτώσεις, προκύπτει η σχέση:</w:t>
      </w:r>
      <w:r w:rsidR="001C41E6" w:rsidRPr="001C41E6">
        <w:rPr>
          <w:position w:val="-12"/>
        </w:rPr>
        <w:object w:dxaOrig="2079" w:dyaOrig="400">
          <v:shape id="_x0000_i1061" type="#_x0000_t75" style="width:101.3pt;height:21.75pt" o:ole="">
            <v:imagedata r:id="rId94" o:title=""/>
          </v:shape>
          <o:OLEObject Type="Embed" ProgID="Equation.DSMT4" ShapeID="_x0000_i1061" DrawAspect="Content" ObjectID="_1582542481" r:id="rId95"/>
        </w:object>
      </w:r>
      <w:r w:rsidR="00B51DC2">
        <w:tab/>
      </w:r>
      <w:r w:rsidR="00B51DC2">
        <w:tab/>
      </w:r>
      <w:r w:rsidR="00B51DC2">
        <w:tab/>
        <w:t>(1.5)</w:t>
      </w:r>
    </w:p>
    <w:p w:rsidR="00B51DC2" w:rsidRDefault="00B51DC2" w:rsidP="002E28AC">
      <w:pPr>
        <w:keepNext/>
        <w:ind w:firstLine="720"/>
        <w:jc w:val="both"/>
      </w:pPr>
      <w:r>
        <w:rPr>
          <w:noProof/>
          <w:lang w:eastAsia="el-GR"/>
        </w:rPr>
        <w:drawing>
          <wp:inline distT="0" distB="0" distL="0" distR="0">
            <wp:extent cx="4258752" cy="2205261"/>
            <wp:effectExtent l="19050" t="0" r="8448" b="0"/>
            <wp:docPr id="8" name="Picture 7" descr="svm 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visualization.png"/>
                    <pic:cNvPicPr/>
                  </pic:nvPicPr>
                  <pic:blipFill>
                    <a:blip r:embed="rId96" cstate="print"/>
                    <a:stretch>
                      <a:fillRect/>
                    </a:stretch>
                  </pic:blipFill>
                  <pic:spPr>
                    <a:xfrm>
                      <a:off x="0" y="0"/>
                      <a:ext cx="4266525" cy="2209286"/>
                    </a:xfrm>
                    <a:prstGeom prst="rect">
                      <a:avLst/>
                    </a:prstGeom>
                  </pic:spPr>
                </pic:pic>
              </a:graphicData>
            </a:graphic>
          </wp:inline>
        </w:drawing>
      </w:r>
    </w:p>
    <w:p w:rsidR="00B51DC2" w:rsidRPr="00D027B9" w:rsidRDefault="00B51DC2" w:rsidP="002E28AC">
      <w:pPr>
        <w:pStyle w:val="Caption"/>
        <w:jc w:val="both"/>
      </w:pPr>
      <w:r>
        <w:t xml:space="preserve">Εικόνα </w:t>
      </w:r>
      <w:r w:rsidR="00071CF4">
        <w:fldChar w:fldCharType="begin"/>
      </w:r>
      <w:r>
        <w:instrText xml:space="preserve"> SEQ Εικόνα \* ARABIC </w:instrText>
      </w:r>
      <w:r w:rsidR="00071CF4">
        <w:fldChar w:fldCharType="separate"/>
      </w:r>
      <w:r w:rsidR="000A7E50">
        <w:rPr>
          <w:noProof/>
        </w:rPr>
        <w:t>7</w:t>
      </w:r>
      <w:r w:rsidR="00071CF4">
        <w:fldChar w:fldCharType="end"/>
      </w:r>
      <w:r>
        <w:t>: Οπτικοποίηση των εννοιών της μεθόδου</w:t>
      </w:r>
      <w:r w:rsidR="00312875">
        <w:t xml:space="preserve"> σε απλό παράδειγμα </w:t>
      </w:r>
      <w:r w:rsidR="00906F52">
        <w:t>δισδιάστατου</w:t>
      </w:r>
      <w:r w:rsidR="00312875">
        <w:t xml:space="preserve"> χώρου</w:t>
      </w:r>
      <w:r w:rsidR="00DD07AF">
        <w:t>.Πηγή:</w:t>
      </w:r>
      <w:r w:rsidR="00071CF4">
        <w:fldChar w:fldCharType="begin" w:fldLock="1"/>
      </w:r>
      <w:r w:rsidR="00DD07AF">
        <w:instrText>ADDIN CSL_CITATION { "citationItems" : [ { "id" : "ITEM-1", "itemData" : { "abstract" : "The purpose of the k Nearest Neighbours (kNN) algorithm is to use a database in which the data points are separated into several separate classes to predict the classi\ufb01cation of a new sample point. This sort of situation is best motivated through examples.", "author" : [ { "dropping-particle" : "", "family" : "Sutton", "given" : "Oliver", "non-dropping-particle" : "", "parse-names" : false, "suffix" : "" } ], "container-title" : "Introduction to k Nearest Neighbour Classification", "id" : "ITEM-1", "issued" : { "date-parts" : [ [ "2012" ] ] }, "page" : "1-10", "title" : "Introduction to k Nearest Neighbour Classification and Condensed Nearest Neighbour Data Reduction", "type" : "article-journal" }, "uris" : [ "http://www.mendeley.com/documents/?uuid=ac23beb0-b313-4df4-9e57-795b18df8762" ] } ], "mendeley" : { "formattedCitation" : "(Sutton, 2012)", "plainTextFormattedCitation" : "(Sutton, 2012)", "previouslyFormattedCitation" : "(Sutton, 2012)" }, "properties" : { "noteIndex" : 0 }, "schema" : "https://github.com/citation-style-language/schema/raw/master/csl-citation.json" }</w:instrText>
      </w:r>
      <w:r w:rsidR="00071CF4">
        <w:fldChar w:fldCharType="separate"/>
      </w:r>
      <w:r w:rsidR="00DD07AF" w:rsidRPr="00DD07AF">
        <w:rPr>
          <w:b w:val="0"/>
          <w:noProof/>
        </w:rPr>
        <w:t>(Sutton, 2012)</w:t>
      </w:r>
      <w:r w:rsidR="00071CF4">
        <w:fldChar w:fldCharType="end"/>
      </w:r>
    </w:p>
    <w:p w:rsidR="00D027B9" w:rsidRDefault="00D027B9" w:rsidP="002E28AC">
      <w:pPr>
        <w:ind w:firstLine="720"/>
        <w:jc w:val="both"/>
      </w:pPr>
      <w:r>
        <w:t xml:space="preserve">Τα ακραία σημεία των κλάσεων επί των οποίων κείτονται </w:t>
      </w:r>
      <w:r w:rsidR="00312875">
        <w:t xml:space="preserve">τα δύο υπερεπίπεδα </w:t>
      </w:r>
      <w:r>
        <w:t>ονομάζονται Διανύσματα Υποστήριξης (Support Vectors) διότι αυτά ουσιαστικά υ</w:t>
      </w:r>
      <w:r w:rsidR="00312875">
        <w:t>παγορεύουν την θέση τους.</w:t>
      </w:r>
    </w:p>
    <w:p w:rsidR="00D027B9" w:rsidRDefault="00D027B9" w:rsidP="002E28AC">
      <w:pPr>
        <w:jc w:val="both"/>
      </w:pPr>
      <w:r>
        <w:t xml:space="preserve">Η απόσταση </w:t>
      </w:r>
      <w:r w:rsidR="00312875">
        <w:t>|</w:t>
      </w:r>
      <w:r w:rsidR="00312875" w:rsidRPr="006A7733">
        <w:rPr>
          <w:position w:val="-12"/>
        </w:rPr>
        <w:object w:dxaOrig="279" w:dyaOrig="360">
          <v:shape id="_x0000_i1062" type="#_x0000_t75" style="width:14.25pt;height:21.75pt" o:ole="">
            <v:imagedata r:id="rId80" o:title=""/>
          </v:shape>
          <o:OLEObject Type="Embed" ProgID="Equation.DSMT4" ShapeID="_x0000_i1062" DrawAspect="Content" ObjectID="_1582542482" r:id="rId97"/>
        </w:object>
      </w:r>
      <w:r w:rsidR="00312875">
        <w:t>+</w:t>
      </w:r>
      <w:r w:rsidR="00312875" w:rsidRPr="006A7733">
        <w:rPr>
          <w:position w:val="-12"/>
        </w:rPr>
        <w:object w:dxaOrig="279" w:dyaOrig="360">
          <v:shape id="_x0000_i1063" type="#_x0000_t75" style="width:14.25pt;height:21.75pt" o:ole="">
            <v:imagedata r:id="rId82" o:title=""/>
          </v:shape>
          <o:OLEObject Type="Embed" ProgID="Equation.DSMT4" ShapeID="_x0000_i1063" DrawAspect="Content" ObjectID="_1582542483" r:id="rId98"/>
        </w:object>
      </w:r>
      <w:r w:rsidR="00312875">
        <w:t xml:space="preserve">| </w:t>
      </w:r>
      <w:r>
        <w:t xml:space="preserve">με βάση τα παραπάνω μπορεί να εκφραστεί </w:t>
      </w:r>
      <w:r w:rsidR="00312875">
        <w:t xml:space="preserve">ως </w:t>
      </w:r>
      <w:r w:rsidR="00312875" w:rsidRPr="00312875">
        <w:rPr>
          <w:position w:val="-40"/>
        </w:rPr>
        <w:object w:dxaOrig="800" w:dyaOrig="780">
          <v:shape id="_x0000_i1064" type="#_x0000_t75" style="width:42.7pt;height:36pt" o:ole="">
            <v:imagedata r:id="rId99" o:title=""/>
          </v:shape>
          <o:OLEObject Type="Embed" ProgID="Equation.DSMT4" ShapeID="_x0000_i1064" DrawAspect="Content" ObjectID="_1582542484" r:id="rId100"/>
        </w:object>
      </w:r>
      <w:r w:rsidR="00312875">
        <w:t xml:space="preserve">. Επομένως το ζητούμενο ανάγεται στη </w:t>
      </w:r>
      <w:r>
        <w:t>μεγιστοποίηση της ποσότητας</w:t>
      </w:r>
      <w:r w:rsidR="00312875" w:rsidRPr="00312875">
        <w:rPr>
          <w:position w:val="-6"/>
          <w:lang w:val="en-US"/>
        </w:rPr>
        <w:object w:dxaOrig="220" w:dyaOrig="279">
          <v:shape id="_x0000_i1065" type="#_x0000_t75" style="width:14.25pt;height:14.25pt" o:ole="">
            <v:imagedata r:id="rId101" o:title=""/>
          </v:shape>
          <o:OLEObject Type="Embed" ProgID="Equation.DSMT4" ShapeID="_x0000_i1065" DrawAspect="Content" ObjectID="_1582542485" r:id="rId102"/>
        </w:object>
      </w:r>
      <w:r w:rsidR="00312875" w:rsidRPr="00312875">
        <w:t xml:space="preserve">, </w:t>
      </w:r>
      <w:r w:rsidR="00312875">
        <w:t xml:space="preserve">ή την ελαχιστοποίηση του </w:t>
      </w:r>
      <w:r w:rsidR="00312875" w:rsidRPr="00312875">
        <w:rPr>
          <w:position w:val="-18"/>
        </w:rPr>
        <w:object w:dxaOrig="380" w:dyaOrig="480">
          <v:shape id="_x0000_i1066" type="#_x0000_t75" style="width:21.75pt;height:21.75pt" o:ole="">
            <v:imagedata r:id="rId103" o:title=""/>
          </v:shape>
          <o:OLEObject Type="Embed" ProgID="Equation.DSMT4" ShapeID="_x0000_i1066" DrawAspect="Content" ObjectID="_1582542486" r:id="rId104"/>
        </w:object>
      </w:r>
      <w:r w:rsidR="00312875">
        <w:t xml:space="preserve">, ή της </w:t>
      </w:r>
      <w:r w:rsidR="00312875" w:rsidRPr="00312875">
        <w:rPr>
          <w:position w:val="-44"/>
        </w:rPr>
        <w:object w:dxaOrig="660" w:dyaOrig="820">
          <v:shape id="_x0000_i1067" type="#_x0000_t75" style="width:36pt;height:42.7pt" o:ole="">
            <v:imagedata r:id="rId105" o:title=""/>
          </v:shape>
          <o:OLEObject Type="Embed" ProgID="Equation.DSMT4" ShapeID="_x0000_i1067" DrawAspect="Content" ObjectID="_1582542487" r:id="rId106"/>
        </w:object>
      </w:r>
      <w:r w:rsidR="00312875">
        <w:t xml:space="preserve"> υπό τους περιορισμούς που εισάγει η σχέση (1.5).</w:t>
      </w:r>
    </w:p>
    <w:p w:rsidR="00A9433B" w:rsidRDefault="00A9433B" w:rsidP="002E28AC">
      <w:pPr>
        <w:jc w:val="both"/>
      </w:pPr>
      <w:r>
        <w:t xml:space="preserve">Όμως, αυτό οδηγεί στο πρόβλημα ελαχιστοποίησης του </w:t>
      </w:r>
      <w:r w:rsidRPr="00A9433B">
        <w:rPr>
          <w:position w:val="-44"/>
        </w:rPr>
        <w:object w:dxaOrig="1780" w:dyaOrig="840">
          <v:shape id="_x0000_i1068" type="#_x0000_t75" style="width:86.25pt;height:42.7pt" o:ole="">
            <v:imagedata r:id="rId107" o:title=""/>
          </v:shape>
          <o:OLEObject Type="Embed" ProgID="Equation.DSMT4" ShapeID="_x0000_i1068" DrawAspect="Content" ObjectID="_1582542488" r:id="rId108"/>
        </w:object>
      </w:r>
      <w:r w:rsidR="00D60C5A">
        <w:tab/>
      </w:r>
      <w:r>
        <w:t>(1.6),</w:t>
      </w:r>
    </w:p>
    <w:p w:rsidR="00D027B9" w:rsidRDefault="00A9433B" w:rsidP="002E28AC">
      <w:pPr>
        <w:jc w:val="both"/>
      </w:pPr>
      <w:r>
        <w:lastRenderedPageBreak/>
        <w:t>το οποίο αποτελεί χαρακτηριστική περίπτωση προβλήματος τετραγωνικού προγραμματισμού (</w:t>
      </w:r>
      <w:r>
        <w:rPr>
          <w:lang w:val="en-US"/>
        </w:rPr>
        <w:t>Quadratic</w:t>
      </w:r>
      <w:ins w:id="1293" w:author="Koft" w:date="2016-10-26T19:18:00Z">
        <w:r w:rsidR="00071CF4" w:rsidRPr="00071CF4">
          <w:rPr>
            <w:rPrChange w:id="1294" w:author="Koft" w:date="2016-10-26T19:18:00Z">
              <w:rPr>
                <w:color w:val="0000FF" w:themeColor="hyperlink"/>
                <w:u w:val="single"/>
                <w:lang w:val="en-US"/>
              </w:rPr>
            </w:rPrChange>
          </w:rPr>
          <w:t xml:space="preserve"> </w:t>
        </w:r>
      </w:ins>
      <w:r>
        <w:rPr>
          <w:lang w:val="en-US"/>
        </w:rPr>
        <w:t>Programming</w:t>
      </w:r>
      <w:ins w:id="1295" w:author="Koft" w:date="2016-10-26T19:18:00Z">
        <w:r w:rsidR="00071CF4" w:rsidRPr="00071CF4">
          <w:rPr>
            <w:rPrChange w:id="1296" w:author="Koft" w:date="2016-10-26T19:18:00Z">
              <w:rPr>
                <w:color w:val="0000FF" w:themeColor="hyperlink"/>
                <w:u w:val="single"/>
                <w:lang w:val="en-US"/>
              </w:rPr>
            </w:rPrChange>
          </w:rPr>
          <w:t xml:space="preserve"> </w:t>
        </w:r>
      </w:ins>
      <w:r>
        <w:rPr>
          <w:lang w:val="en-US"/>
        </w:rPr>
        <w:t>Problem</w:t>
      </w:r>
      <w:r w:rsidRPr="00A9433B">
        <w:t>-</w:t>
      </w:r>
      <w:r>
        <w:rPr>
          <w:lang w:val="en-US"/>
        </w:rPr>
        <w:t>QR</w:t>
      </w:r>
      <w:r w:rsidRPr="00A9433B">
        <w:t xml:space="preserve">). </w:t>
      </w:r>
      <w:r w:rsidR="00BB0986">
        <w:t xml:space="preserve">Χρησιμοποιώντας μετασχηματισμούς </w:t>
      </w:r>
      <w:r w:rsidR="00BB0986">
        <w:rPr>
          <w:lang w:val="en-US"/>
        </w:rPr>
        <w:t>Lagrange</w:t>
      </w:r>
      <w:r w:rsidR="00BB0986">
        <w:t xml:space="preserve">( </w:t>
      </w:r>
      <w:r w:rsidR="00BB0986">
        <w:rPr>
          <w:lang w:val="en-US"/>
        </w:rPr>
        <w:t>S</w:t>
      </w:r>
      <w:r w:rsidR="00BB0986" w:rsidRPr="00BB0986">
        <w:t xml:space="preserve">. </w:t>
      </w:r>
      <w:r w:rsidR="00BB0986">
        <w:rPr>
          <w:lang w:val="en-US"/>
        </w:rPr>
        <w:t>Brody</w:t>
      </w:r>
      <w:r w:rsidR="00BB0986">
        <w:t>σελ.17-21) που ανάγουν σε απλούστερες μορφές τους περιορισμούς του προβλήματος, καταλήγουμε τελικά στο ακόλουθο:</w:t>
      </w:r>
    </w:p>
    <w:p w:rsidR="00BB0986" w:rsidRDefault="00071CF4" w:rsidP="002E28AC">
      <w:pPr>
        <w:jc w:val="both"/>
      </w:pPr>
      <w:r w:rsidRPr="00071CF4">
        <w:rPr>
          <w:noProof/>
          <w:lang w:val="en-U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5" o:spid="_x0000_s1058" type="#_x0000_t87" style="position:absolute;left:0;text-align:left;margin-left:-4.25pt;margin-top:7.05pt;width:7.15pt;height:10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"/>
        </w:pict>
      </w:r>
      <w:r w:rsidR="00D60C5A" w:rsidRPr="00D60C5A">
        <w:rPr>
          <w:position w:val="-30"/>
        </w:rPr>
        <w:object w:dxaOrig="3480" w:dyaOrig="700">
          <v:shape id="_x0000_i1069" type="#_x0000_t75" style="width:173.3pt;height:36pt" o:ole="">
            <v:imagedata r:id="rId109" o:title=""/>
          </v:shape>
          <o:OLEObject Type="Embed" ProgID="Equation.DSMT4" ShapeID="_x0000_i1069" DrawAspect="Content" ObjectID="_1582542489" r:id="rId110"/>
        </w:object>
      </w:r>
    </w:p>
    <w:p w:rsidR="00FD3E83" w:rsidRPr="00BB0986" w:rsidRDefault="001768B2" w:rsidP="002E28AC">
      <w:pPr>
        <w:jc w:val="both"/>
      </w:pPr>
      <w:r w:rsidRPr="001768B2">
        <w:rPr>
          <w:position w:val="-28"/>
        </w:rPr>
        <w:object w:dxaOrig="1080" w:dyaOrig="680">
          <v:shape id="_x0000_i1070" type="#_x0000_t75" style="width:57.75pt;height:36pt" o:ole="">
            <v:imagedata r:id="rId111" o:title=""/>
          </v:shape>
          <o:OLEObject Type="Embed" ProgID="Equation.DSMT4" ShapeID="_x0000_i1070" DrawAspect="Content" ObjectID="_1582542490" r:id="rId112"/>
        </w:object>
      </w:r>
      <w:r w:rsidR="00D60C5A">
        <w:tab/>
      </w:r>
      <w:r w:rsidR="00D60C5A">
        <w:tab/>
      </w:r>
      <w:r w:rsidR="00D60C5A">
        <w:tab/>
      </w:r>
      <w:r w:rsidR="00D60C5A">
        <w:tab/>
      </w:r>
      <w:r w:rsidR="00D60C5A">
        <w:tab/>
      </w:r>
      <w:r w:rsidR="00D60C5A">
        <w:tab/>
      </w:r>
      <w:r w:rsidR="00D60C5A">
        <w:tab/>
      </w:r>
      <w:r w:rsidR="00D60C5A">
        <w:tab/>
        <w:t>(1.7)</w:t>
      </w:r>
    </w:p>
    <w:p w:rsidR="00FD3E83" w:rsidRDefault="001768B2" w:rsidP="002E28AC">
      <w:pPr>
        <w:jc w:val="both"/>
      </w:pPr>
      <w:r w:rsidRPr="001768B2">
        <w:rPr>
          <w:position w:val="-12"/>
        </w:rPr>
        <w:object w:dxaOrig="620" w:dyaOrig="360">
          <v:shape id="_x0000_i1071" type="#_x0000_t75" style="width:29.3pt;height:21.75pt" o:ole="">
            <v:imagedata r:id="rId113" o:title=""/>
          </v:shape>
          <o:OLEObject Type="Embed" ProgID="Equation.DSMT4" ShapeID="_x0000_i1071" DrawAspect="Content" ObjectID="_1582542491" r:id="rId114"/>
        </w:object>
      </w:r>
      <w:r w:rsidR="00F74137">
        <w:t xml:space="preserve">, οι μετασχηματιστές </w:t>
      </w:r>
      <w:r w:rsidR="00F74137">
        <w:rPr>
          <w:lang w:val="en-US"/>
        </w:rPr>
        <w:t>Lagrange</w:t>
      </w:r>
      <w:ins w:id="1297" w:author="Koft" w:date="2016-10-26T19:18:00Z">
        <w:r w:rsidR="00071CF4" w:rsidRPr="00071CF4">
          <w:rPr>
            <w:rPrChange w:id="1298" w:author="Koft" w:date="2016-10-26T19:18:00Z">
              <w:rPr>
                <w:color w:val="0000FF" w:themeColor="hyperlink"/>
                <w:u w:val="single"/>
                <w:lang w:val="en-US"/>
              </w:rPr>
            </w:rPrChange>
          </w:rPr>
          <w:t xml:space="preserve"> </w:t>
        </w:r>
      </w:ins>
      <w:r w:rsidR="00F74137">
        <w:t xml:space="preserve">και </w:t>
      </w:r>
      <w:r w:rsidR="00F74137">
        <w:rPr>
          <w:lang w:val="en-US"/>
        </w:rPr>
        <w:t>n</w:t>
      </w:r>
      <w:r w:rsidR="00F74137">
        <w:t>το πλήθος των σημείων μας</w:t>
      </w:r>
    </w:p>
    <w:p w:rsidR="00F74137" w:rsidRPr="00F74137" w:rsidRDefault="00F74137" w:rsidP="002E28AC">
      <w:pPr>
        <w:jc w:val="both"/>
      </w:pPr>
      <w:r>
        <w:t xml:space="preserve">ή αν </w:t>
      </w:r>
      <w:r w:rsidR="00906F52">
        <w:t>προτιμάται</w:t>
      </w:r>
      <w:r>
        <w:t xml:space="preserve"> την έκφραση με μορφή πινάκων:</w:t>
      </w:r>
    </w:p>
    <w:p w:rsidR="00D027B9" w:rsidRDefault="00071CF4" w:rsidP="002E28AC">
      <w:pPr>
        <w:jc w:val="both"/>
      </w:pPr>
      <w:r w:rsidRPr="00071CF4">
        <w:rPr>
          <w:noProof/>
          <w:lang w:val="en-US"/>
        </w:rPr>
        <w:pict>
          <v:shape id="AutoShape 37" o:spid="_x0000_s1054" type="#_x0000_t87" style="position:absolute;left:0;text-align:left;margin-left:-2.95pt;margin-top:1.9pt;width:7.15pt;height:7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"/>
        </w:pict>
      </w:r>
      <w:r w:rsidR="00F74137" w:rsidRPr="00F74137">
        <w:rPr>
          <w:position w:val="-10"/>
        </w:rPr>
        <w:object w:dxaOrig="2740" w:dyaOrig="360">
          <v:shape id="_x0000_i1072" type="#_x0000_t75" style="width:137.3pt;height:21.75pt" o:ole="">
            <v:imagedata r:id="rId115" o:title=""/>
          </v:shape>
          <o:OLEObject Type="Embed" ProgID="Equation.DSMT4" ShapeID="_x0000_i1072" DrawAspect="Content" ObjectID="_1582542492" r:id="rId116"/>
        </w:object>
      </w:r>
    </w:p>
    <w:p w:rsidR="00F74137" w:rsidRDefault="00F74137" w:rsidP="002E28AC">
      <w:pPr>
        <w:jc w:val="both"/>
      </w:pPr>
      <w:r w:rsidRPr="00F74137">
        <w:rPr>
          <w:position w:val="-10"/>
        </w:rPr>
        <w:object w:dxaOrig="800" w:dyaOrig="360">
          <v:shape id="_x0000_i1073" type="#_x0000_t75" style="width:42.7pt;height:21.75pt" o:ole="">
            <v:imagedata r:id="rId117" o:title=""/>
          </v:shape>
          <o:OLEObject Type="Embed" ProgID="Equation.DSMT4" ShapeID="_x0000_i1073" DrawAspect="Content" ObjectID="_1582542493" r:id="rId118"/>
        </w:object>
      </w:r>
      <w:r>
        <w:tab/>
      </w:r>
      <w:r>
        <w:tab/>
      </w:r>
      <w:r>
        <w:tab/>
      </w:r>
      <w:r>
        <w:tab/>
      </w:r>
      <w:r>
        <w:tab/>
        <w:t>(1.8)</w:t>
      </w:r>
    </w:p>
    <w:p w:rsidR="00F74137" w:rsidRDefault="00F74137" w:rsidP="002E28AC">
      <w:pPr>
        <w:jc w:val="both"/>
      </w:pPr>
      <w:r w:rsidRPr="00F74137">
        <w:rPr>
          <w:position w:val="-6"/>
        </w:rPr>
        <w:object w:dxaOrig="560" w:dyaOrig="279">
          <v:shape id="_x0000_i1074" type="#_x0000_t75" style="width:29.3pt;height:14.25pt" o:ole="">
            <v:imagedata r:id="rId119" o:title=""/>
          </v:shape>
          <o:OLEObject Type="Embed" ProgID="Equation.DSMT4" ShapeID="_x0000_i1074" DrawAspect="Content" ObjectID="_1582542494" r:id="rId120"/>
        </w:object>
      </w:r>
    </w:p>
    <w:p w:rsidR="00F74137" w:rsidRDefault="00F74137" w:rsidP="002E28AC">
      <w:pPr>
        <w:jc w:val="both"/>
      </w:pPr>
      <w:r>
        <w:t xml:space="preserve">όπου, </w:t>
      </w:r>
      <w:r>
        <w:rPr>
          <w:lang w:val="en-US"/>
        </w:rPr>
        <w:t>Hessian</w:t>
      </w:r>
      <w:ins w:id="1299" w:author="Koft" w:date="2016-10-26T19:18:00Z">
        <w:r w:rsidR="00AC2859">
          <w:rPr>
            <w:lang w:val="en-US"/>
          </w:rPr>
          <w:t xml:space="preserve"> </w:t>
        </w:r>
      </w:ins>
      <w:r>
        <w:rPr>
          <w:lang w:val="en-US"/>
        </w:rPr>
        <w:t>matrix</w:t>
      </w:r>
      <w:r w:rsidRPr="00E61F58">
        <w:t xml:space="preserve">: </w:t>
      </w:r>
      <w:r w:rsidRPr="00F74137">
        <w:rPr>
          <w:position w:val="-14"/>
          <w:lang w:val="en-US"/>
        </w:rPr>
        <w:object w:dxaOrig="1440" w:dyaOrig="400">
          <v:shape id="_x0000_i1075" type="#_x0000_t75" style="width:1in;height:21.75pt" o:ole="">
            <v:imagedata r:id="rId121" o:title=""/>
          </v:shape>
          <o:OLEObject Type="Embed" ProgID="Equation.DSMT4" ShapeID="_x0000_i1075" DrawAspect="Content" ObjectID="_1582542495" r:id="rId122"/>
        </w:object>
      </w:r>
      <w:r>
        <w:t xml:space="preserve">και </w:t>
      </w:r>
      <w:r w:rsidRPr="00F74137">
        <w:rPr>
          <w:position w:val="-10"/>
        </w:rPr>
        <w:object w:dxaOrig="1280" w:dyaOrig="360">
          <v:shape id="_x0000_i1076" type="#_x0000_t75" style="width:65.3pt;height:21.75pt" o:ole="">
            <v:imagedata r:id="rId123" o:title=""/>
          </v:shape>
          <o:OLEObject Type="Embed" ProgID="Equation.DSMT4" ShapeID="_x0000_i1076" DrawAspect="Content" ObjectID="_1582542496" r:id="rId124"/>
        </w:object>
      </w:r>
    </w:p>
    <w:p w:rsidR="00654571" w:rsidRDefault="00F74137" w:rsidP="002E28AC">
      <w:pPr>
        <w:jc w:val="both"/>
      </w:pPr>
      <w:r>
        <w:t xml:space="preserve">Η λύση του προβλήματος θα έλθει με την επίλυση του παραπάνω συστήματος.Με την μεγιστοποίηση δηλαδή της συνάρτησης υπό τους περιορισμούς της, ώστε να προκύψει η λύση, δηλαδή οι πολλαπλασιαστές Lagrange. Έπειτα, από τη σχέση </w:t>
      </w:r>
      <w:r w:rsidR="00654571">
        <w:t xml:space="preserve">του μετασχηματισμού </w:t>
      </w:r>
    </w:p>
    <w:p w:rsidR="00654571" w:rsidRDefault="00654571" w:rsidP="002E28AC">
      <w:pPr>
        <w:jc w:val="both"/>
      </w:pPr>
      <w:r w:rsidRPr="00654571">
        <w:rPr>
          <w:position w:val="-32"/>
        </w:rPr>
        <w:object w:dxaOrig="4040" w:dyaOrig="720">
          <v:shape id="_x0000_i1077" type="#_x0000_t75" style="width:201.75pt;height:36pt" o:ole="">
            <v:imagedata r:id="rId125" o:title=""/>
          </v:shape>
          <o:OLEObject Type="Embed" ProgID="Equation.DSMT4" ShapeID="_x0000_i1077" DrawAspect="Content" ObjectID="_1582542497" r:id="rId126"/>
        </w:object>
      </w:r>
    </w:p>
    <w:p w:rsidR="00F74137" w:rsidRDefault="00654571" w:rsidP="002E28AC">
      <w:pPr>
        <w:jc w:val="both"/>
      </w:pPr>
      <w:r>
        <w:t xml:space="preserve">υπολογίζεται ο παράγοντας </w:t>
      </w:r>
      <w:r w:rsidRPr="00654571">
        <w:rPr>
          <w:position w:val="-6"/>
        </w:rPr>
        <w:object w:dxaOrig="320" w:dyaOrig="380">
          <v:shape id="_x0000_i1078" type="#_x0000_t75" style="width:14.25pt;height:21.75pt" o:ole="">
            <v:imagedata r:id="rId127" o:title=""/>
          </v:shape>
          <o:OLEObject Type="Embed" ProgID="Equation.DSMT4" ShapeID="_x0000_i1078" DrawAspect="Content" ObjectID="_1582542498" r:id="rId128"/>
        </w:object>
      </w:r>
      <w:r>
        <w:t>που</w:t>
      </w:r>
      <w:r w:rsidR="00F74137">
        <w:t xml:space="preserve"> καθορίζει την κλίση-μορφή τ</w:t>
      </w:r>
      <w:r>
        <w:t>ου βέλτιστου διαχωριστικούυπερεπιπέδου</w:t>
      </w:r>
      <w:r w:rsidR="00F74137">
        <w:t xml:space="preserve">. </w:t>
      </w:r>
      <w:r>
        <w:t xml:space="preserve">Και για τα ακραία σημεία, αυτά δηλαδή με μηδενικούς συντελεστές </w:t>
      </w:r>
      <w:r>
        <w:rPr>
          <w:lang w:val="en-US"/>
        </w:rPr>
        <w:t>Lagrange</w:t>
      </w:r>
      <w:r>
        <w:t>, θα πάρουμε τη σχέση:</w:t>
      </w:r>
    </w:p>
    <w:p w:rsidR="00F74137" w:rsidRPr="00906F52" w:rsidRDefault="00654571" w:rsidP="002E28AC">
      <w:pPr>
        <w:jc w:val="both"/>
      </w:pPr>
      <w:r w:rsidRPr="00654571">
        <w:rPr>
          <w:position w:val="-12"/>
        </w:rPr>
        <w:object w:dxaOrig="1320" w:dyaOrig="440">
          <v:shape id="_x0000_i1079" type="#_x0000_t75" style="width:65.3pt;height:21.75pt" o:ole="">
            <v:imagedata r:id="rId129" o:title=""/>
          </v:shape>
          <o:OLEObject Type="Embed" ProgID="Equation.DSMT4" ShapeID="_x0000_i1079" DrawAspect="Content" ObjectID="_1582542499" r:id="rId130"/>
        </w:object>
      </w:r>
      <w:r>
        <w:tab/>
        <w:t xml:space="preserve">(1.9), από την οποία μπορούμε να υπολογίσουμε το </w:t>
      </w:r>
      <w:r w:rsidRPr="00654571">
        <w:rPr>
          <w:position w:val="-6"/>
        </w:rPr>
        <w:object w:dxaOrig="260" w:dyaOrig="320">
          <v:shape id="_x0000_i1080" type="#_x0000_t75" style="width:14.25pt;height:14.25pt" o:ole="">
            <v:imagedata r:id="rId131" o:title=""/>
          </v:shape>
          <o:OLEObject Type="Embed" ProgID="Equation.DSMT4" ShapeID="_x0000_i1080" DrawAspect="Content" ObjectID="_1582542500" r:id="rId132"/>
        </w:object>
      </w:r>
      <w:r w:rsidR="001A3B08">
        <w:t xml:space="preserve">της βέλτιστης διαχωριστικής ευθείας από οποιοδήποτε σημείο που λειτουργεί ως SV . Για πιο ακριβή αποτελέσματα, προτιμότερο είναι να λυθεί η (1.9) για όλα τα SVs (έστω ns το πλήθος τους) και έτσι να προκύψουν τα αντίστοιχα </w:t>
      </w:r>
      <w:r w:rsidR="001A3B08" w:rsidRPr="001A3B08">
        <w:rPr>
          <w:position w:val="-12"/>
        </w:rPr>
        <w:object w:dxaOrig="279" w:dyaOrig="380">
          <v:shape id="_x0000_i1081" type="#_x0000_t75" style="width:14.25pt;height:21.75pt" o:ole="">
            <v:imagedata r:id="rId133" o:title=""/>
          </v:shape>
          <o:OLEObject Type="Embed" ProgID="Equation.DSMT4" ShapeID="_x0000_i1081" DrawAspect="Content" ObjectID="_1582542501" r:id="rId134"/>
        </w:object>
      </w:r>
      <w:r w:rsidR="001A3B08">
        <w:t xml:space="preserve">. Προφανώς, τα </w:t>
      </w:r>
      <w:r w:rsidR="001A3B08" w:rsidRPr="001A3B08">
        <w:rPr>
          <w:position w:val="-12"/>
        </w:rPr>
        <w:object w:dxaOrig="279" w:dyaOrig="380">
          <v:shape id="_x0000_i1082" type="#_x0000_t75" style="width:14.25pt;height:21.75pt" o:ole="">
            <v:imagedata r:id="rId135" o:title=""/>
          </v:shape>
          <o:OLEObject Type="Embed" ProgID="Equation.DSMT4" ShapeID="_x0000_i1082" DrawAspect="Content" ObjectID="_1582542502" r:id="rId136"/>
        </w:object>
      </w:r>
      <w:r w:rsidR="001A3B08">
        <w:t xml:space="preserve">που θαπροκύψουν θα είναι όσα και τα SVs, δηλαδή ns. Τέλος, το </w:t>
      </w:r>
      <w:r w:rsidR="001A3B08" w:rsidRPr="00654571">
        <w:rPr>
          <w:position w:val="-6"/>
        </w:rPr>
        <w:object w:dxaOrig="260" w:dyaOrig="320">
          <v:shape id="_x0000_i1083" type="#_x0000_t75" style="width:14.25pt;height:14.25pt" o:ole="">
            <v:imagedata r:id="rId131" o:title=""/>
          </v:shape>
          <o:OLEObject Type="Embed" ProgID="Equation.DSMT4" ShapeID="_x0000_i1083" DrawAspect="Content" ObjectID="_1582542503" r:id="rId137"/>
        </w:object>
      </w:r>
      <w:r w:rsidR="001A3B08">
        <w:t xml:space="preserve">που θα χρησιμοποιήσουμε για το βέλτιστο διαχωριστικό υπερεπίπεδο θα προκύψει ως ο μέσος όρος των </w:t>
      </w:r>
      <w:r w:rsidR="001A3B08" w:rsidRPr="001A3B08">
        <w:rPr>
          <w:position w:val="-12"/>
        </w:rPr>
        <w:object w:dxaOrig="279" w:dyaOrig="380">
          <v:shape id="_x0000_i1084" type="#_x0000_t75" style="width:14.25pt;height:21.75pt" o:ole="">
            <v:imagedata r:id="rId138" o:title=""/>
          </v:shape>
          <o:OLEObject Type="Embed" ProgID="Equation.DSMT4" ShapeID="_x0000_i1084" DrawAspect="Content" ObjectID="_1582542504" r:id="rId139"/>
        </w:object>
      </w:r>
      <w:r w:rsidR="001A3B08">
        <w:t>. (</w:t>
      </w:r>
      <w:r w:rsidR="001A3B08">
        <w:rPr>
          <w:lang w:val="en-US"/>
        </w:rPr>
        <w:t>Burges</w:t>
      </w:r>
      <w:r w:rsidR="001A3B08" w:rsidRPr="00906F52">
        <w:t>, 1998)</w:t>
      </w:r>
    </w:p>
    <w:p w:rsidR="001A3B08" w:rsidRDefault="001A3B08" w:rsidP="002E28AC">
      <w:pPr>
        <w:ind w:firstLine="720"/>
        <w:jc w:val="both"/>
      </w:pPr>
      <w:r w:rsidRPr="001A3B08">
        <w:t>Γενικεύοντας, μπορούμε να πούμε ότι για τα σημεία που θα ισχύε</w:t>
      </w:r>
      <w:r>
        <w:t xml:space="preserve">ι </w:t>
      </w:r>
      <w:r w:rsidRPr="001A3B08">
        <w:rPr>
          <w:position w:val="-12"/>
        </w:rPr>
        <w:object w:dxaOrig="620" w:dyaOrig="360">
          <v:shape id="_x0000_i1085" type="#_x0000_t75" style="width:29.3pt;height:21.75pt" o:ole="">
            <v:imagedata r:id="rId140" o:title=""/>
          </v:shape>
          <o:OLEObject Type="Embed" ProgID="Equation.DSMT4" ShapeID="_x0000_i1085" DrawAspect="Content" ObjectID="_1582542505" r:id="rId141"/>
        </w:object>
      </w:r>
      <w:r w:rsidRPr="001A3B08">
        <w:t>αποτελούν τα διανύσματα υποστήριξης (</w:t>
      </w:r>
      <w:r w:rsidRPr="001A3B08">
        <w:rPr>
          <w:lang w:val="en-US"/>
        </w:rPr>
        <w:t>SVs</w:t>
      </w:r>
      <w:r w:rsidRPr="001A3B08">
        <w:t>), δηλαδή τα ακραία σημεία των κλάσ</w:t>
      </w:r>
      <w:r>
        <w:t xml:space="preserve">εων, ενώ </w:t>
      </w:r>
      <w:r>
        <w:lastRenderedPageBreak/>
        <w:t xml:space="preserve">για όλα τα άλλα ισχύει </w:t>
      </w:r>
      <w:r w:rsidRPr="001A3B08">
        <w:rPr>
          <w:position w:val="-12"/>
        </w:rPr>
        <w:object w:dxaOrig="620" w:dyaOrig="360">
          <v:shape id="_x0000_i1086" type="#_x0000_t75" style="width:29.3pt;height:21.75pt" o:ole="">
            <v:imagedata r:id="rId142" o:title=""/>
          </v:shape>
          <o:OLEObject Type="Embed" ProgID="Equation.DSMT4" ShapeID="_x0000_i1086" DrawAspect="Content" ObjectID="_1582542506" r:id="rId143"/>
        </w:object>
      </w:r>
      <w:r w:rsidRPr="001A3B08">
        <w:t xml:space="preserve"> . Πλέον, έχουμε διαχωρίσει τις δύο κλ</w:t>
      </w:r>
      <w:r>
        <w:t xml:space="preserve">άσεις αφού έχουν βρεθεί όλες οι </w:t>
      </w:r>
      <w:r w:rsidRPr="001A3B08">
        <w:t xml:space="preserve">παράμετροι της εξίσωσης της διαχωριστικής ευθείας. Αναγκαίο τώρα είναι να ειπωθεί και ο τρόπος κατάταξης ενός νέου σημείου. </w:t>
      </w:r>
    </w:p>
    <w:p w:rsidR="00D027B9" w:rsidRDefault="001A3B08" w:rsidP="002E28AC">
      <w:pPr>
        <w:ind w:firstLine="720"/>
        <w:jc w:val="both"/>
      </w:pPr>
      <w:r>
        <w:t>Από</w:t>
      </w:r>
      <w:ins w:id="1300" w:author="Koft" w:date="2016-10-26T19:18:00Z">
        <w:r w:rsidR="00071CF4" w:rsidRPr="00071CF4">
          <w:rPr>
            <w:rPrChange w:id="1301" w:author="Koft" w:date="2016-10-26T19:18:00Z">
              <w:rPr>
                <w:color w:val="0000FF" w:themeColor="hyperlink"/>
                <w:u w:val="single"/>
                <w:lang w:val="en-US"/>
              </w:rPr>
            </w:rPrChange>
          </w:rPr>
          <w:t xml:space="preserve"> </w:t>
        </w:r>
      </w:ins>
      <w:r>
        <w:t>τον</w:t>
      </w:r>
      <w:ins w:id="1302" w:author="Koft" w:date="2016-10-26T19:18:00Z">
        <w:r w:rsidR="00071CF4" w:rsidRPr="00071CF4">
          <w:rPr>
            <w:rPrChange w:id="1303" w:author="Koft" w:date="2016-10-26T19:18:00Z">
              <w:rPr>
                <w:color w:val="0000FF" w:themeColor="hyperlink"/>
                <w:u w:val="single"/>
                <w:lang w:val="en-US"/>
              </w:rPr>
            </w:rPrChange>
          </w:rPr>
          <w:t xml:space="preserve"> </w:t>
        </w:r>
      </w:ins>
      <w:r w:rsidRPr="00443176">
        <w:rPr>
          <w:lang w:val="en-US"/>
        </w:rPr>
        <w:t>Vapnik</w:t>
      </w:r>
      <w:ins w:id="1304" w:author="Koft" w:date="2016-10-26T19:18:00Z">
        <w:r w:rsidR="00071CF4" w:rsidRPr="00071CF4">
          <w:rPr>
            <w:rPrChange w:id="1305" w:author="Koft" w:date="2016-10-26T19:18:00Z">
              <w:rPr>
                <w:color w:val="0000FF" w:themeColor="hyperlink"/>
                <w:u w:val="single"/>
                <w:lang w:val="en-US"/>
              </w:rPr>
            </w:rPrChange>
          </w:rPr>
          <w:t xml:space="preserve"> </w:t>
        </w:r>
      </w:ins>
      <w:r>
        <w:t>προτάθηκε μια συνάρτηση απόφασης (</w:t>
      </w:r>
      <w:r>
        <w:rPr>
          <w:lang w:val="en-US"/>
        </w:rPr>
        <w:t>decision</w:t>
      </w:r>
      <w:ins w:id="1306" w:author="Koft" w:date="2016-10-26T19:18:00Z">
        <w:r w:rsidR="00071CF4" w:rsidRPr="00071CF4">
          <w:rPr>
            <w:rPrChange w:id="1307" w:author="Koft" w:date="2016-10-26T19:18:00Z">
              <w:rPr>
                <w:color w:val="0000FF" w:themeColor="hyperlink"/>
                <w:u w:val="single"/>
                <w:lang w:val="en-US"/>
              </w:rPr>
            </w:rPrChange>
          </w:rPr>
          <w:t xml:space="preserve"> </w:t>
        </w:r>
      </w:ins>
      <w:r>
        <w:rPr>
          <w:lang w:val="en-US"/>
        </w:rPr>
        <w:t>function</w:t>
      </w:r>
      <w:r w:rsidR="00443176">
        <w:t xml:space="preserve">) η οποία αποτελεί τη συνάρτηση </w:t>
      </w:r>
      <w:r w:rsidR="00906F52">
        <w:t>ταξινόμησης</w:t>
      </w:r>
      <w:r w:rsidR="00443176">
        <w:t xml:space="preserve"> και εκφράζεται ως το εσωτερικό γινόμενο των δεδομένων, δηλαδή </w:t>
      </w:r>
      <w:r>
        <w:t>:</w:t>
      </w:r>
      <w:r w:rsidRPr="001A3B08">
        <w:rPr>
          <w:position w:val="-10"/>
        </w:rPr>
        <w:object w:dxaOrig="1359" w:dyaOrig="420">
          <v:shape id="_x0000_i1087" type="#_x0000_t75" style="width:65.3pt;height:21.75pt" o:ole="">
            <v:imagedata r:id="rId144" o:title=""/>
          </v:shape>
          <o:OLEObject Type="Embed" ProgID="Equation.DSMT4" ShapeID="_x0000_i1087" DrawAspect="Content" ObjectID="_1582542507" r:id="rId145"/>
        </w:object>
      </w:r>
      <w:r w:rsidRPr="001A3B08">
        <w:t xml:space="preserve">, </w:t>
      </w:r>
      <w:r w:rsidR="00443176">
        <w:t xml:space="preserve">όπου </w:t>
      </w:r>
      <w:r w:rsidR="00443176" w:rsidRPr="00443176">
        <w:rPr>
          <w:position w:val="-6"/>
        </w:rPr>
        <w:object w:dxaOrig="200" w:dyaOrig="340">
          <v:shape id="_x0000_i1088" type="#_x0000_t75" style="width:6.7pt;height:14.25pt" o:ole="">
            <v:imagedata r:id="rId146" o:title=""/>
          </v:shape>
          <o:OLEObject Type="Embed" ProgID="Equation.DSMT4" ShapeID="_x0000_i1088" DrawAspect="Content" ObjectID="_1582542508" r:id="rId147"/>
        </w:object>
      </w:r>
      <w:r>
        <w:t xml:space="preserve"> το προς κατάταξη σημείο. Ελέγχοντας το πρόσημο της συνάρτησης, </w:t>
      </w:r>
      <w:r w:rsidRPr="001A3B08">
        <w:rPr>
          <w:position w:val="-10"/>
        </w:rPr>
        <w:object w:dxaOrig="2340" w:dyaOrig="420">
          <v:shape id="_x0000_i1089" type="#_x0000_t75" style="width:114.7pt;height:21.75pt" o:ole="">
            <v:imagedata r:id="rId148" o:title=""/>
          </v:shape>
          <o:OLEObject Type="Embed" ProgID="Equation.DSMT4" ShapeID="_x0000_i1089" DrawAspect="Content" ObjectID="_1582542509" r:id="rId149"/>
        </w:object>
      </w:r>
      <w:r>
        <w:t xml:space="preserve"> κατατάσσουμε το σημείο στην αντίσττοιχη κλάση.</w:t>
      </w:r>
    </w:p>
    <w:p w:rsidR="00875634" w:rsidRDefault="00875634" w:rsidP="002E28AC">
      <w:pPr>
        <w:ind w:firstLine="720"/>
        <w:jc w:val="both"/>
      </w:pPr>
    </w:p>
    <w:p w:rsidR="00ED5B32" w:rsidRPr="00F133EF" w:rsidRDefault="005F7450" w:rsidP="002E28AC">
      <w:pPr>
        <w:pStyle w:val="Heading3"/>
        <w:jc w:val="both"/>
        <w:rPr>
          <w:rStyle w:val="IntenseEmphasis"/>
          <w:b/>
        </w:rPr>
      </w:pPr>
      <w:bookmarkStart w:id="1308" w:name="_Toc462922483"/>
      <w:r w:rsidRPr="00F133EF">
        <w:rPr>
          <w:rStyle w:val="IntenseEmphasis"/>
          <w:b/>
        </w:rPr>
        <w:t xml:space="preserve">Εφαρμογή στην </w:t>
      </w:r>
      <w:r w:rsidRPr="00F133EF">
        <w:rPr>
          <w:rStyle w:val="IntenseEmphasis"/>
          <w:b/>
          <w:lang w:val="en-US"/>
        </w:rPr>
        <w:t>R</w:t>
      </w:r>
      <w:r w:rsidR="0090085E" w:rsidRPr="00F133EF">
        <w:rPr>
          <w:rStyle w:val="FootnoteReference"/>
          <w:b w:val="0"/>
          <w:bCs w:val="0"/>
          <w:i/>
          <w:iCs/>
          <w:lang w:val="en-US"/>
        </w:rPr>
        <w:footnoteReference w:id="6"/>
      </w:r>
      <w:r w:rsidR="00ED5B32" w:rsidRPr="00F133EF">
        <w:rPr>
          <w:rStyle w:val="IntenseEmphasis"/>
          <w:b/>
        </w:rPr>
        <w:t>:</w:t>
      </w:r>
      <w:bookmarkEnd w:id="1308"/>
    </w:p>
    <w:p w:rsidR="00E61F58" w:rsidRPr="002E3AE4" w:rsidRDefault="00ED5B32" w:rsidP="002E28AC">
      <w:pPr>
        <w:ind w:firstLine="720"/>
        <w:jc w:val="both"/>
        <w:rPr>
          <w:rStyle w:val="IntenseEmphasis"/>
          <w:b w:val="0"/>
          <w:i w:val="0"/>
          <w:color w:val="auto"/>
        </w:rPr>
      </w:pPr>
      <w:r>
        <w:rPr>
          <w:rStyle w:val="IntenseEmphasis"/>
          <w:b w:val="0"/>
          <w:i w:val="0"/>
          <w:color w:val="auto"/>
        </w:rPr>
        <w:t xml:space="preserve">Για την εφαρμογή του </w:t>
      </w:r>
      <w:r>
        <w:rPr>
          <w:rStyle w:val="IntenseEmphasis"/>
          <w:b w:val="0"/>
          <w:i w:val="0"/>
          <w:color w:val="auto"/>
          <w:lang w:val="en-US"/>
        </w:rPr>
        <w:t>SVM</w:t>
      </w:r>
      <w:ins w:id="1310" w:author="Koft" w:date="2016-10-26T19:18:00Z">
        <w:r w:rsidR="00071CF4" w:rsidRPr="00071CF4">
          <w:rPr>
            <w:rStyle w:val="IntenseEmphasis"/>
            <w:b w:val="0"/>
            <w:i w:val="0"/>
            <w:color w:val="auto"/>
            <w:rPrChange w:id="1311" w:author="Koft" w:date="2016-10-26T19:18:00Z">
              <w:rPr>
                <w:rStyle w:val="IntenseEmphasis"/>
                <w:b w:val="0"/>
                <w:i w:val="0"/>
                <w:color w:val="auto"/>
                <w:lang w:val="en-US"/>
              </w:rPr>
            </w:rPrChange>
          </w:rPr>
          <w:t xml:space="preserve"> </w:t>
        </w:r>
      </w:ins>
      <w:r w:rsidR="00CA5471">
        <w:rPr>
          <w:rStyle w:val="IntenseEmphasis"/>
          <w:b w:val="0"/>
          <w:i w:val="0"/>
          <w:color w:val="auto"/>
        </w:rPr>
        <w:t>εργασθ</w:t>
      </w:r>
      <w:r>
        <w:rPr>
          <w:rStyle w:val="IntenseEmphasis"/>
          <w:b w:val="0"/>
          <w:i w:val="0"/>
          <w:color w:val="auto"/>
        </w:rPr>
        <w:t xml:space="preserve">ήκαμε με το στατιστικό λογισμικό της </w:t>
      </w:r>
      <w:r>
        <w:rPr>
          <w:rStyle w:val="IntenseEmphasis"/>
          <w:b w:val="0"/>
          <w:i w:val="0"/>
          <w:color w:val="auto"/>
          <w:lang w:val="en-US"/>
        </w:rPr>
        <w:t>R</w:t>
      </w:r>
      <w:r>
        <w:rPr>
          <w:rStyle w:val="IntenseEmphasis"/>
          <w:b w:val="0"/>
          <w:i w:val="0"/>
          <w:color w:val="auto"/>
        </w:rPr>
        <w:t xml:space="preserve"> στην </w:t>
      </w:r>
      <w:r w:rsidR="00906F52">
        <w:rPr>
          <w:rStyle w:val="IntenseEmphasis"/>
          <w:b w:val="0"/>
          <w:i w:val="0"/>
          <w:color w:val="auto"/>
        </w:rPr>
        <w:t>πλατφόρμα</w:t>
      </w:r>
      <w:ins w:id="1312" w:author="Koft" w:date="2016-10-26T19:18:00Z">
        <w:r w:rsidR="00071CF4" w:rsidRPr="00071CF4">
          <w:rPr>
            <w:rStyle w:val="IntenseEmphasis"/>
            <w:b w:val="0"/>
            <w:i w:val="0"/>
            <w:color w:val="auto"/>
            <w:rPrChange w:id="1313" w:author="Koft" w:date="2016-10-26T19:18:00Z">
              <w:rPr>
                <w:rStyle w:val="IntenseEmphasis"/>
                <w:b w:val="0"/>
                <w:i w:val="0"/>
                <w:color w:val="auto"/>
                <w:lang w:val="en-US"/>
              </w:rPr>
            </w:rPrChange>
          </w:rPr>
          <w:t xml:space="preserve"> </w:t>
        </w:r>
      </w:ins>
      <w:r>
        <w:rPr>
          <w:rStyle w:val="IntenseEmphasis"/>
          <w:b w:val="0"/>
          <w:i w:val="0"/>
          <w:color w:val="auto"/>
          <w:lang w:val="en-US"/>
        </w:rPr>
        <w:t>Rstudio</w:t>
      </w:r>
      <w:r w:rsidRPr="00ED5B32">
        <w:rPr>
          <w:rStyle w:val="IntenseEmphasis"/>
          <w:b w:val="0"/>
          <w:i w:val="0"/>
          <w:color w:val="auto"/>
        </w:rPr>
        <w:t>.</w:t>
      </w:r>
      <w:r w:rsidR="003465A0">
        <w:rPr>
          <w:rStyle w:val="IntenseEmphasis"/>
          <w:b w:val="0"/>
          <w:i w:val="0"/>
          <w:color w:val="auto"/>
        </w:rPr>
        <w:t xml:space="preserve"> Στηριζόμενοι στ</w:t>
      </w:r>
      <w:r w:rsidR="002E3AE4">
        <w:rPr>
          <w:rStyle w:val="IntenseEmphasis"/>
          <w:b w:val="0"/>
          <w:i w:val="0"/>
          <w:color w:val="auto"/>
        </w:rPr>
        <w:t xml:space="preserve">ον αλγόριθμο </w:t>
      </w:r>
      <w:r w:rsidR="003465A0">
        <w:rPr>
          <w:rStyle w:val="IntenseEmphasis"/>
          <w:b w:val="0"/>
          <w:i w:val="0"/>
          <w:color w:val="auto"/>
          <w:lang w:val="en-US"/>
        </w:rPr>
        <w:t>SVO</w:t>
      </w:r>
      <w:r w:rsidR="002E3AE4">
        <w:rPr>
          <w:rStyle w:val="IntenseEmphasis"/>
          <w:b w:val="0"/>
          <w:i w:val="0"/>
          <w:color w:val="auto"/>
        </w:rPr>
        <w:t xml:space="preserve"> του</w:t>
      </w:r>
      <w:ins w:id="1314" w:author="Koft" w:date="2016-10-26T19:19:00Z">
        <w:r w:rsidR="00071CF4" w:rsidRPr="00071CF4">
          <w:rPr>
            <w:rStyle w:val="IntenseEmphasis"/>
            <w:b w:val="0"/>
            <w:i w:val="0"/>
            <w:color w:val="auto"/>
            <w:rPrChange w:id="1315" w:author="Koft" w:date="2016-10-26T19:19:00Z">
              <w:rPr>
                <w:rStyle w:val="IntenseEmphasis"/>
                <w:b w:val="0"/>
                <w:i w:val="0"/>
                <w:color w:val="auto"/>
                <w:lang w:val="en-US"/>
              </w:rPr>
            </w:rPrChange>
          </w:rPr>
          <w:t xml:space="preserve"> </w:t>
        </w:r>
      </w:ins>
      <w:r w:rsidR="002E3AE4">
        <w:rPr>
          <w:rStyle w:val="IntenseEmphasis"/>
          <w:b w:val="0"/>
          <w:i w:val="0"/>
          <w:color w:val="auto"/>
          <w:lang w:val="en-US"/>
        </w:rPr>
        <w:t>John</w:t>
      </w:r>
      <w:ins w:id="1316" w:author="Koft" w:date="2016-10-26T19:18:00Z">
        <w:r w:rsidR="00071CF4" w:rsidRPr="00071CF4">
          <w:rPr>
            <w:rStyle w:val="IntenseEmphasis"/>
            <w:b w:val="0"/>
            <w:i w:val="0"/>
            <w:color w:val="auto"/>
            <w:rPrChange w:id="1317" w:author="Koft" w:date="2016-10-26T19:19:00Z">
              <w:rPr>
                <w:rStyle w:val="IntenseEmphasis"/>
                <w:b w:val="0"/>
                <w:i w:val="0"/>
                <w:color w:val="auto"/>
                <w:lang w:val="en-US"/>
              </w:rPr>
            </w:rPrChange>
          </w:rPr>
          <w:t xml:space="preserve"> </w:t>
        </w:r>
      </w:ins>
      <w:r w:rsidR="002E3AE4">
        <w:rPr>
          <w:rStyle w:val="IntenseEmphasis"/>
          <w:b w:val="0"/>
          <w:i w:val="0"/>
          <w:color w:val="auto"/>
          <w:lang w:val="en-US"/>
        </w:rPr>
        <w:t>Platt</w:t>
      </w:r>
      <w:ins w:id="1318" w:author="Koft" w:date="2016-10-26T19:19:00Z">
        <w:r w:rsidR="00071CF4" w:rsidRPr="00071CF4">
          <w:rPr>
            <w:rStyle w:val="IntenseEmphasis"/>
            <w:b w:val="0"/>
            <w:i w:val="0"/>
            <w:color w:val="auto"/>
            <w:rPrChange w:id="1319" w:author="Koft" w:date="2016-10-26T19:19:00Z">
              <w:rPr>
                <w:rStyle w:val="IntenseEmphasis"/>
                <w:b w:val="0"/>
                <w:i w:val="0"/>
                <w:color w:val="auto"/>
                <w:lang w:val="en-US"/>
              </w:rPr>
            </w:rPrChange>
          </w:rPr>
          <w:t xml:space="preserve"> </w:t>
        </w:r>
      </w:ins>
      <w:r w:rsidR="002E3AE4">
        <w:rPr>
          <w:rStyle w:val="IntenseEmphasis"/>
          <w:b w:val="0"/>
          <w:i w:val="0"/>
          <w:color w:val="auto"/>
        </w:rPr>
        <w:t xml:space="preserve">που έχει αναπτυχθεί βασιζόμενος </w:t>
      </w:r>
      <w:r w:rsidR="003465A0">
        <w:rPr>
          <w:rStyle w:val="IntenseEmphasis"/>
          <w:b w:val="0"/>
          <w:i w:val="0"/>
          <w:color w:val="auto"/>
        </w:rPr>
        <w:t xml:space="preserve">στην ιδιαίτερη δομή των προβλημάτων τετραγωνικού προγραμματισμού που προκύπτουν από τον </w:t>
      </w:r>
      <w:r w:rsidR="003465A0">
        <w:rPr>
          <w:rStyle w:val="IntenseEmphasis"/>
          <w:b w:val="0"/>
          <w:i w:val="0"/>
          <w:color w:val="auto"/>
          <w:lang w:val="en-US"/>
        </w:rPr>
        <w:t>SVM</w:t>
      </w:r>
      <w:ins w:id="1320" w:author="Koft" w:date="2016-10-26T19:19:00Z">
        <w:r w:rsidR="00071CF4" w:rsidRPr="00071CF4">
          <w:rPr>
            <w:rStyle w:val="IntenseEmphasis"/>
            <w:b w:val="0"/>
            <w:i w:val="0"/>
            <w:color w:val="auto"/>
            <w:rPrChange w:id="1321" w:author="Koft" w:date="2016-10-26T19:19:00Z">
              <w:rPr>
                <w:rStyle w:val="IntenseEmphasis"/>
                <w:b w:val="0"/>
                <w:i w:val="0"/>
                <w:color w:val="auto"/>
                <w:lang w:val="en-US"/>
              </w:rPr>
            </w:rPrChange>
          </w:rPr>
          <w:t xml:space="preserve"> </w:t>
        </w:r>
      </w:ins>
      <w:r w:rsidR="003465A0">
        <w:rPr>
          <w:rStyle w:val="IntenseEmphasis"/>
          <w:b w:val="0"/>
          <w:i w:val="0"/>
          <w:color w:val="auto"/>
        </w:rPr>
        <w:t xml:space="preserve">αλγόριθμο, επιλέχθηκε το πακέτο </w:t>
      </w:r>
      <w:r w:rsidR="003465A0">
        <w:rPr>
          <w:rStyle w:val="IntenseEmphasis"/>
          <w:b w:val="0"/>
          <w:i w:val="0"/>
          <w:color w:val="auto"/>
          <w:lang w:val="en-US"/>
        </w:rPr>
        <w:t>kernlab</w:t>
      </w:r>
      <w:r w:rsidR="002E3AE4">
        <w:rPr>
          <w:rStyle w:val="IntenseEmphasis"/>
          <w:b w:val="0"/>
          <w:i w:val="0"/>
          <w:color w:val="auto"/>
        </w:rPr>
        <w:t>και</w:t>
      </w:r>
      <w:r w:rsidR="003465A0">
        <w:rPr>
          <w:rStyle w:val="IntenseEmphasis"/>
          <w:b w:val="0"/>
          <w:i w:val="0"/>
          <w:color w:val="auto"/>
        </w:rPr>
        <w:t xml:space="preserve"> ο αλγόριθμος </w:t>
      </w:r>
      <w:r w:rsidR="003465A0">
        <w:rPr>
          <w:rStyle w:val="IntenseEmphasis"/>
          <w:b w:val="0"/>
          <w:i w:val="0"/>
          <w:color w:val="auto"/>
          <w:lang w:val="en-US"/>
        </w:rPr>
        <w:t>ksvm</w:t>
      </w:r>
      <w:r w:rsidR="003465A0" w:rsidRPr="003465A0">
        <w:rPr>
          <w:rStyle w:val="IntenseEmphasis"/>
          <w:b w:val="0"/>
          <w:i w:val="0"/>
          <w:color w:val="auto"/>
        </w:rPr>
        <w:t>.</w:t>
      </w:r>
    </w:p>
    <w:p w:rsidR="00E61F58" w:rsidRPr="000E2C89" w:rsidRDefault="00E61F58" w:rsidP="002E28AC">
      <w:pPr>
        <w:ind w:firstLine="720"/>
        <w:jc w:val="both"/>
        <w:rPr>
          <w:rStyle w:val="IntenseEmphasis"/>
          <w:b w:val="0"/>
          <w:i w:val="0"/>
          <w:color w:val="auto"/>
        </w:rPr>
      </w:pPr>
      <w:r>
        <w:rPr>
          <w:rStyle w:val="IntenseEmphasis"/>
          <w:b w:val="0"/>
          <w:i w:val="0"/>
          <w:color w:val="auto"/>
        </w:rPr>
        <w:t xml:space="preserve">Για την εφαρμογή του </w:t>
      </w:r>
      <w:r>
        <w:rPr>
          <w:rStyle w:val="IntenseEmphasis"/>
          <w:b w:val="0"/>
          <w:i w:val="0"/>
          <w:color w:val="auto"/>
          <w:lang w:val="en-US"/>
        </w:rPr>
        <w:t>SVM</w:t>
      </w:r>
      <w:r>
        <w:rPr>
          <w:rStyle w:val="IntenseEmphasis"/>
          <w:b w:val="0"/>
          <w:i w:val="0"/>
          <w:color w:val="auto"/>
        </w:rPr>
        <w:t xml:space="preserve">, αρχικά χρειάστηκε ένα ακόμη βήμα επεξεργασίας των δεδομένων, η </w:t>
      </w:r>
      <w:r w:rsidR="00906F52">
        <w:rPr>
          <w:rStyle w:val="IntenseEmphasis"/>
          <w:b w:val="0"/>
          <w:i w:val="0"/>
          <w:color w:val="auto"/>
        </w:rPr>
        <w:t>κατηγοριοποίηση</w:t>
      </w:r>
      <w:r>
        <w:rPr>
          <w:rStyle w:val="IntenseEmphasis"/>
          <w:b w:val="0"/>
          <w:i w:val="0"/>
          <w:color w:val="auto"/>
        </w:rPr>
        <w:t xml:space="preserve"> τους στα δύο υποσύνολα, όπου με ετικέτα διαχωρίζεται το υποσύνολο που περιέχει τα </w:t>
      </w:r>
      <w:r>
        <w:rPr>
          <w:rStyle w:val="IntenseEmphasis"/>
          <w:b w:val="0"/>
          <w:i w:val="0"/>
          <w:color w:val="auto"/>
          <w:lang w:val="en-US"/>
        </w:rPr>
        <w:t>frames</w:t>
      </w:r>
      <w:r>
        <w:rPr>
          <w:rStyle w:val="IntenseEmphasis"/>
          <w:b w:val="0"/>
          <w:i w:val="0"/>
          <w:color w:val="auto"/>
        </w:rPr>
        <w:t xml:space="preserve">του σκελετού που τίθεται προς ταυτοποίηση και το υποσύνολο που περιέχει όλους τους υπόλοιπους σκελετούς του </w:t>
      </w:r>
      <w:r>
        <w:rPr>
          <w:rStyle w:val="IntenseEmphasis"/>
          <w:b w:val="0"/>
          <w:i w:val="0"/>
          <w:color w:val="auto"/>
          <w:lang w:val="en-US"/>
        </w:rPr>
        <w:t>training</w:t>
      </w:r>
      <w:ins w:id="1322" w:author="Koft" w:date="2016-10-26T19:19:00Z">
        <w:r w:rsidR="00071CF4" w:rsidRPr="00071CF4">
          <w:rPr>
            <w:rStyle w:val="IntenseEmphasis"/>
            <w:b w:val="0"/>
            <w:i w:val="0"/>
            <w:color w:val="auto"/>
            <w:rPrChange w:id="1323" w:author="Koft" w:date="2016-10-26T19:19:00Z">
              <w:rPr>
                <w:rStyle w:val="IntenseEmphasis"/>
                <w:b w:val="0"/>
                <w:i w:val="0"/>
                <w:color w:val="auto"/>
                <w:lang w:val="en-US"/>
              </w:rPr>
            </w:rPrChange>
          </w:rPr>
          <w:t xml:space="preserve"> </w:t>
        </w:r>
      </w:ins>
      <w:r>
        <w:rPr>
          <w:rStyle w:val="IntenseEmphasis"/>
          <w:b w:val="0"/>
          <w:i w:val="0"/>
          <w:color w:val="auto"/>
          <w:lang w:val="en-US"/>
        </w:rPr>
        <w:t>set</w:t>
      </w:r>
      <w:r w:rsidRPr="00E61F58">
        <w:rPr>
          <w:rStyle w:val="IntenseEmphasis"/>
          <w:b w:val="0"/>
          <w:i w:val="0"/>
          <w:color w:val="auto"/>
        </w:rPr>
        <w:t>.</w:t>
      </w:r>
    </w:p>
    <w:p w:rsidR="00675A34" w:rsidRPr="0090085E" w:rsidRDefault="00675A34" w:rsidP="002E28AC">
      <w:pPr>
        <w:ind w:firstLine="720"/>
        <w:jc w:val="both"/>
        <w:rPr>
          <w:rStyle w:val="IntenseEmphasis"/>
          <w:b w:val="0"/>
          <w:i w:val="0"/>
          <w:color w:val="auto"/>
        </w:rPr>
      </w:pPr>
      <w:r>
        <w:rPr>
          <w:rStyle w:val="IntenseEmphasis"/>
          <w:b w:val="0"/>
          <w:i w:val="0"/>
          <w:color w:val="auto"/>
        </w:rPr>
        <w:t>Ο</w:t>
      </w:r>
      <w:ins w:id="1324" w:author="Koft" w:date="2016-10-26T19:19:00Z">
        <w:r w:rsidR="00071CF4" w:rsidRPr="00071CF4">
          <w:rPr>
            <w:rStyle w:val="IntenseEmphasis"/>
            <w:b w:val="0"/>
            <w:i w:val="0"/>
            <w:color w:val="auto"/>
            <w:rPrChange w:id="1325" w:author="Koft" w:date="2016-10-26T19:19:00Z">
              <w:rPr>
                <w:rStyle w:val="IntenseEmphasis"/>
                <w:b w:val="0"/>
                <w:i w:val="0"/>
                <w:color w:val="auto"/>
                <w:lang w:val="en-US"/>
              </w:rPr>
            </w:rPrChange>
          </w:rPr>
          <w:t xml:space="preserve"> </w:t>
        </w:r>
      </w:ins>
      <w:r>
        <w:rPr>
          <w:rStyle w:val="IntenseEmphasis"/>
          <w:b w:val="0"/>
          <w:i w:val="0"/>
          <w:color w:val="auto"/>
        </w:rPr>
        <w:t>τύπος</w:t>
      </w:r>
      <w:ins w:id="1326" w:author="Koft" w:date="2016-10-26T19:19:00Z">
        <w:r w:rsidR="00071CF4" w:rsidRPr="00071CF4">
          <w:rPr>
            <w:rStyle w:val="IntenseEmphasis"/>
            <w:b w:val="0"/>
            <w:i w:val="0"/>
            <w:color w:val="auto"/>
            <w:rPrChange w:id="1327" w:author="Koft" w:date="2016-10-26T19:19:00Z">
              <w:rPr>
                <w:rStyle w:val="IntenseEmphasis"/>
                <w:b w:val="0"/>
                <w:i w:val="0"/>
                <w:color w:val="auto"/>
                <w:lang w:val="en-US"/>
              </w:rPr>
            </w:rPrChange>
          </w:rPr>
          <w:t xml:space="preserve"> </w:t>
        </w:r>
      </w:ins>
      <w:r>
        <w:rPr>
          <w:rStyle w:val="IntenseEmphasis"/>
          <w:b w:val="0"/>
          <w:i w:val="0"/>
          <w:color w:val="auto"/>
        </w:rPr>
        <w:t>του</w:t>
      </w:r>
      <w:ins w:id="1328" w:author="Koft" w:date="2016-10-26T19:19:00Z">
        <w:r w:rsidR="00071CF4" w:rsidRPr="00071CF4">
          <w:rPr>
            <w:rStyle w:val="IntenseEmphasis"/>
            <w:b w:val="0"/>
            <w:i w:val="0"/>
            <w:color w:val="auto"/>
            <w:rPrChange w:id="1329" w:author="Koft" w:date="2016-10-26T19:19:00Z">
              <w:rPr>
                <w:rStyle w:val="IntenseEmphasis"/>
                <w:b w:val="0"/>
                <w:i w:val="0"/>
                <w:color w:val="auto"/>
                <w:lang w:val="en-US"/>
              </w:rPr>
            </w:rPrChange>
          </w:rPr>
          <w:t xml:space="preserve"> </w:t>
        </w:r>
      </w:ins>
      <w:r>
        <w:rPr>
          <w:rStyle w:val="IntenseEmphasis"/>
          <w:b w:val="0"/>
          <w:i w:val="0"/>
          <w:color w:val="auto"/>
          <w:lang w:val="en-US"/>
        </w:rPr>
        <w:t>ksvm</w:t>
      </w:r>
      <w:ins w:id="1330" w:author="Koft" w:date="2016-10-26T19:19:00Z">
        <w:r w:rsidR="00071CF4" w:rsidRPr="00071CF4">
          <w:rPr>
            <w:rStyle w:val="IntenseEmphasis"/>
            <w:b w:val="0"/>
            <w:i w:val="0"/>
            <w:color w:val="auto"/>
            <w:rPrChange w:id="1331" w:author="Koft" w:date="2016-10-26T19:19:00Z">
              <w:rPr>
                <w:rStyle w:val="IntenseEmphasis"/>
                <w:b w:val="0"/>
                <w:i w:val="0"/>
                <w:color w:val="auto"/>
                <w:lang w:val="en-US"/>
              </w:rPr>
            </w:rPrChange>
          </w:rPr>
          <w:t xml:space="preserve"> </w:t>
        </w:r>
      </w:ins>
      <w:r>
        <w:rPr>
          <w:rStyle w:val="IntenseEmphasis"/>
          <w:b w:val="0"/>
          <w:i w:val="0"/>
          <w:color w:val="auto"/>
        </w:rPr>
        <w:t>που</w:t>
      </w:r>
      <w:ins w:id="1332" w:author="Koft" w:date="2016-10-26T19:19:00Z">
        <w:r w:rsidR="00071CF4" w:rsidRPr="00071CF4">
          <w:rPr>
            <w:rStyle w:val="IntenseEmphasis"/>
            <w:b w:val="0"/>
            <w:i w:val="0"/>
            <w:color w:val="auto"/>
            <w:rPrChange w:id="1333" w:author="Koft" w:date="2016-10-26T19:19:00Z">
              <w:rPr>
                <w:rStyle w:val="IntenseEmphasis"/>
                <w:b w:val="0"/>
                <w:i w:val="0"/>
                <w:color w:val="auto"/>
                <w:lang w:val="en-US"/>
              </w:rPr>
            </w:rPrChange>
          </w:rPr>
          <w:t xml:space="preserve"> </w:t>
        </w:r>
      </w:ins>
      <w:r>
        <w:rPr>
          <w:rStyle w:val="IntenseEmphasis"/>
          <w:b w:val="0"/>
          <w:i w:val="0"/>
          <w:color w:val="auto"/>
        </w:rPr>
        <w:t>επιλέχθηκε</w:t>
      </w:r>
      <w:ins w:id="1334" w:author="Koft" w:date="2016-10-26T19:19:00Z">
        <w:r w:rsidR="00071CF4" w:rsidRPr="00071CF4">
          <w:rPr>
            <w:rStyle w:val="IntenseEmphasis"/>
            <w:b w:val="0"/>
            <w:i w:val="0"/>
            <w:color w:val="auto"/>
            <w:rPrChange w:id="1335" w:author="Koft" w:date="2016-10-26T19:19:00Z">
              <w:rPr>
                <w:rStyle w:val="IntenseEmphasis"/>
                <w:b w:val="0"/>
                <w:i w:val="0"/>
                <w:color w:val="auto"/>
                <w:lang w:val="en-US"/>
              </w:rPr>
            </w:rPrChange>
          </w:rPr>
          <w:t xml:space="preserve"> </w:t>
        </w:r>
      </w:ins>
      <w:r>
        <w:rPr>
          <w:rStyle w:val="IntenseEmphasis"/>
          <w:b w:val="0"/>
          <w:i w:val="0"/>
          <w:color w:val="auto"/>
        </w:rPr>
        <w:t>για</w:t>
      </w:r>
      <w:ins w:id="1336" w:author="Koft" w:date="2016-10-26T19:19:00Z">
        <w:r w:rsidR="00071CF4" w:rsidRPr="00071CF4">
          <w:rPr>
            <w:rStyle w:val="IntenseEmphasis"/>
            <w:b w:val="0"/>
            <w:i w:val="0"/>
            <w:color w:val="auto"/>
            <w:rPrChange w:id="1337" w:author="Koft" w:date="2016-10-26T19:19:00Z">
              <w:rPr>
                <w:rStyle w:val="IntenseEmphasis"/>
                <w:b w:val="0"/>
                <w:i w:val="0"/>
                <w:color w:val="auto"/>
                <w:lang w:val="en-US"/>
              </w:rPr>
            </w:rPrChange>
          </w:rPr>
          <w:t xml:space="preserve"> </w:t>
        </w:r>
      </w:ins>
      <w:r>
        <w:rPr>
          <w:rStyle w:val="IntenseEmphasis"/>
          <w:b w:val="0"/>
          <w:i w:val="0"/>
          <w:color w:val="auto"/>
        </w:rPr>
        <w:t>το</w:t>
      </w:r>
      <w:ins w:id="1338" w:author="Koft" w:date="2016-10-26T19:19:00Z">
        <w:r w:rsidR="00071CF4" w:rsidRPr="00071CF4">
          <w:rPr>
            <w:rStyle w:val="IntenseEmphasis"/>
            <w:b w:val="0"/>
            <w:i w:val="0"/>
            <w:color w:val="auto"/>
            <w:rPrChange w:id="1339" w:author="Koft" w:date="2016-10-26T19:19:00Z">
              <w:rPr>
                <w:rStyle w:val="IntenseEmphasis"/>
                <w:b w:val="0"/>
                <w:i w:val="0"/>
                <w:color w:val="auto"/>
                <w:lang w:val="en-US"/>
              </w:rPr>
            </w:rPrChange>
          </w:rPr>
          <w:t xml:space="preserve"> </w:t>
        </w:r>
      </w:ins>
      <w:r>
        <w:rPr>
          <w:rStyle w:val="IntenseEmphasis"/>
          <w:b w:val="0"/>
          <w:i w:val="0"/>
          <w:color w:val="auto"/>
        </w:rPr>
        <w:t>πρόβλημα</w:t>
      </w:r>
      <w:ins w:id="1340" w:author="Koft" w:date="2016-10-26T19:19:00Z">
        <w:r w:rsidR="00071CF4" w:rsidRPr="00071CF4">
          <w:rPr>
            <w:rStyle w:val="IntenseEmphasis"/>
            <w:b w:val="0"/>
            <w:i w:val="0"/>
            <w:color w:val="auto"/>
            <w:rPrChange w:id="1341" w:author="Koft" w:date="2016-10-26T19:19:00Z">
              <w:rPr>
                <w:rStyle w:val="IntenseEmphasis"/>
                <w:b w:val="0"/>
                <w:i w:val="0"/>
                <w:color w:val="auto"/>
                <w:lang w:val="en-US"/>
              </w:rPr>
            </w:rPrChange>
          </w:rPr>
          <w:t xml:space="preserve"> </w:t>
        </w:r>
      </w:ins>
      <w:r>
        <w:rPr>
          <w:rStyle w:val="IntenseEmphasis"/>
          <w:b w:val="0"/>
          <w:i w:val="0"/>
          <w:color w:val="auto"/>
        </w:rPr>
        <w:t>κατηγοριοποίησης</w:t>
      </w:r>
      <w:ins w:id="1342" w:author="Koft" w:date="2016-10-26T19:19:00Z">
        <w:r w:rsidR="00071CF4" w:rsidRPr="00071CF4">
          <w:rPr>
            <w:rStyle w:val="IntenseEmphasis"/>
            <w:b w:val="0"/>
            <w:i w:val="0"/>
            <w:color w:val="auto"/>
            <w:rPrChange w:id="1343" w:author="Koft" w:date="2016-10-26T19:19:00Z">
              <w:rPr>
                <w:rStyle w:val="IntenseEmphasis"/>
                <w:b w:val="0"/>
                <w:i w:val="0"/>
                <w:color w:val="auto"/>
                <w:lang w:val="en-US"/>
              </w:rPr>
            </w:rPrChange>
          </w:rPr>
          <w:t xml:space="preserve"> </w:t>
        </w:r>
      </w:ins>
      <w:r>
        <w:rPr>
          <w:rStyle w:val="IntenseEmphasis"/>
          <w:b w:val="0"/>
          <w:i w:val="0"/>
          <w:color w:val="auto"/>
        </w:rPr>
        <w:t>που</w:t>
      </w:r>
      <w:ins w:id="1344" w:author="Koft" w:date="2016-10-26T19:19:00Z">
        <w:r w:rsidR="00071CF4" w:rsidRPr="00071CF4">
          <w:rPr>
            <w:rStyle w:val="IntenseEmphasis"/>
            <w:b w:val="0"/>
            <w:i w:val="0"/>
            <w:color w:val="auto"/>
            <w:rPrChange w:id="1345" w:author="Koft" w:date="2016-10-26T19:19:00Z">
              <w:rPr>
                <w:rStyle w:val="IntenseEmphasis"/>
                <w:b w:val="0"/>
                <w:i w:val="0"/>
                <w:color w:val="auto"/>
                <w:lang w:val="en-US"/>
              </w:rPr>
            </w:rPrChange>
          </w:rPr>
          <w:t xml:space="preserve"> </w:t>
        </w:r>
      </w:ins>
      <w:r>
        <w:rPr>
          <w:rStyle w:val="IntenseEmphasis"/>
          <w:b w:val="0"/>
          <w:i w:val="0"/>
          <w:color w:val="auto"/>
        </w:rPr>
        <w:t>αντιμετωπίζουμε</w:t>
      </w:r>
      <w:ins w:id="1346" w:author="Koft" w:date="2016-10-26T19:19:00Z">
        <w:r w:rsidR="00071CF4" w:rsidRPr="00071CF4">
          <w:rPr>
            <w:rStyle w:val="IntenseEmphasis"/>
            <w:b w:val="0"/>
            <w:i w:val="0"/>
            <w:color w:val="auto"/>
            <w:rPrChange w:id="1347" w:author="Koft" w:date="2016-10-26T19:19:00Z">
              <w:rPr>
                <w:rStyle w:val="IntenseEmphasis"/>
                <w:b w:val="0"/>
                <w:i w:val="0"/>
                <w:color w:val="auto"/>
                <w:lang w:val="en-US"/>
              </w:rPr>
            </w:rPrChange>
          </w:rPr>
          <w:t xml:space="preserve"> </w:t>
        </w:r>
      </w:ins>
      <w:r>
        <w:rPr>
          <w:rStyle w:val="IntenseEmphasis"/>
          <w:b w:val="0"/>
          <w:i w:val="0"/>
          <w:color w:val="auto"/>
        </w:rPr>
        <w:t>είναι</w:t>
      </w:r>
      <w:ins w:id="1348" w:author="Koft" w:date="2016-10-26T19:19:00Z">
        <w:r w:rsidR="00071CF4" w:rsidRPr="00071CF4">
          <w:rPr>
            <w:rStyle w:val="IntenseEmphasis"/>
            <w:b w:val="0"/>
            <w:i w:val="0"/>
            <w:color w:val="auto"/>
            <w:rPrChange w:id="1349" w:author="Koft" w:date="2016-10-26T19:19:00Z">
              <w:rPr>
                <w:rStyle w:val="IntenseEmphasis"/>
                <w:b w:val="0"/>
                <w:i w:val="0"/>
                <w:color w:val="auto"/>
                <w:lang w:val="en-US"/>
              </w:rPr>
            </w:rPrChange>
          </w:rPr>
          <w:t xml:space="preserve"> </w:t>
        </w:r>
      </w:ins>
      <w:r w:rsidR="000E1747">
        <w:rPr>
          <w:rStyle w:val="IntenseEmphasis"/>
          <w:b w:val="0"/>
          <w:i w:val="0"/>
          <w:color w:val="auto"/>
        </w:rPr>
        <w:t>ο</w:t>
      </w:r>
      <w:ins w:id="1350" w:author="Koft" w:date="2016-10-26T19:19:00Z">
        <w:r w:rsidR="00071CF4" w:rsidRPr="00071CF4">
          <w:rPr>
            <w:rStyle w:val="IntenseEmphasis"/>
            <w:b w:val="0"/>
            <w:i w:val="0"/>
            <w:color w:val="auto"/>
            <w:rPrChange w:id="1351" w:author="Koft" w:date="2016-10-26T19:19:00Z">
              <w:rPr>
                <w:rStyle w:val="IntenseEmphasis"/>
                <w:b w:val="0"/>
                <w:i w:val="0"/>
                <w:color w:val="auto"/>
                <w:lang w:val="en-US"/>
              </w:rPr>
            </w:rPrChange>
          </w:rPr>
          <w:t xml:space="preserve"> </w:t>
        </w:r>
      </w:ins>
      <w:r>
        <w:rPr>
          <w:rStyle w:val="IntenseEmphasis"/>
          <w:b w:val="0"/>
          <w:i w:val="0"/>
          <w:color w:val="auto"/>
          <w:lang w:val="en-US"/>
        </w:rPr>
        <w:t>C</w:t>
      </w:r>
      <w:r w:rsidRPr="000E1747">
        <w:rPr>
          <w:rStyle w:val="IntenseEmphasis"/>
          <w:b w:val="0"/>
          <w:i w:val="0"/>
          <w:color w:val="auto"/>
        </w:rPr>
        <w:t>-</w:t>
      </w:r>
      <w:r>
        <w:rPr>
          <w:rStyle w:val="IntenseEmphasis"/>
          <w:b w:val="0"/>
          <w:i w:val="0"/>
          <w:color w:val="auto"/>
          <w:lang w:val="en-US"/>
        </w:rPr>
        <w:t>SVM</w:t>
      </w:r>
      <w:ins w:id="1352" w:author="Koft" w:date="2016-10-26T19:19:00Z">
        <w:r w:rsidR="00071CF4" w:rsidRPr="00071CF4">
          <w:rPr>
            <w:rStyle w:val="IntenseEmphasis"/>
            <w:b w:val="0"/>
            <w:i w:val="0"/>
            <w:color w:val="auto"/>
            <w:rPrChange w:id="1353" w:author="Koft" w:date="2016-10-26T19:19:00Z">
              <w:rPr>
                <w:rStyle w:val="IntenseEmphasis"/>
                <w:b w:val="0"/>
                <w:i w:val="0"/>
                <w:color w:val="auto"/>
                <w:lang w:val="en-US"/>
              </w:rPr>
            </w:rPrChange>
          </w:rPr>
          <w:t xml:space="preserve"> </w:t>
        </w:r>
      </w:ins>
      <w:r>
        <w:rPr>
          <w:rStyle w:val="IntenseEmphasis"/>
          <w:b w:val="0"/>
          <w:i w:val="0"/>
          <w:color w:val="auto"/>
        </w:rPr>
        <w:t>έναντι</w:t>
      </w:r>
      <w:ins w:id="1354" w:author="Koft" w:date="2016-10-26T19:19:00Z">
        <w:r w:rsidR="00071CF4" w:rsidRPr="00071CF4">
          <w:rPr>
            <w:rStyle w:val="IntenseEmphasis"/>
            <w:b w:val="0"/>
            <w:i w:val="0"/>
            <w:color w:val="auto"/>
            <w:rPrChange w:id="1355" w:author="Koft" w:date="2016-10-26T19:19:00Z">
              <w:rPr>
                <w:rStyle w:val="IntenseEmphasis"/>
                <w:b w:val="0"/>
                <w:i w:val="0"/>
                <w:color w:val="auto"/>
                <w:lang w:val="en-US"/>
              </w:rPr>
            </w:rPrChange>
          </w:rPr>
          <w:t xml:space="preserve"> </w:t>
        </w:r>
      </w:ins>
      <w:r>
        <w:rPr>
          <w:rStyle w:val="IntenseEmphasis"/>
          <w:b w:val="0"/>
          <w:i w:val="0"/>
          <w:color w:val="auto"/>
        </w:rPr>
        <w:t>του</w:t>
      </w:r>
      <w:ins w:id="1356" w:author="Koft" w:date="2016-10-26T19:19:00Z">
        <w:r w:rsidR="00071CF4" w:rsidRPr="00071CF4">
          <w:rPr>
            <w:rStyle w:val="IntenseEmphasis"/>
            <w:b w:val="0"/>
            <w:i w:val="0"/>
            <w:color w:val="auto"/>
            <w:rPrChange w:id="1357" w:author="Koft" w:date="2016-10-26T19:19:00Z">
              <w:rPr>
                <w:rStyle w:val="IntenseEmphasis"/>
                <w:b w:val="0"/>
                <w:i w:val="0"/>
                <w:color w:val="auto"/>
                <w:lang w:val="en-US"/>
              </w:rPr>
            </w:rPrChange>
          </w:rPr>
          <w:t xml:space="preserve"> </w:t>
        </w:r>
      </w:ins>
      <w:r>
        <w:rPr>
          <w:rStyle w:val="IntenseEmphasis"/>
          <w:b w:val="0"/>
          <w:i w:val="0"/>
          <w:color w:val="auto"/>
          <w:lang w:val="en-US"/>
        </w:rPr>
        <w:t>nu</w:t>
      </w:r>
      <w:r w:rsidRPr="000E1747">
        <w:rPr>
          <w:rStyle w:val="IntenseEmphasis"/>
          <w:b w:val="0"/>
          <w:i w:val="0"/>
          <w:color w:val="auto"/>
        </w:rPr>
        <w:t>-</w:t>
      </w:r>
      <w:r>
        <w:rPr>
          <w:rStyle w:val="IntenseEmphasis"/>
          <w:b w:val="0"/>
          <w:i w:val="0"/>
          <w:color w:val="auto"/>
          <w:lang w:val="en-US"/>
        </w:rPr>
        <w:t>SVM</w:t>
      </w:r>
      <w:r w:rsidR="000E1747">
        <w:rPr>
          <w:rStyle w:val="IntenseEmphasis"/>
          <w:b w:val="0"/>
          <w:i w:val="0"/>
          <w:color w:val="auto"/>
        </w:rPr>
        <w:t xml:space="preserve">. </w:t>
      </w:r>
      <w:r w:rsidR="00F462FA">
        <w:rPr>
          <w:rStyle w:val="IntenseEmphasis"/>
          <w:b w:val="0"/>
          <w:i w:val="0"/>
          <w:color w:val="auto"/>
        </w:rPr>
        <w:t>Παρ</w:t>
      </w:r>
      <w:r w:rsidR="00F462FA" w:rsidRPr="000E1747">
        <w:rPr>
          <w:rStyle w:val="IntenseEmphasis"/>
          <w:b w:val="0"/>
          <w:i w:val="0"/>
          <w:color w:val="auto"/>
        </w:rPr>
        <w:t>ό</w:t>
      </w:r>
      <w:r w:rsidR="00F462FA">
        <w:rPr>
          <w:rStyle w:val="IntenseEmphasis"/>
          <w:b w:val="0"/>
          <w:i w:val="0"/>
          <w:color w:val="auto"/>
        </w:rPr>
        <w:t>τι</w:t>
      </w:r>
      <w:ins w:id="1358" w:author="Koft" w:date="2016-10-26T19:19:00Z">
        <w:r w:rsidR="00071CF4" w:rsidRPr="00071CF4">
          <w:rPr>
            <w:rStyle w:val="IntenseEmphasis"/>
            <w:b w:val="0"/>
            <w:i w:val="0"/>
            <w:color w:val="auto"/>
            <w:rPrChange w:id="1359" w:author="Koft" w:date="2016-10-26T19:19:00Z">
              <w:rPr>
                <w:rStyle w:val="IntenseEmphasis"/>
                <w:b w:val="0"/>
                <w:i w:val="0"/>
                <w:color w:val="auto"/>
                <w:lang w:val="en-US"/>
              </w:rPr>
            </w:rPrChange>
          </w:rPr>
          <w:t xml:space="preserve"> </w:t>
        </w:r>
      </w:ins>
      <w:r w:rsidR="000E1747">
        <w:rPr>
          <w:rStyle w:val="IntenseEmphasis"/>
          <w:b w:val="0"/>
          <w:i w:val="0"/>
          <w:color w:val="auto"/>
        </w:rPr>
        <w:t>ο</w:t>
      </w:r>
      <w:ins w:id="1360" w:author="Koft" w:date="2016-10-26T19:19:00Z">
        <w:r w:rsidR="00071CF4" w:rsidRPr="00071CF4">
          <w:rPr>
            <w:rStyle w:val="IntenseEmphasis"/>
            <w:b w:val="0"/>
            <w:i w:val="0"/>
            <w:color w:val="auto"/>
            <w:rPrChange w:id="1361" w:author="Koft" w:date="2016-10-26T19:19:00Z">
              <w:rPr>
                <w:rStyle w:val="IntenseEmphasis"/>
                <w:b w:val="0"/>
                <w:i w:val="0"/>
                <w:color w:val="auto"/>
                <w:lang w:val="en-US"/>
              </w:rPr>
            </w:rPrChange>
          </w:rPr>
          <w:t xml:space="preserve"> </w:t>
        </w:r>
      </w:ins>
      <w:r w:rsidR="000E1747">
        <w:rPr>
          <w:rStyle w:val="IntenseEmphasis"/>
          <w:b w:val="0"/>
          <w:i w:val="0"/>
          <w:color w:val="auto"/>
          <w:lang w:val="en-US"/>
        </w:rPr>
        <w:t>nu</w:t>
      </w:r>
      <w:r w:rsidR="000E1747" w:rsidRPr="000E1747">
        <w:rPr>
          <w:rStyle w:val="IntenseEmphasis"/>
          <w:b w:val="0"/>
          <w:i w:val="0"/>
          <w:color w:val="auto"/>
        </w:rPr>
        <w:t>-</w:t>
      </w:r>
      <w:r w:rsidR="000E1747">
        <w:rPr>
          <w:rStyle w:val="IntenseEmphasis"/>
          <w:b w:val="0"/>
          <w:i w:val="0"/>
          <w:color w:val="auto"/>
          <w:lang w:val="en-US"/>
        </w:rPr>
        <w:t>SVM</w:t>
      </w:r>
      <w:ins w:id="1362" w:author="Koft" w:date="2016-10-26T19:19:00Z">
        <w:r w:rsidR="00071CF4" w:rsidRPr="00071CF4">
          <w:rPr>
            <w:rStyle w:val="IntenseEmphasis"/>
            <w:b w:val="0"/>
            <w:i w:val="0"/>
            <w:color w:val="auto"/>
            <w:rPrChange w:id="1363" w:author="Koft" w:date="2016-10-26T19:20:00Z">
              <w:rPr>
                <w:rStyle w:val="IntenseEmphasis"/>
                <w:b w:val="0"/>
                <w:i w:val="0"/>
                <w:color w:val="auto"/>
                <w:lang w:val="en-US"/>
              </w:rPr>
            </w:rPrChange>
          </w:rPr>
          <w:t xml:space="preserve"> </w:t>
        </w:r>
      </w:ins>
      <w:r w:rsidR="000E1747">
        <w:rPr>
          <w:rStyle w:val="IntenseEmphasis"/>
          <w:b w:val="0"/>
          <w:i w:val="0"/>
          <w:color w:val="auto"/>
        </w:rPr>
        <w:t>έχει</w:t>
      </w:r>
      <w:ins w:id="1364" w:author="Koft" w:date="2016-10-26T19:20:00Z">
        <w:r w:rsidR="00071CF4" w:rsidRPr="00071CF4">
          <w:rPr>
            <w:rStyle w:val="IntenseEmphasis"/>
            <w:b w:val="0"/>
            <w:i w:val="0"/>
            <w:color w:val="auto"/>
            <w:rPrChange w:id="1365" w:author="Koft" w:date="2016-10-26T19:20:00Z">
              <w:rPr>
                <w:rStyle w:val="IntenseEmphasis"/>
                <w:b w:val="0"/>
                <w:i w:val="0"/>
                <w:color w:val="auto"/>
                <w:lang w:val="en-US"/>
              </w:rPr>
            </w:rPrChange>
          </w:rPr>
          <w:t xml:space="preserve"> </w:t>
        </w:r>
      </w:ins>
      <w:r w:rsidR="000E1747">
        <w:rPr>
          <w:rStyle w:val="IntenseEmphasis"/>
          <w:b w:val="0"/>
          <w:i w:val="0"/>
          <w:color w:val="auto"/>
        </w:rPr>
        <w:t>το</w:t>
      </w:r>
      <w:ins w:id="1366" w:author="Koft" w:date="2016-10-26T19:20:00Z">
        <w:r w:rsidR="00071CF4" w:rsidRPr="00071CF4">
          <w:rPr>
            <w:rStyle w:val="IntenseEmphasis"/>
            <w:b w:val="0"/>
            <w:i w:val="0"/>
            <w:color w:val="auto"/>
            <w:rPrChange w:id="1367" w:author="Koft" w:date="2016-10-26T19:20:00Z">
              <w:rPr>
                <w:rStyle w:val="IntenseEmphasis"/>
                <w:b w:val="0"/>
                <w:i w:val="0"/>
                <w:color w:val="auto"/>
                <w:lang w:val="en-US"/>
              </w:rPr>
            </w:rPrChange>
          </w:rPr>
          <w:t xml:space="preserve"> </w:t>
        </w:r>
      </w:ins>
      <w:r w:rsidR="000E1747">
        <w:rPr>
          <w:rStyle w:val="IntenseEmphasis"/>
          <w:b w:val="0"/>
          <w:i w:val="0"/>
          <w:color w:val="auto"/>
        </w:rPr>
        <w:t>πλεονέκτημα</w:t>
      </w:r>
      <w:ins w:id="1368" w:author="Koft" w:date="2016-10-26T19:20:00Z">
        <w:r w:rsidR="00071CF4" w:rsidRPr="00071CF4">
          <w:rPr>
            <w:rStyle w:val="IntenseEmphasis"/>
            <w:b w:val="0"/>
            <w:i w:val="0"/>
            <w:color w:val="auto"/>
            <w:rPrChange w:id="1369" w:author="Koft" w:date="2016-10-26T19:20:00Z">
              <w:rPr>
                <w:rStyle w:val="IntenseEmphasis"/>
                <w:b w:val="0"/>
                <w:i w:val="0"/>
                <w:color w:val="auto"/>
                <w:lang w:val="en-US"/>
              </w:rPr>
            </w:rPrChange>
          </w:rPr>
          <w:t xml:space="preserve"> </w:t>
        </w:r>
      </w:ins>
      <w:r w:rsidR="000E1747">
        <w:rPr>
          <w:rStyle w:val="IntenseEmphasis"/>
          <w:b w:val="0"/>
          <w:i w:val="0"/>
          <w:color w:val="auto"/>
        </w:rPr>
        <w:t>της</w:t>
      </w:r>
      <w:ins w:id="1370" w:author="Koft" w:date="2016-10-26T19:20:00Z">
        <w:r w:rsidR="00071CF4" w:rsidRPr="00071CF4">
          <w:rPr>
            <w:rStyle w:val="IntenseEmphasis"/>
            <w:b w:val="0"/>
            <w:i w:val="0"/>
            <w:color w:val="auto"/>
            <w:rPrChange w:id="1371" w:author="Koft" w:date="2016-10-26T19:20:00Z">
              <w:rPr>
                <w:rStyle w:val="IntenseEmphasis"/>
                <w:b w:val="0"/>
                <w:i w:val="0"/>
                <w:color w:val="auto"/>
                <w:lang w:val="en-US"/>
              </w:rPr>
            </w:rPrChange>
          </w:rPr>
          <w:t xml:space="preserve"> </w:t>
        </w:r>
      </w:ins>
      <w:r w:rsidR="000E1747">
        <w:rPr>
          <w:rStyle w:val="IntenseEmphasis"/>
          <w:b w:val="0"/>
          <w:i w:val="0"/>
          <w:color w:val="auto"/>
        </w:rPr>
        <w:t>χρήσης</w:t>
      </w:r>
      <w:ins w:id="1372" w:author="Koft" w:date="2016-10-26T19:20:00Z">
        <w:r w:rsidR="00071CF4" w:rsidRPr="00071CF4">
          <w:rPr>
            <w:rStyle w:val="IntenseEmphasis"/>
            <w:b w:val="0"/>
            <w:i w:val="0"/>
            <w:color w:val="auto"/>
            <w:rPrChange w:id="1373" w:author="Koft" w:date="2016-10-26T19:20:00Z">
              <w:rPr>
                <w:rStyle w:val="IntenseEmphasis"/>
                <w:b w:val="0"/>
                <w:i w:val="0"/>
                <w:color w:val="auto"/>
                <w:lang w:val="en-US"/>
              </w:rPr>
            </w:rPrChange>
          </w:rPr>
          <w:t xml:space="preserve"> </w:t>
        </w:r>
      </w:ins>
      <w:r w:rsidR="000E1747">
        <w:rPr>
          <w:rStyle w:val="IntenseEmphasis"/>
          <w:b w:val="0"/>
          <w:i w:val="0"/>
          <w:color w:val="auto"/>
        </w:rPr>
        <w:t>της</w:t>
      </w:r>
      <w:ins w:id="1374" w:author="Koft" w:date="2016-10-26T19:20:00Z">
        <w:r w:rsidR="00071CF4" w:rsidRPr="00071CF4">
          <w:rPr>
            <w:rStyle w:val="IntenseEmphasis"/>
            <w:b w:val="0"/>
            <w:i w:val="0"/>
            <w:color w:val="auto"/>
            <w:rPrChange w:id="1375" w:author="Koft" w:date="2016-10-26T19:20:00Z">
              <w:rPr>
                <w:rStyle w:val="IntenseEmphasis"/>
                <w:b w:val="0"/>
                <w:i w:val="0"/>
                <w:color w:val="auto"/>
                <w:lang w:val="en-US"/>
              </w:rPr>
            </w:rPrChange>
          </w:rPr>
          <w:t xml:space="preserve"> </w:t>
        </w:r>
      </w:ins>
      <w:r w:rsidR="000E1747">
        <w:rPr>
          <w:rStyle w:val="IntenseEmphasis"/>
          <w:b w:val="0"/>
          <w:i w:val="0"/>
          <w:color w:val="auto"/>
        </w:rPr>
        <w:t>κανονικοποιημένης</w:t>
      </w:r>
      <w:ins w:id="1376" w:author="Koft" w:date="2016-10-26T19:20:00Z">
        <w:r w:rsidR="00071CF4" w:rsidRPr="00071CF4">
          <w:rPr>
            <w:rStyle w:val="IntenseEmphasis"/>
            <w:b w:val="0"/>
            <w:i w:val="0"/>
            <w:color w:val="auto"/>
            <w:rPrChange w:id="1377" w:author="Koft" w:date="2016-10-26T19:20:00Z">
              <w:rPr>
                <w:rStyle w:val="IntenseEmphasis"/>
                <w:b w:val="0"/>
                <w:i w:val="0"/>
                <w:color w:val="auto"/>
                <w:lang w:val="en-US"/>
              </w:rPr>
            </w:rPrChange>
          </w:rPr>
          <w:t xml:space="preserve"> </w:t>
        </w:r>
      </w:ins>
      <w:r w:rsidR="000E1747">
        <w:rPr>
          <w:rStyle w:val="IntenseEmphasis"/>
          <w:b w:val="0"/>
          <w:i w:val="0"/>
          <w:color w:val="auto"/>
        </w:rPr>
        <w:t>παραμέτρου</w:t>
      </w:r>
      <w:ins w:id="1378" w:author="Koft" w:date="2016-10-26T19:20:00Z">
        <w:r w:rsidR="00071CF4" w:rsidRPr="00071CF4">
          <w:rPr>
            <w:rStyle w:val="IntenseEmphasis"/>
            <w:b w:val="0"/>
            <w:i w:val="0"/>
            <w:color w:val="auto"/>
            <w:rPrChange w:id="1379" w:author="Koft" w:date="2016-10-26T19:20:00Z">
              <w:rPr>
                <w:rStyle w:val="IntenseEmphasis"/>
                <w:b w:val="0"/>
                <w:i w:val="0"/>
                <w:color w:val="auto"/>
                <w:lang w:val="en-US"/>
              </w:rPr>
            </w:rPrChange>
          </w:rPr>
          <w:t xml:space="preserve"> </w:t>
        </w:r>
      </w:ins>
      <w:r w:rsidR="000E1747">
        <w:rPr>
          <w:rStyle w:val="IntenseEmphasis"/>
          <w:b w:val="0"/>
          <w:i w:val="0"/>
          <w:color w:val="auto"/>
          <w:lang w:val="en-US"/>
        </w:rPr>
        <w:t>nu</w:t>
      </w:r>
      <w:r w:rsidR="000E1747" w:rsidRPr="000E1747">
        <w:rPr>
          <w:rStyle w:val="IntenseEmphasis"/>
          <w:b w:val="0"/>
          <w:i w:val="0"/>
          <w:color w:val="auto"/>
        </w:rPr>
        <w:t xml:space="preserve"> ( </w:t>
      </w:r>
      <w:r w:rsidR="000E1747" w:rsidRPr="000E1747">
        <w:rPr>
          <w:rStyle w:val="IntenseEmphasis"/>
          <w:b w:val="0"/>
          <w:i w:val="0"/>
          <w:color w:val="auto"/>
          <w:lang w:val="en-US"/>
        </w:rPr>
        <w:object w:dxaOrig="999" w:dyaOrig="279">
          <v:shape id="_x0000_i1090" type="#_x0000_t75" style="width:50.25pt;height:14.25pt" o:ole="">
            <v:imagedata r:id="rId150" o:title=""/>
          </v:shape>
          <o:OLEObject Type="Embed" ProgID="Equation.DSMT4" ShapeID="_x0000_i1090" DrawAspect="Content" ObjectID="_1582542510" r:id="rId151"/>
        </w:object>
      </w:r>
      <w:r w:rsidR="000E1747" w:rsidRPr="000E1747">
        <w:rPr>
          <w:rStyle w:val="IntenseEmphasis"/>
          <w:b w:val="0"/>
          <w:i w:val="0"/>
          <w:color w:val="auto"/>
        </w:rPr>
        <w:t xml:space="preserve">) </w:t>
      </w:r>
      <w:r w:rsidR="000E1747">
        <w:rPr>
          <w:rStyle w:val="IntenseEmphasis"/>
          <w:b w:val="0"/>
          <w:i w:val="0"/>
          <w:color w:val="auto"/>
        </w:rPr>
        <w:t>για</w:t>
      </w:r>
      <w:ins w:id="1380" w:author="Koft" w:date="2016-10-26T19:20:00Z">
        <w:r w:rsidR="00071CF4" w:rsidRPr="00071CF4">
          <w:rPr>
            <w:rStyle w:val="IntenseEmphasis"/>
            <w:b w:val="0"/>
            <w:i w:val="0"/>
            <w:color w:val="auto"/>
            <w:rPrChange w:id="1381" w:author="Koft" w:date="2016-10-26T19:20:00Z">
              <w:rPr>
                <w:rStyle w:val="IntenseEmphasis"/>
                <w:b w:val="0"/>
                <w:i w:val="0"/>
                <w:color w:val="auto"/>
                <w:lang w:val="en-US"/>
              </w:rPr>
            </w:rPrChange>
          </w:rPr>
          <w:t xml:space="preserve"> </w:t>
        </w:r>
      </w:ins>
      <w:r w:rsidR="000E1747">
        <w:rPr>
          <w:rStyle w:val="IntenseEmphasis"/>
          <w:b w:val="0"/>
          <w:i w:val="0"/>
          <w:color w:val="auto"/>
        </w:rPr>
        <w:t>τον</w:t>
      </w:r>
      <w:ins w:id="1382" w:author="Koft" w:date="2016-10-26T19:20:00Z">
        <w:r w:rsidR="00071CF4" w:rsidRPr="00071CF4">
          <w:rPr>
            <w:rStyle w:val="IntenseEmphasis"/>
            <w:b w:val="0"/>
            <w:i w:val="0"/>
            <w:color w:val="auto"/>
            <w:rPrChange w:id="1383" w:author="Koft" w:date="2016-10-26T19:20:00Z">
              <w:rPr>
                <w:rStyle w:val="IntenseEmphasis"/>
                <w:b w:val="0"/>
                <w:i w:val="0"/>
                <w:color w:val="auto"/>
                <w:lang w:val="en-US"/>
              </w:rPr>
            </w:rPrChange>
          </w:rPr>
          <w:t xml:space="preserve"> </w:t>
        </w:r>
      </w:ins>
      <w:r w:rsidR="000E1747">
        <w:rPr>
          <w:rStyle w:val="IntenseEmphasis"/>
          <w:b w:val="0"/>
          <w:i w:val="0"/>
          <w:color w:val="auto"/>
        </w:rPr>
        <w:t>έλεγχο</w:t>
      </w:r>
      <w:ins w:id="1384" w:author="Koft" w:date="2016-10-26T19:20:00Z">
        <w:r w:rsidR="00071CF4" w:rsidRPr="00071CF4">
          <w:rPr>
            <w:rStyle w:val="IntenseEmphasis"/>
            <w:b w:val="0"/>
            <w:i w:val="0"/>
            <w:color w:val="auto"/>
            <w:rPrChange w:id="1385" w:author="Koft" w:date="2016-10-26T19:20:00Z">
              <w:rPr>
                <w:rStyle w:val="IntenseEmphasis"/>
                <w:b w:val="0"/>
                <w:i w:val="0"/>
                <w:color w:val="auto"/>
                <w:lang w:val="en-US"/>
              </w:rPr>
            </w:rPrChange>
          </w:rPr>
          <w:t xml:space="preserve"> </w:t>
        </w:r>
      </w:ins>
      <w:r w:rsidR="000E1747">
        <w:rPr>
          <w:rStyle w:val="IntenseEmphasis"/>
          <w:b w:val="0"/>
          <w:i w:val="0"/>
          <w:color w:val="auto"/>
        </w:rPr>
        <w:t>του πλήθους των</w:t>
      </w:r>
      <w:ins w:id="1386" w:author="Koft" w:date="2016-10-26T19:20:00Z">
        <w:r w:rsidR="00071CF4" w:rsidRPr="00071CF4">
          <w:rPr>
            <w:rStyle w:val="IntenseEmphasis"/>
            <w:b w:val="0"/>
            <w:i w:val="0"/>
            <w:color w:val="auto"/>
            <w:rPrChange w:id="1387" w:author="Koft" w:date="2016-10-26T19:20:00Z">
              <w:rPr>
                <w:rStyle w:val="IntenseEmphasis"/>
                <w:b w:val="0"/>
                <w:i w:val="0"/>
                <w:color w:val="auto"/>
                <w:lang w:val="en-US"/>
              </w:rPr>
            </w:rPrChange>
          </w:rPr>
          <w:t xml:space="preserve"> </w:t>
        </w:r>
      </w:ins>
      <w:r w:rsidR="000E1747">
        <w:rPr>
          <w:rStyle w:val="IntenseEmphasis"/>
          <w:b w:val="0"/>
          <w:i w:val="0"/>
          <w:color w:val="auto"/>
          <w:lang w:val="en-US"/>
        </w:rPr>
        <w:t>SVs</w:t>
      </w:r>
      <w:r w:rsidR="000E1747">
        <w:rPr>
          <w:rStyle w:val="IntenseEmphasis"/>
          <w:b w:val="0"/>
          <w:i w:val="0"/>
          <w:color w:val="auto"/>
        </w:rPr>
        <w:t xml:space="preserve">, ενώ η παράμετρος </w:t>
      </w:r>
      <w:r w:rsidR="000E1747">
        <w:rPr>
          <w:rStyle w:val="IntenseEmphasis"/>
          <w:b w:val="0"/>
          <w:i w:val="0"/>
          <w:color w:val="auto"/>
          <w:lang w:val="en-US"/>
        </w:rPr>
        <w:t>C</w:t>
      </w:r>
      <w:ins w:id="1388" w:author="Koft" w:date="2016-10-26T19:20:00Z">
        <w:r w:rsidR="00071CF4" w:rsidRPr="00071CF4">
          <w:rPr>
            <w:rStyle w:val="IntenseEmphasis"/>
            <w:b w:val="0"/>
            <w:i w:val="0"/>
            <w:color w:val="auto"/>
            <w:rPrChange w:id="1389" w:author="Koft" w:date="2016-10-26T19:20:00Z">
              <w:rPr>
                <w:rStyle w:val="IntenseEmphasis"/>
                <w:b w:val="0"/>
                <w:i w:val="0"/>
                <w:color w:val="auto"/>
                <w:lang w:val="en-US"/>
              </w:rPr>
            </w:rPrChange>
          </w:rPr>
          <w:t xml:space="preserve"> </w:t>
        </w:r>
      </w:ins>
      <w:r w:rsidR="000E1747">
        <w:rPr>
          <w:rStyle w:val="IntenseEmphasis"/>
          <w:b w:val="0"/>
          <w:i w:val="0"/>
          <w:color w:val="auto"/>
        </w:rPr>
        <w:t xml:space="preserve">του πρώτου τύπου μπορεί να πάρει κάθε θετική τιμή </w:t>
      </w:r>
      <w:r w:rsidR="00906F52">
        <w:rPr>
          <w:rStyle w:val="IntenseEmphasis"/>
          <w:b w:val="0"/>
          <w:i w:val="0"/>
          <w:color w:val="auto"/>
        </w:rPr>
        <w:t>οδηγώντας</w:t>
      </w:r>
      <w:r w:rsidR="000E1747">
        <w:rPr>
          <w:rStyle w:val="IntenseEmphasis"/>
          <w:b w:val="0"/>
          <w:i w:val="0"/>
          <w:color w:val="auto"/>
        </w:rPr>
        <w:t xml:space="preserve"> σε πιο αυθαίρετο έλεγχο των </w:t>
      </w:r>
      <w:r w:rsidR="000E1747">
        <w:rPr>
          <w:rStyle w:val="IntenseEmphasis"/>
          <w:b w:val="0"/>
          <w:i w:val="0"/>
          <w:color w:val="auto"/>
          <w:lang w:val="en-US"/>
        </w:rPr>
        <w:t>SVs</w:t>
      </w:r>
      <w:r w:rsidR="000E1747">
        <w:rPr>
          <w:rStyle w:val="IntenseEmphasis"/>
          <w:b w:val="0"/>
          <w:i w:val="0"/>
          <w:color w:val="auto"/>
        </w:rPr>
        <w:t>,</w:t>
      </w:r>
      <w:r w:rsidR="0090085E">
        <w:rPr>
          <w:rStyle w:val="IntenseEmphasis"/>
          <w:b w:val="0"/>
          <w:i w:val="0"/>
          <w:color w:val="auto"/>
        </w:rPr>
        <w:t xml:space="preserve"> επιλέχθηκε ο </w:t>
      </w:r>
      <w:r w:rsidR="0090085E">
        <w:rPr>
          <w:rStyle w:val="IntenseEmphasis"/>
          <w:b w:val="0"/>
          <w:i w:val="0"/>
          <w:color w:val="auto"/>
          <w:lang w:val="en-US"/>
        </w:rPr>
        <w:t>C</w:t>
      </w:r>
      <w:r w:rsidR="0090085E" w:rsidRPr="0090085E">
        <w:rPr>
          <w:rStyle w:val="IntenseEmphasis"/>
          <w:b w:val="0"/>
          <w:i w:val="0"/>
          <w:color w:val="auto"/>
        </w:rPr>
        <w:t>-</w:t>
      </w:r>
      <w:r w:rsidR="0090085E">
        <w:rPr>
          <w:rStyle w:val="IntenseEmphasis"/>
          <w:b w:val="0"/>
          <w:i w:val="0"/>
          <w:color w:val="auto"/>
          <w:lang w:val="en-US"/>
        </w:rPr>
        <w:t>SVM</w:t>
      </w:r>
      <w:ins w:id="1390" w:author="Koft" w:date="2016-10-26T19:20:00Z">
        <w:r w:rsidR="00071CF4" w:rsidRPr="00071CF4">
          <w:rPr>
            <w:rStyle w:val="IntenseEmphasis"/>
            <w:b w:val="0"/>
            <w:i w:val="0"/>
            <w:color w:val="auto"/>
            <w:rPrChange w:id="1391" w:author="Koft" w:date="2016-10-26T19:20:00Z">
              <w:rPr>
                <w:rStyle w:val="IntenseEmphasis"/>
                <w:b w:val="0"/>
                <w:i w:val="0"/>
                <w:color w:val="auto"/>
                <w:lang w:val="en-US"/>
              </w:rPr>
            </w:rPrChange>
          </w:rPr>
          <w:t xml:space="preserve"> </w:t>
        </w:r>
      </w:ins>
      <w:r w:rsidR="0090085E">
        <w:rPr>
          <w:rStyle w:val="IntenseEmphasis"/>
          <w:b w:val="0"/>
          <w:i w:val="0"/>
          <w:color w:val="auto"/>
        </w:rPr>
        <w:t>γιατί είναι πιο εύκολα βελτιστοποιήσιμος και ο χρήστης έχει περισσότερες δυνατότητες εξατομίκευσης του</w:t>
      </w:r>
      <w:r w:rsidR="0090085E" w:rsidRPr="0090085E">
        <w:t>, αλλά και γιατί απαιτεί λιγότερο χρόνο εκτέλεσης.</w:t>
      </w:r>
    </w:p>
    <w:p w:rsidR="00E61F58" w:rsidRDefault="00E61F58" w:rsidP="002E28AC">
      <w:pPr>
        <w:ind w:firstLine="720"/>
        <w:jc w:val="both"/>
        <w:rPr>
          <w:rStyle w:val="IntenseEmphasis"/>
          <w:b w:val="0"/>
          <w:i w:val="0"/>
          <w:color w:val="auto"/>
        </w:rPr>
      </w:pPr>
      <w:r>
        <w:rPr>
          <w:rStyle w:val="IntenseEmphasis"/>
          <w:b w:val="0"/>
          <w:i w:val="0"/>
          <w:color w:val="auto"/>
        </w:rPr>
        <w:t xml:space="preserve">Οι παράμετροι που απαιτεί ο αλγόριθμος </w:t>
      </w:r>
      <w:r>
        <w:rPr>
          <w:rStyle w:val="IntenseEmphasis"/>
          <w:b w:val="0"/>
          <w:i w:val="0"/>
          <w:color w:val="auto"/>
          <w:lang w:val="en-US"/>
        </w:rPr>
        <w:t>ksvm</w:t>
      </w:r>
      <w:r>
        <w:rPr>
          <w:rStyle w:val="IntenseEmphasis"/>
          <w:b w:val="0"/>
          <w:i w:val="0"/>
          <w:color w:val="auto"/>
        </w:rPr>
        <w:t>, το πως ορίζονται και το κριτήριο με το οποίο επιλέχθηκαν αναφέρονται στη συνέχεια:</w:t>
      </w:r>
    </w:p>
    <w:p w:rsidR="005F5ACE" w:rsidRDefault="00E61F58" w:rsidP="002E28AC">
      <w:pPr>
        <w:pStyle w:val="ListParagraph"/>
        <w:numPr>
          <w:ilvl w:val="0"/>
          <w:numId w:val="2"/>
        </w:numPr>
        <w:jc w:val="both"/>
        <w:rPr>
          <w:rStyle w:val="IntenseEmphasis"/>
          <w:b w:val="0"/>
          <w:i w:val="0"/>
          <w:color w:val="auto"/>
        </w:rPr>
      </w:pPr>
      <w:r w:rsidRPr="005F5ACE">
        <w:rPr>
          <w:rStyle w:val="IntenseEmphasis"/>
          <w:color w:val="auto"/>
          <w:lang w:val="en-US"/>
        </w:rPr>
        <w:t>Kernel</w:t>
      </w:r>
      <w:r w:rsidRPr="005F5ACE">
        <w:rPr>
          <w:rStyle w:val="IntenseEmphasis"/>
          <w:color w:val="auto"/>
        </w:rPr>
        <w:t xml:space="preserve"> (Πυρήνας):</w:t>
      </w:r>
      <w:ins w:id="1392" w:author="Koft" w:date="2016-10-26T19:21:00Z">
        <w:r w:rsidR="00071CF4" w:rsidRPr="00071CF4">
          <w:rPr>
            <w:rStyle w:val="IntenseEmphasis"/>
            <w:color w:val="auto"/>
            <w:rPrChange w:id="1393" w:author="Koft" w:date="2016-10-26T19:21:00Z">
              <w:rPr>
                <w:rStyle w:val="IntenseEmphasis"/>
                <w:color w:val="auto"/>
                <w:lang w:val="en-US"/>
              </w:rPr>
            </w:rPrChange>
          </w:rPr>
          <w:t xml:space="preserve"> </w:t>
        </w:r>
      </w:ins>
      <w:r w:rsidR="002E3AE4">
        <w:rPr>
          <w:rStyle w:val="IntenseEmphasis"/>
          <w:b w:val="0"/>
          <w:i w:val="0"/>
          <w:color w:val="auto"/>
        </w:rPr>
        <w:t xml:space="preserve">Η σημασία του πυρήνα στην κατασκευή του </w:t>
      </w:r>
      <w:r w:rsidR="002E3AE4">
        <w:rPr>
          <w:rStyle w:val="IntenseEmphasis"/>
          <w:b w:val="0"/>
          <w:i w:val="0"/>
          <w:color w:val="auto"/>
          <w:lang w:val="en-US"/>
        </w:rPr>
        <w:t>SVM</w:t>
      </w:r>
      <w:ins w:id="1394" w:author="Koft" w:date="2016-10-26T19:20:00Z">
        <w:r w:rsidR="00071CF4" w:rsidRPr="00071CF4">
          <w:rPr>
            <w:rStyle w:val="IntenseEmphasis"/>
            <w:b w:val="0"/>
            <w:i w:val="0"/>
            <w:color w:val="auto"/>
            <w:rPrChange w:id="1395" w:author="Koft" w:date="2016-10-26T19:20:00Z">
              <w:rPr>
                <w:rStyle w:val="IntenseEmphasis"/>
                <w:b w:val="0"/>
                <w:i w:val="0"/>
                <w:color w:val="auto"/>
                <w:lang w:val="en-US"/>
              </w:rPr>
            </w:rPrChange>
          </w:rPr>
          <w:t xml:space="preserve"> </w:t>
        </w:r>
      </w:ins>
      <w:r w:rsidR="002E3AE4">
        <w:rPr>
          <w:rStyle w:val="IntenseEmphasis"/>
          <w:b w:val="0"/>
          <w:i w:val="0"/>
          <w:color w:val="auto"/>
        </w:rPr>
        <w:t>έχει ήδη αναφερθεί παραπάνω. Συνοπτικά</w:t>
      </w:r>
      <w:ins w:id="1396" w:author="Koft" w:date="2016-10-26T19:20:00Z">
        <w:r w:rsidR="00071CF4" w:rsidRPr="00071CF4">
          <w:rPr>
            <w:rStyle w:val="IntenseEmphasis"/>
            <w:b w:val="0"/>
            <w:i w:val="0"/>
            <w:color w:val="auto"/>
            <w:rPrChange w:id="1397" w:author="Koft" w:date="2016-10-26T19:20:00Z">
              <w:rPr>
                <w:rStyle w:val="IntenseEmphasis"/>
                <w:b w:val="0"/>
                <w:i w:val="0"/>
                <w:color w:val="auto"/>
                <w:lang w:val="en-US"/>
              </w:rPr>
            </w:rPrChange>
          </w:rPr>
          <w:t xml:space="preserve"> </w:t>
        </w:r>
      </w:ins>
      <w:r w:rsidR="002E3AE4">
        <w:rPr>
          <w:rStyle w:val="IntenseEmphasis"/>
          <w:b w:val="0"/>
          <w:i w:val="0"/>
          <w:color w:val="auto"/>
        </w:rPr>
        <w:t>η</w:t>
      </w:r>
      <w:ins w:id="1398" w:author="Koft" w:date="2016-10-26T19:20:00Z">
        <w:r w:rsidR="00071CF4" w:rsidRPr="00071CF4">
          <w:rPr>
            <w:rStyle w:val="IntenseEmphasis"/>
            <w:b w:val="0"/>
            <w:i w:val="0"/>
            <w:color w:val="auto"/>
            <w:rPrChange w:id="1399" w:author="Koft" w:date="2016-10-26T19:20:00Z">
              <w:rPr>
                <w:rStyle w:val="IntenseEmphasis"/>
                <w:b w:val="0"/>
                <w:i w:val="0"/>
                <w:color w:val="auto"/>
                <w:lang w:val="en-US"/>
              </w:rPr>
            </w:rPrChange>
          </w:rPr>
          <w:t xml:space="preserve"> </w:t>
        </w:r>
      </w:ins>
      <w:r w:rsidR="002E3AE4">
        <w:rPr>
          <w:rStyle w:val="IntenseEmphasis"/>
          <w:b w:val="0"/>
          <w:i w:val="0"/>
          <w:color w:val="auto"/>
        </w:rPr>
        <w:t>συνάρτηση</w:t>
      </w:r>
      <w:ins w:id="1400" w:author="Koft" w:date="2016-10-26T19:20:00Z">
        <w:r w:rsidR="00071CF4" w:rsidRPr="00071CF4">
          <w:rPr>
            <w:rStyle w:val="IntenseEmphasis"/>
            <w:b w:val="0"/>
            <w:i w:val="0"/>
            <w:color w:val="auto"/>
            <w:rPrChange w:id="1401" w:author="Koft" w:date="2016-10-26T19:20:00Z">
              <w:rPr>
                <w:rStyle w:val="IntenseEmphasis"/>
                <w:b w:val="0"/>
                <w:i w:val="0"/>
                <w:color w:val="auto"/>
                <w:lang w:val="en-US"/>
              </w:rPr>
            </w:rPrChange>
          </w:rPr>
          <w:t xml:space="preserve"> </w:t>
        </w:r>
      </w:ins>
      <w:r w:rsidR="002E3AE4">
        <w:rPr>
          <w:rStyle w:val="IntenseEmphasis"/>
          <w:b w:val="0"/>
          <w:i w:val="0"/>
          <w:color w:val="auto"/>
        </w:rPr>
        <w:t>πυρήνας</w:t>
      </w:r>
      <w:ins w:id="1402" w:author="Koft" w:date="2016-10-26T19:20:00Z">
        <w:r w:rsidR="00071CF4" w:rsidRPr="00071CF4">
          <w:rPr>
            <w:rStyle w:val="IntenseEmphasis"/>
            <w:b w:val="0"/>
            <w:i w:val="0"/>
            <w:color w:val="auto"/>
            <w:rPrChange w:id="1403" w:author="Koft" w:date="2016-10-26T19:20:00Z">
              <w:rPr>
                <w:rStyle w:val="IntenseEmphasis"/>
                <w:b w:val="0"/>
                <w:i w:val="0"/>
                <w:color w:val="auto"/>
                <w:lang w:val="en-US"/>
              </w:rPr>
            </w:rPrChange>
          </w:rPr>
          <w:t xml:space="preserve">  </w:t>
        </w:r>
      </w:ins>
      <w:r w:rsidR="002E3AE4">
        <w:rPr>
          <w:rStyle w:val="IntenseEmphasis"/>
          <w:b w:val="0"/>
          <w:i w:val="0"/>
          <w:color w:val="auto"/>
        </w:rPr>
        <w:t>χρησιμοποιείται</w:t>
      </w:r>
      <w:ins w:id="1404" w:author="Koft" w:date="2016-10-26T19:20:00Z">
        <w:r w:rsidR="00071CF4" w:rsidRPr="00071CF4">
          <w:rPr>
            <w:rStyle w:val="IntenseEmphasis"/>
            <w:b w:val="0"/>
            <w:i w:val="0"/>
            <w:color w:val="auto"/>
            <w:rPrChange w:id="1405" w:author="Koft" w:date="2016-10-26T19:20:00Z">
              <w:rPr>
                <w:rStyle w:val="IntenseEmphasis"/>
                <w:b w:val="0"/>
                <w:i w:val="0"/>
                <w:color w:val="auto"/>
                <w:lang w:val="en-US"/>
              </w:rPr>
            </w:rPrChange>
          </w:rPr>
          <w:t xml:space="preserve"> </w:t>
        </w:r>
      </w:ins>
      <w:r w:rsidR="002E3AE4">
        <w:rPr>
          <w:rStyle w:val="IntenseEmphasis"/>
          <w:b w:val="0"/>
          <w:i w:val="0"/>
          <w:color w:val="auto"/>
        </w:rPr>
        <w:t>τόσο</w:t>
      </w:r>
      <w:ins w:id="1406" w:author="Koft" w:date="2016-10-26T19:20:00Z">
        <w:r w:rsidR="00071CF4" w:rsidRPr="00071CF4">
          <w:rPr>
            <w:rStyle w:val="IntenseEmphasis"/>
            <w:b w:val="0"/>
            <w:i w:val="0"/>
            <w:color w:val="auto"/>
            <w:rPrChange w:id="1407" w:author="Koft" w:date="2016-10-26T19:20:00Z">
              <w:rPr>
                <w:rStyle w:val="IntenseEmphasis"/>
                <w:b w:val="0"/>
                <w:i w:val="0"/>
                <w:color w:val="auto"/>
                <w:lang w:val="en-US"/>
              </w:rPr>
            </w:rPrChange>
          </w:rPr>
          <w:t xml:space="preserve"> </w:t>
        </w:r>
      </w:ins>
      <w:r w:rsidR="002E3AE4">
        <w:rPr>
          <w:rStyle w:val="IntenseEmphasis"/>
          <w:b w:val="0"/>
          <w:i w:val="0"/>
          <w:color w:val="auto"/>
        </w:rPr>
        <w:t xml:space="preserve">στην </w:t>
      </w:r>
      <w:r w:rsidR="00F462FA">
        <w:rPr>
          <w:rStyle w:val="IntenseEmphasis"/>
          <w:b w:val="0"/>
          <w:i w:val="0"/>
          <w:color w:val="auto"/>
        </w:rPr>
        <w:t>εκπαίδευση</w:t>
      </w:r>
      <w:r w:rsidR="002E3AE4">
        <w:rPr>
          <w:rStyle w:val="IntenseEmphasis"/>
          <w:b w:val="0"/>
          <w:i w:val="0"/>
          <w:color w:val="auto"/>
        </w:rPr>
        <w:t xml:space="preserve"> του αλγορίθμου, όσο και στη διαδικασία πρόβλεψης. Η</w:t>
      </w:r>
      <w:ins w:id="1408" w:author="Koft" w:date="2016-10-26T19:20:00Z">
        <w:r w:rsidR="00071CF4" w:rsidRPr="00071CF4">
          <w:rPr>
            <w:rStyle w:val="IntenseEmphasis"/>
            <w:b w:val="0"/>
            <w:i w:val="0"/>
            <w:color w:val="auto"/>
            <w:rPrChange w:id="1409" w:author="Koft" w:date="2016-10-26T19:20:00Z">
              <w:rPr>
                <w:rStyle w:val="IntenseEmphasis"/>
                <w:b w:val="0"/>
                <w:i w:val="0"/>
                <w:color w:val="auto"/>
                <w:lang w:val="en-US"/>
              </w:rPr>
            </w:rPrChange>
          </w:rPr>
          <w:t xml:space="preserve"> </w:t>
        </w:r>
      </w:ins>
      <w:r w:rsidR="002E3AE4">
        <w:rPr>
          <w:rStyle w:val="IntenseEmphasis"/>
          <w:b w:val="0"/>
          <w:i w:val="0"/>
          <w:color w:val="auto"/>
        </w:rPr>
        <w:t>παράμετρος</w:t>
      </w:r>
      <w:ins w:id="1410" w:author="Koft" w:date="2016-10-26T19:20:00Z">
        <w:r w:rsidR="00071CF4" w:rsidRPr="00071CF4">
          <w:rPr>
            <w:rStyle w:val="IntenseEmphasis"/>
            <w:b w:val="0"/>
            <w:i w:val="0"/>
            <w:color w:val="auto"/>
            <w:rPrChange w:id="1411" w:author="Koft" w:date="2016-10-26T19:20:00Z">
              <w:rPr>
                <w:rStyle w:val="IntenseEmphasis"/>
                <w:b w:val="0"/>
                <w:i w:val="0"/>
                <w:color w:val="auto"/>
                <w:lang w:val="en-US"/>
              </w:rPr>
            </w:rPrChange>
          </w:rPr>
          <w:t xml:space="preserve"> </w:t>
        </w:r>
      </w:ins>
      <w:r w:rsidR="002E3AE4">
        <w:rPr>
          <w:rStyle w:val="IntenseEmphasis"/>
          <w:b w:val="0"/>
          <w:i w:val="0"/>
          <w:color w:val="auto"/>
        </w:rPr>
        <w:t>αυτή</w:t>
      </w:r>
      <w:ins w:id="1412" w:author="Koft" w:date="2016-10-26T19:20:00Z">
        <w:r w:rsidR="00071CF4" w:rsidRPr="00071CF4">
          <w:rPr>
            <w:rStyle w:val="IntenseEmphasis"/>
            <w:b w:val="0"/>
            <w:i w:val="0"/>
            <w:color w:val="auto"/>
            <w:rPrChange w:id="1413" w:author="Koft" w:date="2016-10-26T19:21:00Z">
              <w:rPr>
                <w:rStyle w:val="IntenseEmphasis"/>
                <w:b w:val="0"/>
                <w:i w:val="0"/>
                <w:color w:val="auto"/>
                <w:lang w:val="en-US"/>
              </w:rPr>
            </w:rPrChange>
          </w:rPr>
          <w:t xml:space="preserve"> </w:t>
        </w:r>
      </w:ins>
      <w:r w:rsidR="002E3AE4">
        <w:rPr>
          <w:rStyle w:val="IntenseEmphasis"/>
          <w:b w:val="0"/>
          <w:i w:val="0"/>
          <w:color w:val="auto"/>
        </w:rPr>
        <w:t>μπορεί</w:t>
      </w:r>
      <w:ins w:id="1414" w:author="Koft" w:date="2016-10-26T19:21:00Z">
        <w:r w:rsidR="00071CF4" w:rsidRPr="00071CF4">
          <w:rPr>
            <w:rStyle w:val="IntenseEmphasis"/>
            <w:b w:val="0"/>
            <w:i w:val="0"/>
            <w:color w:val="auto"/>
            <w:rPrChange w:id="1415" w:author="Koft" w:date="2016-10-26T19:21:00Z">
              <w:rPr>
                <w:rStyle w:val="IntenseEmphasis"/>
                <w:b w:val="0"/>
                <w:i w:val="0"/>
                <w:color w:val="auto"/>
                <w:lang w:val="en-US"/>
              </w:rPr>
            </w:rPrChange>
          </w:rPr>
          <w:t xml:space="preserve"> </w:t>
        </w:r>
      </w:ins>
      <w:r w:rsidR="002E3AE4">
        <w:rPr>
          <w:rStyle w:val="IntenseEmphasis"/>
          <w:b w:val="0"/>
          <w:i w:val="0"/>
          <w:color w:val="auto"/>
        </w:rPr>
        <w:t>να</w:t>
      </w:r>
      <w:ins w:id="1416" w:author="Koft" w:date="2016-10-26T19:21:00Z">
        <w:r w:rsidR="00071CF4" w:rsidRPr="00071CF4">
          <w:rPr>
            <w:rStyle w:val="IntenseEmphasis"/>
            <w:b w:val="0"/>
            <w:i w:val="0"/>
            <w:color w:val="auto"/>
            <w:rPrChange w:id="1417" w:author="Koft" w:date="2016-10-26T19:21:00Z">
              <w:rPr>
                <w:rStyle w:val="IntenseEmphasis"/>
                <w:b w:val="0"/>
                <w:i w:val="0"/>
                <w:color w:val="auto"/>
                <w:lang w:val="en-US"/>
              </w:rPr>
            </w:rPrChange>
          </w:rPr>
          <w:t xml:space="preserve"> </w:t>
        </w:r>
      </w:ins>
      <w:r w:rsidR="002E3AE4">
        <w:rPr>
          <w:rStyle w:val="IntenseEmphasis"/>
          <w:b w:val="0"/>
          <w:i w:val="0"/>
          <w:color w:val="auto"/>
        </w:rPr>
        <w:t>ορισθεί</w:t>
      </w:r>
      <w:ins w:id="1418" w:author="Koft" w:date="2016-10-26T19:21:00Z">
        <w:r w:rsidR="00071CF4" w:rsidRPr="00071CF4">
          <w:rPr>
            <w:rStyle w:val="IntenseEmphasis"/>
            <w:b w:val="0"/>
            <w:i w:val="0"/>
            <w:color w:val="auto"/>
            <w:rPrChange w:id="1419" w:author="Koft" w:date="2016-10-26T19:21:00Z">
              <w:rPr>
                <w:rStyle w:val="IntenseEmphasis"/>
                <w:b w:val="0"/>
                <w:i w:val="0"/>
                <w:color w:val="auto"/>
                <w:lang w:val="en-US"/>
              </w:rPr>
            </w:rPrChange>
          </w:rPr>
          <w:t xml:space="preserve"> </w:t>
        </w:r>
      </w:ins>
      <w:r w:rsidR="002E3AE4">
        <w:rPr>
          <w:rStyle w:val="IntenseEmphasis"/>
          <w:b w:val="0"/>
          <w:i w:val="0"/>
          <w:color w:val="auto"/>
        </w:rPr>
        <w:t>ως</w:t>
      </w:r>
      <w:ins w:id="1420" w:author="Koft" w:date="2016-10-26T19:21:00Z">
        <w:r w:rsidR="00071CF4" w:rsidRPr="00071CF4">
          <w:rPr>
            <w:rStyle w:val="IntenseEmphasis"/>
            <w:b w:val="0"/>
            <w:i w:val="0"/>
            <w:color w:val="auto"/>
            <w:rPrChange w:id="1421" w:author="Koft" w:date="2016-10-26T19:21:00Z">
              <w:rPr>
                <w:rStyle w:val="IntenseEmphasis"/>
                <w:b w:val="0"/>
                <w:i w:val="0"/>
                <w:color w:val="auto"/>
                <w:lang w:val="en-US"/>
              </w:rPr>
            </w:rPrChange>
          </w:rPr>
          <w:t xml:space="preserve"> </w:t>
        </w:r>
      </w:ins>
      <w:r w:rsidR="002E3AE4">
        <w:rPr>
          <w:rStyle w:val="IntenseEmphasis"/>
          <w:b w:val="0"/>
          <w:i w:val="0"/>
          <w:color w:val="auto"/>
        </w:rPr>
        <w:t xml:space="preserve">οποιαδήποτε συνάρτηση της τάξεως των πυρήνων η οποία υπολογίζει το εσωτερικό γινόμενο δύο διανυσμάτων σε οποιοδήποτε χώρο πολλών διαστάσεων. Έπειτα από δοκιμές, επιλέχθηκε ο </w:t>
      </w:r>
      <w:r w:rsidR="00440254">
        <w:rPr>
          <w:rStyle w:val="IntenseEmphasis"/>
          <w:b w:val="0"/>
          <w:i w:val="0"/>
          <w:color w:val="auto"/>
          <w:u w:val="single"/>
        </w:rPr>
        <w:t>Γκαουσιανός</w:t>
      </w:r>
      <w:r w:rsidR="002E3AE4" w:rsidRPr="009276C2">
        <w:rPr>
          <w:rStyle w:val="IntenseEmphasis"/>
          <w:b w:val="0"/>
          <w:i w:val="0"/>
          <w:color w:val="auto"/>
          <w:u w:val="single"/>
        </w:rPr>
        <w:t xml:space="preserve"> πυρήνας</w:t>
      </w:r>
      <w:r w:rsidR="002E3AE4">
        <w:rPr>
          <w:rStyle w:val="IntenseEmphasis"/>
          <w:b w:val="0"/>
          <w:i w:val="0"/>
          <w:color w:val="auto"/>
        </w:rPr>
        <w:t>, καθώς έδινε 6 λάθος κατηγοριοπο</w:t>
      </w:r>
      <w:r w:rsidR="00F462FA">
        <w:rPr>
          <w:rStyle w:val="IntenseEmphasis"/>
          <w:b w:val="0"/>
          <w:i w:val="0"/>
          <w:color w:val="auto"/>
        </w:rPr>
        <w:t>ιήσεις, σε σχέση με τους Πολυωνυ</w:t>
      </w:r>
      <w:r w:rsidR="002E3AE4">
        <w:rPr>
          <w:rStyle w:val="IntenseEmphasis"/>
          <w:b w:val="0"/>
          <w:i w:val="0"/>
          <w:color w:val="auto"/>
        </w:rPr>
        <w:t>μικός και Γ</w:t>
      </w:r>
      <w:r w:rsidR="00440254">
        <w:rPr>
          <w:rStyle w:val="IntenseEmphasis"/>
          <w:b w:val="0"/>
          <w:i w:val="0"/>
          <w:color w:val="auto"/>
        </w:rPr>
        <w:t>ραμμικός</w:t>
      </w:r>
      <w:r w:rsidR="002E3AE4">
        <w:rPr>
          <w:rStyle w:val="IntenseEmphasis"/>
          <w:b w:val="0"/>
          <w:i w:val="0"/>
          <w:color w:val="auto"/>
        </w:rPr>
        <w:t xml:space="preserve"> που δοκιμάσθηκαν και έδιναν 11 λάθος κατηγοριοποιήσεις.</w:t>
      </w:r>
    </w:p>
    <w:p w:rsidR="00AA4D17" w:rsidRPr="005F5ACE" w:rsidRDefault="00E61F58" w:rsidP="002E28AC">
      <w:pPr>
        <w:pStyle w:val="ListParagraph"/>
        <w:numPr>
          <w:ilvl w:val="0"/>
          <w:numId w:val="2"/>
        </w:numPr>
        <w:jc w:val="both"/>
        <w:rPr>
          <w:bCs/>
          <w:iCs/>
        </w:rPr>
      </w:pPr>
      <w:r w:rsidRPr="005F5ACE">
        <w:rPr>
          <w:rStyle w:val="IntenseEmphasis"/>
          <w:color w:val="auto"/>
          <w:lang w:val="en-US"/>
        </w:rPr>
        <w:lastRenderedPageBreak/>
        <w:t>Kpar</w:t>
      </w:r>
      <w:r w:rsidRPr="005F5ACE">
        <w:rPr>
          <w:rStyle w:val="IntenseEmphasis"/>
          <w:color w:val="auto"/>
        </w:rPr>
        <w:t>(Παράμετροι του πυρήνα</w:t>
      </w:r>
      <w:r w:rsidR="005F5ACE" w:rsidRPr="005F5ACE">
        <w:rPr>
          <w:rStyle w:val="IntenseEmphasis"/>
          <w:color w:val="auto"/>
        </w:rPr>
        <w:t>):</w:t>
      </w:r>
      <w:r w:rsidR="005F5ACE">
        <w:rPr>
          <w:rStyle w:val="IntenseEmphasis"/>
          <w:b w:val="0"/>
          <w:i w:val="0"/>
          <w:color w:val="auto"/>
        </w:rPr>
        <w:t xml:space="preserve"> Οι παράμετροι της συνάρτησης-πυρήνα αφέθηκαν ως οι προεπιλεγόμενοι, εκτός από τον</w:t>
      </w:r>
      <w:ins w:id="1422" w:author="Koft" w:date="2016-10-26T19:21:00Z">
        <w:r w:rsidR="00071CF4" w:rsidRPr="00071CF4">
          <w:rPr>
            <w:rStyle w:val="IntenseEmphasis"/>
            <w:b w:val="0"/>
            <w:i w:val="0"/>
            <w:color w:val="auto"/>
            <w:rPrChange w:id="1423" w:author="Koft" w:date="2016-10-26T19:21:00Z">
              <w:rPr>
                <w:rStyle w:val="IntenseEmphasis"/>
                <w:b w:val="0"/>
                <w:i w:val="0"/>
                <w:color w:val="auto"/>
                <w:lang w:val="en-US"/>
              </w:rPr>
            </w:rPrChange>
          </w:rPr>
          <w:t xml:space="preserve"> </w:t>
        </w:r>
      </w:ins>
      <w:r w:rsidR="005F5ACE" w:rsidRPr="009276C2">
        <w:rPr>
          <w:rStyle w:val="IntenseEmphasis"/>
          <w:b w:val="0"/>
          <w:i w:val="0"/>
          <w:color w:val="auto"/>
          <w:u w:val="single"/>
          <w:lang w:val="en-US"/>
        </w:rPr>
        <w:t>sigma</w:t>
      </w:r>
      <w:r w:rsidR="005F5ACE">
        <w:rPr>
          <w:rStyle w:val="IntenseEmphasis"/>
          <w:b w:val="0"/>
          <w:i w:val="0"/>
          <w:color w:val="auto"/>
        </w:rPr>
        <w:t xml:space="preserve">, οποίος δηλώνει το πλάτος του αντίστροφου πυρήνα και η τιμή του οποίου ορίσθηκε </w:t>
      </w:r>
      <w:r w:rsidR="005F5ACE" w:rsidRPr="009276C2">
        <w:rPr>
          <w:rStyle w:val="IntenseEmphasis"/>
          <w:b w:val="0"/>
          <w:i w:val="0"/>
          <w:color w:val="auto"/>
          <w:u w:val="single"/>
        </w:rPr>
        <w:t>0.05</w:t>
      </w:r>
    </w:p>
    <w:p w:rsidR="00E61F58" w:rsidRDefault="005F5ACE" w:rsidP="002E28AC">
      <w:pPr>
        <w:pStyle w:val="ListParagraph"/>
        <w:numPr>
          <w:ilvl w:val="0"/>
          <w:numId w:val="2"/>
        </w:numPr>
        <w:jc w:val="both"/>
        <w:rPr>
          <w:rStyle w:val="IntenseEmphasis"/>
          <w:b w:val="0"/>
          <w:i w:val="0"/>
          <w:color w:val="auto"/>
        </w:rPr>
      </w:pPr>
      <w:r w:rsidRPr="005F5ACE">
        <w:rPr>
          <w:rStyle w:val="IntenseEmphasis"/>
          <w:color w:val="auto"/>
          <w:lang w:val="en-US"/>
        </w:rPr>
        <w:t>C</w:t>
      </w:r>
      <w:r w:rsidRPr="005F5ACE">
        <w:rPr>
          <w:rStyle w:val="IntenseEmphasis"/>
          <w:color w:val="auto"/>
        </w:rPr>
        <w:t>:</w:t>
      </w:r>
      <w:ins w:id="1424" w:author="Koft" w:date="2016-10-26T19:21:00Z">
        <w:r w:rsidR="00071CF4" w:rsidRPr="00071CF4">
          <w:rPr>
            <w:rStyle w:val="IntenseEmphasis"/>
            <w:color w:val="auto"/>
            <w:rPrChange w:id="1425" w:author="Koft" w:date="2016-10-26T19:21:00Z">
              <w:rPr>
                <w:rStyle w:val="IntenseEmphasis"/>
                <w:color w:val="auto"/>
                <w:lang w:val="en-US"/>
              </w:rPr>
            </w:rPrChange>
          </w:rPr>
          <w:t xml:space="preserve"> </w:t>
        </w:r>
      </w:ins>
      <w:r>
        <w:rPr>
          <w:rStyle w:val="IntenseEmphasis"/>
          <w:b w:val="0"/>
          <w:i w:val="0"/>
          <w:color w:val="auto"/>
        </w:rPr>
        <w:t xml:space="preserve">Το κόστος των παραβάσεων των περιορισμών, ορίσθηκε στις </w:t>
      </w:r>
      <w:r w:rsidRPr="009276C2">
        <w:rPr>
          <w:rStyle w:val="IntenseEmphasis"/>
          <w:b w:val="0"/>
          <w:i w:val="0"/>
          <w:color w:val="auto"/>
          <w:u w:val="single"/>
        </w:rPr>
        <w:t xml:space="preserve">5 </w:t>
      </w:r>
      <w:r>
        <w:rPr>
          <w:rStyle w:val="IntenseEmphasis"/>
          <w:b w:val="0"/>
          <w:i w:val="0"/>
          <w:color w:val="auto"/>
        </w:rPr>
        <w:t>μονάδες.</w:t>
      </w:r>
    </w:p>
    <w:p w:rsidR="005F5ACE" w:rsidRPr="005F5ACE" w:rsidRDefault="005F5ACE" w:rsidP="002E28AC">
      <w:pPr>
        <w:pStyle w:val="ListParagraph"/>
        <w:numPr>
          <w:ilvl w:val="0"/>
          <w:numId w:val="2"/>
        </w:numPr>
        <w:jc w:val="both"/>
        <w:rPr>
          <w:rStyle w:val="IntenseEmphasis"/>
          <w:b w:val="0"/>
          <w:i w:val="0"/>
          <w:color w:val="auto"/>
        </w:rPr>
      </w:pPr>
      <w:r w:rsidRPr="005F5ACE">
        <w:rPr>
          <w:rStyle w:val="IntenseEmphasis"/>
          <w:color w:val="auto"/>
          <w:lang w:val="en-US"/>
        </w:rPr>
        <w:t>Cross</w:t>
      </w:r>
      <w:r w:rsidRPr="005F5ACE">
        <w:rPr>
          <w:rStyle w:val="IntenseEmphasis"/>
          <w:color w:val="auto"/>
        </w:rPr>
        <w:t>:</w:t>
      </w:r>
      <w:r>
        <w:rPr>
          <w:rStyle w:val="IntenseEmphasis"/>
          <w:b w:val="0"/>
          <w:i w:val="0"/>
          <w:color w:val="auto"/>
        </w:rPr>
        <w:t xml:space="preserve"> Αν μια ακέραια τιμή </w:t>
      </w:r>
      <w:r>
        <w:rPr>
          <w:rStyle w:val="IntenseEmphasis"/>
          <w:b w:val="0"/>
          <w:i w:val="0"/>
          <w:color w:val="auto"/>
          <w:lang w:val="en-US"/>
        </w:rPr>
        <w:t>k</w:t>
      </w:r>
      <w:r w:rsidRPr="005F5ACE">
        <w:rPr>
          <w:rStyle w:val="IntenseEmphasis"/>
          <w:b w:val="0"/>
          <w:i w:val="0"/>
          <w:color w:val="auto"/>
        </w:rPr>
        <w:t>&gt;0</w:t>
      </w:r>
      <w:r>
        <w:rPr>
          <w:rStyle w:val="IntenseEmphasis"/>
          <w:b w:val="0"/>
          <w:i w:val="0"/>
          <w:color w:val="auto"/>
        </w:rPr>
        <w:t xml:space="preserve"> έχει προσδιορισθεί, διενεργείται ένας </w:t>
      </w:r>
      <w:r>
        <w:rPr>
          <w:rStyle w:val="IntenseEmphasis"/>
          <w:b w:val="0"/>
          <w:i w:val="0"/>
          <w:color w:val="auto"/>
          <w:lang w:val="en-US"/>
        </w:rPr>
        <w:t>k</w:t>
      </w:r>
      <w:r w:rsidRPr="005F5ACE">
        <w:rPr>
          <w:rStyle w:val="IntenseEmphasis"/>
          <w:b w:val="0"/>
          <w:i w:val="0"/>
          <w:color w:val="auto"/>
        </w:rPr>
        <w:t>-</w:t>
      </w:r>
      <w:r>
        <w:rPr>
          <w:rStyle w:val="IntenseEmphasis"/>
          <w:b w:val="0"/>
          <w:i w:val="0"/>
          <w:color w:val="auto"/>
          <w:lang w:val="en-US"/>
        </w:rPr>
        <w:t>fold</w:t>
      </w:r>
      <w:ins w:id="1426" w:author="Koft" w:date="2016-10-26T19:21:00Z">
        <w:r w:rsidR="00071CF4" w:rsidRPr="00071CF4">
          <w:rPr>
            <w:rStyle w:val="IntenseEmphasis"/>
            <w:b w:val="0"/>
            <w:i w:val="0"/>
            <w:color w:val="auto"/>
            <w:rPrChange w:id="1427" w:author="Koft" w:date="2016-10-26T19:21:00Z">
              <w:rPr>
                <w:rStyle w:val="IntenseEmphasis"/>
                <w:b w:val="0"/>
                <w:i w:val="0"/>
                <w:color w:val="auto"/>
                <w:lang w:val="en-US"/>
              </w:rPr>
            </w:rPrChange>
          </w:rPr>
          <w:t xml:space="preserve"> </w:t>
        </w:r>
      </w:ins>
      <w:r>
        <w:rPr>
          <w:rStyle w:val="IntenseEmphasis"/>
          <w:b w:val="0"/>
          <w:i w:val="0"/>
          <w:color w:val="auto"/>
          <w:lang w:val="en-US"/>
        </w:rPr>
        <w:t>cross</w:t>
      </w:r>
      <w:ins w:id="1428" w:author="Koft" w:date="2016-10-26T19:21:00Z">
        <w:r w:rsidR="00071CF4" w:rsidRPr="00071CF4">
          <w:rPr>
            <w:rStyle w:val="IntenseEmphasis"/>
            <w:b w:val="0"/>
            <w:i w:val="0"/>
            <w:color w:val="auto"/>
            <w:rPrChange w:id="1429" w:author="Koft" w:date="2016-10-26T19:21:00Z">
              <w:rPr>
                <w:rStyle w:val="IntenseEmphasis"/>
                <w:b w:val="0"/>
                <w:i w:val="0"/>
                <w:color w:val="auto"/>
                <w:lang w:val="en-US"/>
              </w:rPr>
            </w:rPrChange>
          </w:rPr>
          <w:t xml:space="preserve"> </w:t>
        </w:r>
      </w:ins>
      <w:r>
        <w:rPr>
          <w:rStyle w:val="IntenseEmphasis"/>
          <w:b w:val="0"/>
          <w:i w:val="0"/>
          <w:color w:val="auto"/>
        </w:rPr>
        <w:t xml:space="preserve">στατιστικός έλεγχος στο σύνολο </w:t>
      </w:r>
      <w:r w:rsidR="00906F52">
        <w:rPr>
          <w:rStyle w:val="IntenseEmphasis"/>
          <w:b w:val="0"/>
          <w:i w:val="0"/>
          <w:color w:val="auto"/>
        </w:rPr>
        <w:t>εκπαίδευσης</w:t>
      </w:r>
      <w:r>
        <w:rPr>
          <w:rStyle w:val="IntenseEmphasis"/>
          <w:b w:val="0"/>
          <w:i w:val="0"/>
          <w:color w:val="auto"/>
        </w:rPr>
        <w:t xml:space="preserve"> για να αξιολογήσει την κατάσταση του μοντέλου, δηλαδή στην περίπτωση της κατηγοριοποίησης το ποσοστό ακρίβειας. Η τιμή του </w:t>
      </w:r>
      <w:r>
        <w:rPr>
          <w:rStyle w:val="IntenseEmphasis"/>
          <w:b w:val="0"/>
          <w:i w:val="0"/>
          <w:color w:val="auto"/>
          <w:lang w:val="en-US"/>
        </w:rPr>
        <w:t>k</w:t>
      </w:r>
      <w:r w:rsidR="00071CF4" w:rsidRPr="00071CF4">
        <w:rPr>
          <w:rStyle w:val="IntenseEmphasis"/>
          <w:b w:val="0"/>
          <w:i w:val="0"/>
          <w:color w:val="auto"/>
          <w:rPrChange w:id="1430" w:author="Koft" w:date="2016-10-26T19:21:00Z">
            <w:rPr>
              <w:rStyle w:val="IntenseEmphasis"/>
              <w:b w:val="0"/>
              <w:i w:val="0"/>
              <w:color w:val="auto"/>
              <w:lang w:val="en-US"/>
            </w:rPr>
          </w:rPrChange>
        </w:rPr>
        <w:t xml:space="preserve"> </w:t>
      </w:r>
      <w:r w:rsidR="009276C2">
        <w:rPr>
          <w:rStyle w:val="IntenseEmphasis"/>
          <w:b w:val="0"/>
          <w:i w:val="0"/>
          <w:color w:val="auto"/>
        </w:rPr>
        <w:t xml:space="preserve">στην προκειμένη ορίζεται ως </w:t>
      </w:r>
      <w:r w:rsidR="009276C2" w:rsidRPr="009276C2">
        <w:rPr>
          <w:rStyle w:val="IntenseEmphasis"/>
          <w:b w:val="0"/>
          <w:i w:val="0"/>
          <w:color w:val="auto"/>
          <w:u w:val="single"/>
        </w:rPr>
        <w:t>3</w:t>
      </w:r>
      <w:r w:rsidR="009276C2">
        <w:rPr>
          <w:rStyle w:val="IntenseEmphasis"/>
          <w:b w:val="0"/>
          <w:i w:val="0"/>
          <w:color w:val="auto"/>
        </w:rPr>
        <w:t>.</w:t>
      </w:r>
    </w:p>
    <w:p w:rsidR="00AA4D17" w:rsidRDefault="00AA4D17" w:rsidP="002E28AC">
      <w:pPr>
        <w:ind w:firstLine="360"/>
        <w:jc w:val="both"/>
        <w:rPr>
          <w:rStyle w:val="IntenseEmphasis"/>
          <w:b w:val="0"/>
          <w:i w:val="0"/>
          <w:color w:val="auto"/>
        </w:rPr>
      </w:pPr>
      <w:r>
        <w:rPr>
          <w:rStyle w:val="IntenseEmphasis"/>
          <w:b w:val="0"/>
          <w:i w:val="0"/>
          <w:color w:val="auto"/>
        </w:rPr>
        <w:t xml:space="preserve">Οι υπόλοιπες παράμετροι δεν κρίθηκε αναγκαίο να τροποποιηθούν, καθώς ελάχιστα </w:t>
      </w:r>
      <w:r w:rsidR="00906F52">
        <w:rPr>
          <w:rStyle w:val="IntenseEmphasis"/>
          <w:b w:val="0"/>
          <w:i w:val="0"/>
          <w:color w:val="auto"/>
        </w:rPr>
        <w:t>επηρέασαν</w:t>
      </w:r>
      <w:r>
        <w:rPr>
          <w:rStyle w:val="IntenseEmphasis"/>
          <w:b w:val="0"/>
          <w:i w:val="0"/>
          <w:color w:val="auto"/>
        </w:rPr>
        <w:t xml:space="preserve"> το αποτέλεσμα, και συμφωνούσαν με το είδος των δεδομένων μας, ως έχουν ορισθεί </w:t>
      </w:r>
      <w:r w:rsidR="00906F52">
        <w:rPr>
          <w:rStyle w:val="IntenseEmphasis"/>
          <w:b w:val="0"/>
          <w:i w:val="0"/>
          <w:color w:val="auto"/>
        </w:rPr>
        <w:t>εξαρχής</w:t>
      </w:r>
      <w:r>
        <w:rPr>
          <w:rStyle w:val="IntenseEmphasis"/>
          <w:b w:val="0"/>
          <w:i w:val="0"/>
          <w:color w:val="auto"/>
        </w:rPr>
        <w:t xml:space="preserve"> από τον αλγόριθμο. Ενδεικτικά αναφέρονται οι σημαντικότερες με τις προεπιλεγόμενες τιμές τους:</w:t>
      </w:r>
    </w:p>
    <w:p w:rsidR="009276C2" w:rsidRPr="009276C2" w:rsidRDefault="009276C2" w:rsidP="002E28AC">
      <w:pPr>
        <w:pStyle w:val="ListParagraph"/>
        <w:numPr>
          <w:ilvl w:val="0"/>
          <w:numId w:val="4"/>
        </w:numPr>
        <w:jc w:val="both"/>
        <w:rPr>
          <w:rStyle w:val="IntenseEmphasis"/>
          <w:b w:val="0"/>
          <w:i w:val="0"/>
          <w:color w:val="auto"/>
        </w:rPr>
      </w:pPr>
      <w:r w:rsidRPr="007811D3">
        <w:rPr>
          <w:rStyle w:val="IntenseEmphasis"/>
          <w:color w:val="auto"/>
          <w:lang w:val="en-US"/>
        </w:rPr>
        <w:t>Prob</w:t>
      </w:r>
      <w:r w:rsidRPr="007811D3">
        <w:rPr>
          <w:rStyle w:val="IntenseEmphasis"/>
          <w:color w:val="auto"/>
        </w:rPr>
        <w:t>.</w:t>
      </w:r>
      <w:r w:rsidRPr="007811D3">
        <w:rPr>
          <w:rStyle w:val="IntenseEmphasis"/>
          <w:color w:val="auto"/>
          <w:lang w:val="en-US"/>
        </w:rPr>
        <w:t>model</w:t>
      </w:r>
      <w:r w:rsidRPr="007811D3">
        <w:rPr>
          <w:rStyle w:val="IntenseEmphasis"/>
          <w:color w:val="auto"/>
        </w:rPr>
        <w:t>:</w:t>
      </w:r>
      <w:ins w:id="1431" w:author="Koft" w:date="2016-10-26T19:21:00Z">
        <w:r w:rsidR="00071CF4" w:rsidRPr="00071CF4">
          <w:rPr>
            <w:rStyle w:val="IntenseEmphasis"/>
            <w:color w:val="auto"/>
            <w:rPrChange w:id="1432" w:author="Koft" w:date="2016-10-26T19:21:00Z">
              <w:rPr>
                <w:rStyle w:val="IntenseEmphasis"/>
                <w:color w:val="auto"/>
                <w:lang w:val="en-US"/>
              </w:rPr>
            </w:rPrChange>
          </w:rPr>
          <w:t xml:space="preserve"> </w:t>
        </w:r>
      </w:ins>
      <w:r>
        <w:rPr>
          <w:rStyle w:val="IntenseEmphasis"/>
          <w:b w:val="0"/>
          <w:i w:val="0"/>
          <w:color w:val="auto"/>
        </w:rPr>
        <w:t xml:space="preserve">Ορίζεται ως </w:t>
      </w:r>
      <w:r>
        <w:rPr>
          <w:rStyle w:val="IntenseEmphasis"/>
          <w:b w:val="0"/>
          <w:i w:val="0"/>
          <w:color w:val="auto"/>
          <w:lang w:val="en-US"/>
        </w:rPr>
        <w:t>TRUE</w:t>
      </w:r>
      <w:r>
        <w:rPr>
          <w:rStyle w:val="IntenseEmphasis"/>
          <w:b w:val="0"/>
          <w:i w:val="0"/>
          <w:color w:val="auto"/>
        </w:rPr>
        <w:t xml:space="preserve"> για την κατασκευή ενός μοντέλου που υπολογίζει τις πιθανότητες κάθε κλάσης για ένταξη ενός νέου στοιχείου.Η προεπιλεγόμενη τιμή του είναι </w:t>
      </w:r>
      <w:r w:rsidRPr="007811D3">
        <w:rPr>
          <w:rStyle w:val="IntenseEmphasis"/>
          <w:b w:val="0"/>
          <w:i w:val="0"/>
          <w:color w:val="auto"/>
          <w:u w:val="single"/>
          <w:lang w:val="en-US"/>
        </w:rPr>
        <w:t>FALSE</w:t>
      </w:r>
      <w:r w:rsidRPr="007811D3">
        <w:rPr>
          <w:rStyle w:val="IntenseEmphasis"/>
          <w:b w:val="0"/>
          <w:i w:val="0"/>
          <w:color w:val="auto"/>
          <w:u w:val="single"/>
        </w:rPr>
        <w:t>.</w:t>
      </w:r>
    </w:p>
    <w:p w:rsidR="009276C2" w:rsidRDefault="009276C2" w:rsidP="002E28AC">
      <w:pPr>
        <w:pStyle w:val="ListParagraph"/>
        <w:numPr>
          <w:ilvl w:val="0"/>
          <w:numId w:val="4"/>
        </w:numPr>
        <w:jc w:val="both"/>
        <w:rPr>
          <w:rStyle w:val="IntenseEmphasis"/>
          <w:b w:val="0"/>
          <w:i w:val="0"/>
          <w:color w:val="auto"/>
        </w:rPr>
      </w:pPr>
      <w:r w:rsidRPr="007811D3">
        <w:rPr>
          <w:rStyle w:val="IntenseEmphasis"/>
          <w:color w:val="auto"/>
          <w:lang w:val="en-US"/>
        </w:rPr>
        <w:t>Class</w:t>
      </w:r>
      <w:r w:rsidRPr="007811D3">
        <w:rPr>
          <w:rStyle w:val="IntenseEmphasis"/>
          <w:color w:val="auto"/>
        </w:rPr>
        <w:t>.</w:t>
      </w:r>
      <w:r w:rsidRPr="007811D3">
        <w:rPr>
          <w:rStyle w:val="IntenseEmphasis"/>
          <w:color w:val="auto"/>
          <w:lang w:val="en-US"/>
        </w:rPr>
        <w:t>weights</w:t>
      </w:r>
      <w:r w:rsidRPr="007811D3">
        <w:rPr>
          <w:rStyle w:val="IntenseEmphasis"/>
          <w:color w:val="auto"/>
        </w:rPr>
        <w:t>:</w:t>
      </w:r>
      <w:ins w:id="1433" w:author="Koft" w:date="2016-10-26T19:21:00Z">
        <w:r w:rsidR="00071CF4" w:rsidRPr="00071CF4">
          <w:rPr>
            <w:rStyle w:val="IntenseEmphasis"/>
            <w:color w:val="auto"/>
            <w:rPrChange w:id="1434" w:author="Koft" w:date="2016-10-26T19:21:00Z">
              <w:rPr>
                <w:rStyle w:val="IntenseEmphasis"/>
                <w:color w:val="auto"/>
                <w:lang w:val="en-US"/>
              </w:rPr>
            </w:rPrChange>
          </w:rPr>
          <w:t xml:space="preserve"> </w:t>
        </w:r>
      </w:ins>
      <w:r>
        <w:rPr>
          <w:rStyle w:val="IntenseEmphasis"/>
          <w:b w:val="0"/>
          <w:i w:val="0"/>
          <w:color w:val="auto"/>
        </w:rPr>
        <w:t xml:space="preserve">Ένα διάνυσμα βαρών για τις διαφορετικές κλάσεις, που χρησιμοποιείται στην περίπτωση κλάσεων με ασύμμετρα μεγέθη. Προεπιλεγόμενη τιμή του είναι </w:t>
      </w:r>
      <w:r w:rsidRPr="007811D3">
        <w:rPr>
          <w:rStyle w:val="IntenseEmphasis"/>
          <w:b w:val="0"/>
          <w:i w:val="0"/>
          <w:color w:val="auto"/>
          <w:u w:val="single"/>
        </w:rPr>
        <w:t>1</w:t>
      </w:r>
      <w:r>
        <w:rPr>
          <w:rStyle w:val="IntenseEmphasis"/>
          <w:b w:val="0"/>
          <w:i w:val="0"/>
          <w:color w:val="auto"/>
        </w:rPr>
        <w:t>.</w:t>
      </w:r>
    </w:p>
    <w:p w:rsidR="009276C2" w:rsidRDefault="009276C2" w:rsidP="002E28AC">
      <w:pPr>
        <w:pStyle w:val="ListParagraph"/>
        <w:numPr>
          <w:ilvl w:val="0"/>
          <w:numId w:val="4"/>
        </w:numPr>
        <w:jc w:val="both"/>
        <w:rPr>
          <w:rStyle w:val="IntenseEmphasis"/>
          <w:b w:val="0"/>
          <w:i w:val="0"/>
          <w:color w:val="auto"/>
        </w:rPr>
      </w:pPr>
      <w:r w:rsidRPr="007811D3">
        <w:rPr>
          <w:rStyle w:val="IntenseEmphasis"/>
          <w:color w:val="auto"/>
          <w:lang w:val="en-US"/>
        </w:rPr>
        <w:t>Tol</w:t>
      </w:r>
      <w:r w:rsidRPr="007811D3">
        <w:rPr>
          <w:rStyle w:val="IntenseEmphasis"/>
          <w:color w:val="auto"/>
        </w:rPr>
        <w:t>:</w:t>
      </w:r>
      <w:r>
        <w:rPr>
          <w:rStyle w:val="IntenseEmphasis"/>
          <w:b w:val="0"/>
          <w:i w:val="0"/>
          <w:color w:val="auto"/>
        </w:rPr>
        <w:t xml:space="preserve"> Η ανοχή του κριτηρίου τερματισμού της διαδικασίας. Προεπιλεγόμενη τιμή </w:t>
      </w:r>
      <w:r w:rsidRPr="007811D3">
        <w:rPr>
          <w:rStyle w:val="IntenseEmphasis"/>
          <w:b w:val="0"/>
          <w:i w:val="0"/>
          <w:color w:val="auto"/>
          <w:u w:val="single"/>
        </w:rPr>
        <w:t>0.001</w:t>
      </w:r>
    </w:p>
    <w:p w:rsidR="00AA4D17" w:rsidRPr="009276C2" w:rsidRDefault="00AA4D17" w:rsidP="002E28AC">
      <w:pPr>
        <w:pStyle w:val="ListParagraph"/>
        <w:numPr>
          <w:ilvl w:val="0"/>
          <w:numId w:val="4"/>
        </w:numPr>
        <w:jc w:val="both"/>
        <w:rPr>
          <w:bCs/>
          <w:iCs/>
        </w:rPr>
      </w:pPr>
      <w:r w:rsidRPr="007811D3">
        <w:rPr>
          <w:rFonts w:eastAsia="Times New Roman" w:cs="Arial"/>
          <w:b/>
          <w:bCs/>
          <w:i/>
          <w:lang w:val="en-US" w:eastAsia="el-GR"/>
        </w:rPr>
        <w:t>na</w:t>
      </w:r>
      <w:r w:rsidRPr="007811D3">
        <w:rPr>
          <w:rFonts w:eastAsia="Times New Roman" w:cs="Arial"/>
          <w:b/>
          <w:bCs/>
          <w:i/>
          <w:lang w:eastAsia="el-GR"/>
        </w:rPr>
        <w:t>.</w:t>
      </w:r>
      <w:r w:rsidRPr="007811D3">
        <w:rPr>
          <w:rFonts w:eastAsia="Times New Roman" w:cs="Arial"/>
          <w:b/>
          <w:bCs/>
          <w:i/>
          <w:lang w:val="en-US" w:eastAsia="el-GR"/>
        </w:rPr>
        <w:t>action</w:t>
      </w:r>
      <w:r w:rsidR="009276C2" w:rsidRPr="007811D3">
        <w:rPr>
          <w:rFonts w:eastAsia="Times New Roman" w:cs="Arial"/>
          <w:b/>
          <w:bCs/>
          <w:i/>
          <w:lang w:eastAsia="el-GR"/>
        </w:rPr>
        <w:t>:</w:t>
      </w:r>
      <w:r w:rsidR="009276C2">
        <w:rPr>
          <w:rFonts w:eastAsia="Times New Roman" w:cs="Arial"/>
          <w:bCs/>
          <w:lang w:eastAsia="el-GR"/>
        </w:rPr>
        <w:t xml:space="preserve"> Συνάρτηση που ορίζεται για να καθορίζεται η αντίδραση του αλγορίθμου σε </w:t>
      </w:r>
      <w:r w:rsidR="00906F52">
        <w:rPr>
          <w:rFonts w:eastAsia="Times New Roman" w:cs="Arial"/>
          <w:bCs/>
          <w:lang w:eastAsia="el-GR"/>
        </w:rPr>
        <w:t>περίπτωση</w:t>
      </w:r>
      <w:r w:rsidR="009276C2">
        <w:rPr>
          <w:rFonts w:eastAsia="Times New Roman" w:cs="Arial"/>
          <w:bCs/>
          <w:lang w:eastAsia="el-GR"/>
        </w:rPr>
        <w:t xml:space="preserve"> που υπάρχουν </w:t>
      </w:r>
      <w:r w:rsidR="009276C2">
        <w:rPr>
          <w:rFonts w:eastAsia="Times New Roman" w:cs="Arial"/>
          <w:bCs/>
          <w:lang w:val="en-US" w:eastAsia="el-GR"/>
        </w:rPr>
        <w:t>NAS</w:t>
      </w:r>
      <w:ins w:id="1435" w:author="Koft" w:date="2016-10-26T19:21:00Z">
        <w:r w:rsidR="00071CF4" w:rsidRPr="00071CF4">
          <w:rPr>
            <w:rFonts w:eastAsia="Times New Roman" w:cs="Arial"/>
            <w:bCs/>
            <w:lang w:eastAsia="el-GR"/>
            <w:rPrChange w:id="1436" w:author="Koft" w:date="2016-10-26T19:21:00Z">
              <w:rPr>
                <w:rFonts w:eastAsia="Times New Roman" w:cs="Arial"/>
                <w:b/>
                <w:bCs/>
                <w:i/>
                <w:iCs/>
                <w:color w:val="4F81BD" w:themeColor="accent1"/>
                <w:lang w:val="en-US" w:eastAsia="el-GR"/>
              </w:rPr>
            </w:rPrChange>
          </w:rPr>
          <w:t xml:space="preserve"> </w:t>
        </w:r>
      </w:ins>
      <w:r w:rsidR="009276C2">
        <w:rPr>
          <w:rFonts w:eastAsia="Times New Roman" w:cs="Arial"/>
          <w:bCs/>
          <w:lang w:eastAsia="el-GR"/>
        </w:rPr>
        <w:t xml:space="preserve">στο δείγμα, δηλαδή λείπουν τιμές ή υπάρχουν μεγέθη τόσο μικρά ή μεγάλα που δε μπορούν να αποθηκευθούν στον υπολογιστή.Η προεπιλεγόμενη συνάρτηση είναι η </w:t>
      </w:r>
      <w:r w:rsidR="009276C2" w:rsidRPr="007811D3">
        <w:rPr>
          <w:rFonts w:eastAsia="Times New Roman" w:cs="Arial"/>
          <w:bCs/>
          <w:u w:val="single"/>
          <w:lang w:val="en-US" w:eastAsia="el-GR"/>
        </w:rPr>
        <w:t>na</w:t>
      </w:r>
      <w:r w:rsidR="009276C2" w:rsidRPr="007811D3">
        <w:rPr>
          <w:rFonts w:eastAsia="Times New Roman" w:cs="Arial"/>
          <w:bCs/>
          <w:u w:val="single"/>
          <w:lang w:eastAsia="el-GR"/>
        </w:rPr>
        <w:t>.</w:t>
      </w:r>
      <w:r w:rsidR="009276C2" w:rsidRPr="007811D3">
        <w:rPr>
          <w:rFonts w:eastAsia="Times New Roman" w:cs="Arial"/>
          <w:bCs/>
          <w:u w:val="single"/>
          <w:lang w:val="en-US" w:eastAsia="el-GR"/>
        </w:rPr>
        <w:t>omit</w:t>
      </w:r>
      <w:ins w:id="1437" w:author="Koft" w:date="2016-10-26T19:21:00Z">
        <w:r w:rsidR="00071CF4" w:rsidRPr="00071CF4">
          <w:rPr>
            <w:rFonts w:eastAsia="Times New Roman" w:cs="Arial"/>
            <w:bCs/>
            <w:u w:val="single"/>
            <w:lang w:eastAsia="el-GR"/>
            <w:rPrChange w:id="1438" w:author="Koft" w:date="2016-10-26T19:21:00Z">
              <w:rPr>
                <w:rFonts w:eastAsia="Times New Roman" w:cs="Arial"/>
                <w:b/>
                <w:bCs/>
                <w:i/>
                <w:iCs/>
                <w:color w:val="4F81BD" w:themeColor="accent1"/>
                <w:u w:val="single"/>
                <w:lang w:val="en-US" w:eastAsia="el-GR"/>
              </w:rPr>
            </w:rPrChange>
          </w:rPr>
          <w:t xml:space="preserve"> </w:t>
        </w:r>
      </w:ins>
      <w:r w:rsidR="007811D3">
        <w:rPr>
          <w:rFonts w:eastAsia="Times New Roman" w:cs="Arial"/>
          <w:bCs/>
          <w:lang w:eastAsia="el-GR"/>
        </w:rPr>
        <w:t>που προβλέπει την πλήρη απόρριψη των περιπτώσεων που λείπουν τιμές ή εμφανίζονται λανθασμένα μεγέθη.</w:t>
      </w:r>
    </w:p>
    <w:p w:rsidR="004D43FE" w:rsidRPr="00CB437A" w:rsidRDefault="007811D3" w:rsidP="002E28AC">
      <w:pPr>
        <w:jc w:val="both"/>
        <w:rPr>
          <w:rFonts w:ascii="Arial" w:eastAsia="Times New Roman" w:hAnsi="Arial" w:cs="Arial"/>
          <w:color w:val="3A3A3A"/>
          <w:sz w:val="18"/>
          <w:szCs w:val="18"/>
          <w:lang w:eastAsia="el-GR"/>
        </w:rPr>
      </w:pPr>
      <w:r w:rsidRPr="000E2C89">
        <w:rPr>
          <w:rFonts w:ascii="Arial" w:eastAsia="Times New Roman" w:hAnsi="Arial" w:cs="Arial"/>
          <w:color w:val="3A3A3A"/>
          <w:sz w:val="18"/>
          <w:szCs w:val="18"/>
          <w:lang w:eastAsia="el-GR"/>
        </w:rPr>
        <w:br w:type="page"/>
      </w:r>
    </w:p>
    <w:p w:rsidR="00694C3B" w:rsidRPr="009B293D" w:rsidRDefault="00AA4CDC" w:rsidP="00461738">
      <w:pPr>
        <w:pStyle w:val="Heading2"/>
        <w:rPr>
          <w:rStyle w:val="IntenseReference"/>
        </w:rPr>
      </w:pPr>
      <w:bookmarkStart w:id="1439" w:name="_Toc462922484"/>
      <w:r>
        <w:rPr>
          <w:rStyle w:val="IntenseReference"/>
          <w:lang w:val="en-US"/>
        </w:rPr>
        <w:lastRenderedPageBreak/>
        <w:t>K</w:t>
      </w:r>
      <w:r w:rsidRPr="009B293D">
        <w:rPr>
          <w:rStyle w:val="IntenseReference"/>
        </w:rPr>
        <w:t>-</w:t>
      </w:r>
      <w:r>
        <w:rPr>
          <w:rStyle w:val="IntenseReference"/>
          <w:lang w:val="en-US"/>
        </w:rPr>
        <w:t>NearestNeighbor</w:t>
      </w:r>
      <w:r w:rsidR="001D6767">
        <w:rPr>
          <w:rStyle w:val="IntenseReference"/>
          <w:lang w:val="en-US"/>
        </w:rPr>
        <w:t>Algorithm</w:t>
      </w:r>
      <w:r w:rsidRPr="009B293D">
        <w:rPr>
          <w:rStyle w:val="IntenseReference"/>
        </w:rPr>
        <w:t>(</w:t>
      </w:r>
      <w:r w:rsidR="00461738" w:rsidRPr="000E2C89">
        <w:rPr>
          <w:rStyle w:val="IntenseReference"/>
          <w:lang w:val="en-US"/>
        </w:rPr>
        <w:t>KNN</w:t>
      </w:r>
      <w:r w:rsidRPr="009B293D">
        <w:rPr>
          <w:rStyle w:val="IntenseReference"/>
        </w:rPr>
        <w:t>)</w:t>
      </w:r>
      <w:bookmarkEnd w:id="1439"/>
    </w:p>
    <w:p w:rsidR="001702C4" w:rsidRPr="009B293D" w:rsidRDefault="001702C4" w:rsidP="002E28AC">
      <w:pPr>
        <w:jc w:val="both"/>
      </w:pPr>
    </w:p>
    <w:p w:rsidR="001702C4" w:rsidRPr="009B293D" w:rsidRDefault="001702C4" w:rsidP="002E28AC">
      <w:pPr>
        <w:pStyle w:val="Heading3"/>
        <w:jc w:val="both"/>
        <w:rPr>
          <w:b w:val="0"/>
        </w:rPr>
      </w:pPr>
      <w:bookmarkStart w:id="1440" w:name="_Toc462922485"/>
      <w:r w:rsidRPr="00F133EF">
        <w:rPr>
          <w:rStyle w:val="IntenseEmphasis"/>
          <w:b/>
        </w:rPr>
        <w:t>Εισαγωγικάστοιχεία</w:t>
      </w:r>
      <w:r w:rsidR="00CF4C39" w:rsidRPr="009B293D">
        <w:rPr>
          <w:rStyle w:val="IntenseEmphasis"/>
          <w:b/>
        </w:rPr>
        <w:t>:</w:t>
      </w:r>
      <w:bookmarkEnd w:id="1440"/>
    </w:p>
    <w:p w:rsidR="001702C4" w:rsidRPr="002D6DEC" w:rsidRDefault="00CF4C39" w:rsidP="002E28AC">
      <w:pPr>
        <w:jc w:val="both"/>
      </w:pPr>
      <w:r w:rsidRPr="009B293D">
        <w:tab/>
      </w:r>
      <w:r w:rsidR="001702C4" w:rsidRPr="002D6DEC">
        <w:t>Η</w:t>
      </w:r>
      <w:ins w:id="1441" w:author="Koft" w:date="2016-10-26T19:21:00Z">
        <w:r w:rsidR="00071CF4" w:rsidRPr="00071CF4">
          <w:rPr>
            <w:rPrChange w:id="1442" w:author="Koft" w:date="2016-10-26T19:22:00Z">
              <w:rPr>
                <w:b/>
                <w:bCs/>
                <w:i/>
                <w:iCs/>
                <w:color w:val="4F81BD" w:themeColor="accent1"/>
                <w:lang w:val="en-US"/>
              </w:rPr>
            </w:rPrChange>
          </w:rPr>
          <w:t xml:space="preserve"> </w:t>
        </w:r>
      </w:ins>
      <w:r w:rsidR="001702C4" w:rsidRPr="002D6DEC">
        <w:t>μηχανή</w:t>
      </w:r>
      <w:ins w:id="1443" w:author="Koft" w:date="2016-10-26T19:22:00Z">
        <w:r w:rsidR="00071CF4" w:rsidRPr="00071CF4">
          <w:rPr>
            <w:rPrChange w:id="1444" w:author="Koft" w:date="2016-10-26T19:22:00Z">
              <w:rPr>
                <w:b/>
                <w:bCs/>
                <w:i/>
                <w:iCs/>
                <w:color w:val="4F81BD" w:themeColor="accent1"/>
                <w:lang w:val="en-US"/>
              </w:rPr>
            </w:rPrChange>
          </w:rPr>
          <w:t xml:space="preserve"> </w:t>
        </w:r>
      </w:ins>
      <w:r w:rsidR="001702C4" w:rsidRPr="002D6DEC">
        <w:t>εκμάθησης</w:t>
      </w:r>
      <w:ins w:id="1445" w:author="Koft" w:date="2016-10-26T19:22:00Z">
        <w:r w:rsidR="00071CF4" w:rsidRPr="00071CF4">
          <w:rPr>
            <w:rPrChange w:id="1446" w:author="Koft" w:date="2016-10-26T19:22:00Z">
              <w:rPr>
                <w:b/>
                <w:bCs/>
                <w:i/>
                <w:iCs/>
                <w:color w:val="4F81BD" w:themeColor="accent1"/>
                <w:lang w:val="en-US"/>
              </w:rPr>
            </w:rPrChange>
          </w:rPr>
          <w:t xml:space="preserve"> </w:t>
        </w:r>
      </w:ins>
      <w:r w:rsidR="007900F4" w:rsidRPr="007900F4">
        <w:rPr>
          <w:lang w:val="en-US"/>
        </w:rPr>
        <w:t>k</w:t>
      </w:r>
      <w:ins w:id="1447" w:author="Koft" w:date="2016-10-26T19:22:00Z">
        <w:r w:rsidR="00071CF4" w:rsidRPr="00071CF4">
          <w:rPr>
            <w:rPrChange w:id="1448" w:author="Koft" w:date="2016-10-26T19:22:00Z">
              <w:rPr>
                <w:b/>
                <w:bCs/>
                <w:i/>
                <w:iCs/>
                <w:color w:val="4F81BD" w:themeColor="accent1"/>
                <w:lang w:val="en-US"/>
              </w:rPr>
            </w:rPrChange>
          </w:rPr>
          <w:t>-</w:t>
        </w:r>
      </w:ins>
      <w:r w:rsidRPr="00230193">
        <w:rPr>
          <w:lang w:val="en-US"/>
        </w:rPr>
        <w:t>Nearest</w:t>
      </w:r>
      <w:ins w:id="1449" w:author="Koft" w:date="2016-10-26T19:22:00Z">
        <w:r w:rsidR="00071CF4" w:rsidRPr="00071CF4">
          <w:rPr>
            <w:rPrChange w:id="1450" w:author="Koft" w:date="2016-10-26T19:22:00Z">
              <w:rPr>
                <w:b/>
                <w:bCs/>
                <w:i/>
                <w:iCs/>
                <w:color w:val="4F81BD" w:themeColor="accent1"/>
                <w:lang w:val="en-US"/>
              </w:rPr>
            </w:rPrChange>
          </w:rPr>
          <w:t xml:space="preserve"> </w:t>
        </w:r>
      </w:ins>
      <w:r w:rsidRPr="00230193">
        <w:rPr>
          <w:lang w:val="en-US"/>
        </w:rPr>
        <w:t>Neighbour</w:t>
      </w:r>
      <w:r w:rsidRPr="009B293D">
        <w:t xml:space="preserve">, </w:t>
      </w:r>
      <w:r w:rsidR="001702C4" w:rsidRPr="002D6DEC">
        <w:t>εν</w:t>
      </w:r>
      <w:ins w:id="1451" w:author="Koft" w:date="2016-10-26T19:22:00Z">
        <w:r w:rsidR="00071CF4" w:rsidRPr="00071CF4">
          <w:rPr>
            <w:rPrChange w:id="1452" w:author="Koft" w:date="2016-10-26T19:22:00Z">
              <w:rPr>
                <w:b/>
                <w:bCs/>
                <w:i/>
                <w:iCs/>
                <w:color w:val="4F81BD" w:themeColor="accent1"/>
                <w:lang w:val="en-US"/>
              </w:rPr>
            </w:rPrChange>
          </w:rPr>
          <w:t xml:space="preserve"> </w:t>
        </w:r>
      </w:ins>
      <w:r w:rsidR="001702C4" w:rsidRPr="002D6DEC">
        <w:t>συντομία</w:t>
      </w:r>
      <w:ins w:id="1453" w:author="Koft" w:date="2016-10-26T19:22:00Z">
        <w:r w:rsidR="00071CF4" w:rsidRPr="00071CF4">
          <w:rPr>
            <w:rPrChange w:id="1454" w:author="Koft" w:date="2016-10-26T19:22:00Z">
              <w:rPr>
                <w:b/>
                <w:bCs/>
                <w:i/>
                <w:iCs/>
                <w:color w:val="4F81BD" w:themeColor="accent1"/>
                <w:lang w:val="en-US"/>
              </w:rPr>
            </w:rPrChange>
          </w:rPr>
          <w:t xml:space="preserve"> </w:t>
        </w:r>
      </w:ins>
      <w:r w:rsidR="001702C4" w:rsidRPr="002D6DEC">
        <w:rPr>
          <w:lang w:val="en-US"/>
        </w:rPr>
        <w:t>KNN</w:t>
      </w:r>
      <w:r w:rsidRPr="009B293D">
        <w:t xml:space="preserve">, </w:t>
      </w:r>
      <w:r w:rsidR="001702C4" w:rsidRPr="002D6DEC">
        <w:t>ανήκει</w:t>
      </w:r>
      <w:ins w:id="1455" w:author="Koft" w:date="2016-10-26T19:22:00Z">
        <w:r w:rsidR="00071CF4" w:rsidRPr="00071CF4">
          <w:rPr>
            <w:rPrChange w:id="1456" w:author="Koft" w:date="2016-10-26T19:22:00Z">
              <w:rPr>
                <w:b/>
                <w:bCs/>
                <w:i/>
                <w:iCs/>
                <w:color w:val="4F81BD" w:themeColor="accent1"/>
                <w:lang w:val="en-US"/>
              </w:rPr>
            </w:rPrChange>
          </w:rPr>
          <w:t xml:space="preserve"> </w:t>
        </w:r>
      </w:ins>
      <w:r w:rsidR="001702C4" w:rsidRPr="002D6DEC">
        <w:t>στην</w:t>
      </w:r>
      <w:ins w:id="1457" w:author="Koft" w:date="2016-10-26T19:22:00Z">
        <w:r w:rsidR="00071CF4" w:rsidRPr="00071CF4">
          <w:rPr>
            <w:rPrChange w:id="1458" w:author="Koft" w:date="2016-10-26T19:22:00Z">
              <w:rPr>
                <w:b/>
                <w:bCs/>
                <w:i/>
                <w:iCs/>
                <w:color w:val="4F81BD" w:themeColor="accent1"/>
                <w:lang w:val="en-US"/>
              </w:rPr>
            </w:rPrChange>
          </w:rPr>
          <w:t xml:space="preserve"> </w:t>
        </w:r>
      </w:ins>
      <w:r w:rsidR="001702C4" w:rsidRPr="002D6DEC">
        <w:t>κατηγορία</w:t>
      </w:r>
      <w:ins w:id="1459" w:author="Koft" w:date="2016-10-26T19:22:00Z">
        <w:r w:rsidR="00071CF4" w:rsidRPr="00071CF4">
          <w:rPr>
            <w:rPrChange w:id="1460" w:author="Koft" w:date="2016-10-26T19:22:00Z">
              <w:rPr>
                <w:b/>
                <w:bCs/>
                <w:i/>
                <w:iCs/>
                <w:color w:val="4F81BD" w:themeColor="accent1"/>
                <w:lang w:val="en-US"/>
              </w:rPr>
            </w:rPrChange>
          </w:rPr>
          <w:t xml:space="preserve"> </w:t>
        </w:r>
      </w:ins>
      <w:r w:rsidR="001702C4" w:rsidRPr="002D6DEC">
        <w:t>των</w:t>
      </w:r>
      <w:ins w:id="1461" w:author="Koft" w:date="2016-10-26T19:22:00Z">
        <w:r w:rsidR="00071CF4" w:rsidRPr="00071CF4">
          <w:rPr>
            <w:rPrChange w:id="1462" w:author="Koft" w:date="2016-10-26T19:22:00Z">
              <w:rPr>
                <w:b/>
                <w:bCs/>
                <w:i/>
                <w:iCs/>
                <w:color w:val="4F81BD" w:themeColor="accent1"/>
                <w:lang w:val="en-US"/>
              </w:rPr>
            </w:rPrChange>
          </w:rPr>
          <w:t xml:space="preserve"> </w:t>
        </w:r>
      </w:ins>
      <w:r w:rsidR="001702C4" w:rsidRPr="002D6DEC">
        <w:t>μη</w:t>
      </w:r>
      <w:ins w:id="1463" w:author="Koft" w:date="2016-10-26T19:22:00Z">
        <w:r w:rsidR="00071CF4" w:rsidRPr="00071CF4">
          <w:rPr>
            <w:rPrChange w:id="1464" w:author="Koft" w:date="2016-10-26T19:22:00Z">
              <w:rPr>
                <w:b/>
                <w:bCs/>
                <w:i/>
                <w:iCs/>
                <w:color w:val="4F81BD" w:themeColor="accent1"/>
                <w:lang w:val="en-US"/>
              </w:rPr>
            </w:rPrChange>
          </w:rPr>
          <w:t xml:space="preserve"> </w:t>
        </w:r>
      </w:ins>
      <w:r w:rsidR="001702C4" w:rsidRPr="002D6DEC">
        <w:t>παραμετρικών</w:t>
      </w:r>
      <w:ins w:id="1465" w:author="Koft" w:date="2016-10-26T19:22:00Z">
        <w:r w:rsidR="00071CF4" w:rsidRPr="00071CF4">
          <w:rPr>
            <w:rPrChange w:id="1466" w:author="Koft" w:date="2016-10-26T19:22:00Z">
              <w:rPr>
                <w:b/>
                <w:bCs/>
                <w:i/>
                <w:iCs/>
                <w:color w:val="4F81BD" w:themeColor="accent1"/>
                <w:lang w:val="en-US"/>
              </w:rPr>
            </w:rPrChange>
          </w:rPr>
          <w:t xml:space="preserve"> </w:t>
        </w:r>
      </w:ins>
      <w:r w:rsidR="001702C4" w:rsidRPr="002D6DEC">
        <w:t>τεμπελομαθών</w:t>
      </w:r>
      <w:ins w:id="1467" w:author="Koft" w:date="2016-10-26T19:22:00Z">
        <w:r w:rsidR="00071CF4" w:rsidRPr="00071CF4">
          <w:rPr>
            <w:rPrChange w:id="1468" w:author="Koft" w:date="2016-10-26T19:22:00Z">
              <w:rPr>
                <w:b/>
                <w:bCs/>
                <w:i/>
                <w:iCs/>
                <w:color w:val="4F81BD" w:themeColor="accent1"/>
                <w:lang w:val="en-US"/>
              </w:rPr>
            </w:rPrChange>
          </w:rPr>
          <w:t xml:space="preserve"> </w:t>
        </w:r>
      </w:ins>
      <w:r w:rsidR="001702C4" w:rsidRPr="002D6DEC">
        <w:t>αλγορίθμων</w:t>
      </w:r>
      <w:r w:rsidRPr="009B293D">
        <w:t xml:space="preserve"> (</w:t>
      </w:r>
      <w:r w:rsidRPr="00230193">
        <w:rPr>
          <w:i/>
          <w:lang w:val="en-US"/>
        </w:rPr>
        <w:t>non</w:t>
      </w:r>
      <w:ins w:id="1469" w:author="Koft" w:date="2016-10-26T19:22:00Z">
        <w:r w:rsidR="00071CF4" w:rsidRPr="00071CF4">
          <w:rPr>
            <w:i/>
            <w:rPrChange w:id="1470" w:author="Koft" w:date="2016-10-26T19:22:00Z">
              <w:rPr>
                <w:b/>
                <w:bCs/>
                <w:i/>
                <w:iCs/>
                <w:color w:val="4F81BD" w:themeColor="accent1"/>
                <w:lang w:val="en-US"/>
              </w:rPr>
            </w:rPrChange>
          </w:rPr>
          <w:t xml:space="preserve"> </w:t>
        </w:r>
      </w:ins>
      <w:r w:rsidRPr="00230193">
        <w:rPr>
          <w:i/>
          <w:lang w:val="en-US"/>
        </w:rPr>
        <w:t>parametric</w:t>
      </w:r>
      <w:ins w:id="1471" w:author="Koft" w:date="2016-10-26T19:22:00Z">
        <w:r w:rsidR="00071CF4" w:rsidRPr="00071CF4">
          <w:rPr>
            <w:i/>
            <w:rPrChange w:id="1472" w:author="Koft" w:date="2016-10-26T19:22:00Z">
              <w:rPr>
                <w:b/>
                <w:bCs/>
                <w:i/>
                <w:iCs/>
                <w:color w:val="4F81BD" w:themeColor="accent1"/>
                <w:lang w:val="en-US"/>
              </w:rPr>
            </w:rPrChange>
          </w:rPr>
          <w:t xml:space="preserve"> </w:t>
        </w:r>
      </w:ins>
      <w:r w:rsidRPr="00230193">
        <w:rPr>
          <w:i/>
          <w:lang w:val="en-US"/>
        </w:rPr>
        <w:t>lazy</w:t>
      </w:r>
      <w:ins w:id="1473" w:author="Koft" w:date="2016-10-26T19:22:00Z">
        <w:r w:rsidR="00071CF4" w:rsidRPr="00071CF4">
          <w:rPr>
            <w:i/>
            <w:rPrChange w:id="1474" w:author="Koft" w:date="2016-10-26T19:22:00Z">
              <w:rPr>
                <w:b/>
                <w:bCs/>
                <w:i/>
                <w:iCs/>
                <w:color w:val="4F81BD" w:themeColor="accent1"/>
                <w:lang w:val="en-US"/>
              </w:rPr>
            </w:rPrChange>
          </w:rPr>
          <w:t xml:space="preserve"> </w:t>
        </w:r>
      </w:ins>
      <w:r w:rsidRPr="00230193">
        <w:rPr>
          <w:i/>
          <w:lang w:val="en-US"/>
        </w:rPr>
        <w:t>learning</w:t>
      </w:r>
      <w:ins w:id="1475" w:author="Koft" w:date="2016-10-26T19:22:00Z">
        <w:r w:rsidR="00071CF4" w:rsidRPr="00071CF4">
          <w:rPr>
            <w:i/>
            <w:rPrChange w:id="1476" w:author="Koft" w:date="2016-10-26T19:22:00Z">
              <w:rPr>
                <w:b/>
                <w:bCs/>
                <w:i/>
                <w:iCs/>
                <w:color w:val="4F81BD" w:themeColor="accent1"/>
                <w:lang w:val="en-US"/>
              </w:rPr>
            </w:rPrChange>
          </w:rPr>
          <w:t xml:space="preserve"> </w:t>
        </w:r>
        <w:r w:rsidR="00AC2859">
          <w:rPr>
            <w:i/>
            <w:lang w:val="en-US"/>
          </w:rPr>
          <w:t>algorithms</w:t>
        </w:r>
      </w:ins>
      <w:r w:rsidRPr="009B293D">
        <w:rPr>
          <w:i/>
        </w:rPr>
        <w:t>)</w:t>
      </w:r>
      <w:r w:rsidRPr="009B293D">
        <w:t xml:space="preserve">. </w:t>
      </w:r>
      <w:r w:rsidR="001702C4" w:rsidRPr="002D6DEC">
        <w:t xml:space="preserve">Αρχικά, </w:t>
      </w:r>
      <w:r w:rsidR="001702C4">
        <w:t xml:space="preserve">αφού πρόκειται για μηχανή εκμάθησης </w:t>
      </w:r>
      <w:r w:rsidR="001702C4" w:rsidRPr="002D6DEC">
        <w:t xml:space="preserve">όπως προαναφέρθηκε για τον </w:t>
      </w:r>
      <w:r w:rsidR="001702C4" w:rsidRPr="002D6DEC">
        <w:rPr>
          <w:lang w:val="en-US"/>
        </w:rPr>
        <w:t>SVM</w:t>
      </w:r>
      <w:r w:rsidR="001702C4" w:rsidRPr="002D6DEC">
        <w:t xml:space="preserve"> θα υπάρχει συγκεκριμένη είσοδος και συγκεκριμένη έξοδος στον αλγόριθμο. Ως μη παραμετρικός ορίζεται ένας αλγόριθμος που δεν απαιτεί καμία παραδοχή πάνω στο είδος της κατανομής των δεδομένων π.χ. γκαουσιανή, γραμμική, στοιχείο ιδιαίτερα χρήσιμο, καθώς τα πραγματικά δεδομένα ποτέ δεν ακολουθούν επακριβώς τα θεωρητικά μοντέλα. Το τεμπελομαθής σημαίνει ότι δεν κάνει χρήση των δεδομένων</w:t>
      </w:r>
      <w:r w:rsidR="001702C4">
        <w:t xml:space="preserve"> με σκοπό τη</w:t>
      </w:r>
      <w:r w:rsidR="001702C4" w:rsidRPr="002D6DEC">
        <w:t xml:space="preserve"> γενίκευση. Στην πράξη σημαίνει ότι αναγκαστικά κρατάει στη μνήμη του τα δεδομένα αυτά για να τα χρησιμοποιήσει στις δύο φάσεις εργασίας του, την εκπαίδευση και τη δοκιμή. Η φάση της εκμάθησης διαρκεί </w:t>
      </w:r>
      <w:r w:rsidR="001702C4">
        <w:t>σύντομο χρόνο σε αντίθεση με τη</w:t>
      </w:r>
      <w:r w:rsidR="001702C4" w:rsidRPr="002D6DEC">
        <w:t xml:space="preserve"> μετέπειτα φάσ</w:t>
      </w:r>
      <w:r w:rsidR="001702C4">
        <w:t>η της δοκιμής. Οι αποφάσεις στη φάση εργασίας</w:t>
      </w:r>
      <w:r w:rsidR="001702C4" w:rsidRPr="002D6DEC">
        <w:t xml:space="preserve"> αυτή λαμβάνονται βάση</w:t>
      </w:r>
      <w:r w:rsidR="001702C4">
        <w:t xml:space="preserve"> όλων των δεδομένων ή έστω ενός μεγάλουυποσυνό</w:t>
      </w:r>
      <w:r w:rsidR="001702C4" w:rsidRPr="002D6DEC">
        <w:t>λο</w:t>
      </w:r>
      <w:r w:rsidR="001702C4">
        <w:t>υ</w:t>
      </w:r>
      <w:r w:rsidR="001702C4" w:rsidRPr="002D6DEC">
        <w:t xml:space="preserve"> αυτών.</w:t>
      </w:r>
    </w:p>
    <w:p w:rsidR="001702C4" w:rsidRPr="002D6DEC" w:rsidRDefault="00A07302" w:rsidP="002E28AC">
      <w:pPr>
        <w:jc w:val="both"/>
      </w:pPr>
      <w:r w:rsidRPr="00A07302">
        <w:tab/>
      </w:r>
      <w:r w:rsidR="001702C4" w:rsidRPr="002D6DEC">
        <w:t xml:space="preserve"> Στον αλγόριθμο γίνονται μερικές επιλογές εξ αρχής</w:t>
      </w:r>
      <w:r w:rsidR="001702C4">
        <w:t xml:space="preserve"> της εφαρμογής του ΚΝΝ</w:t>
      </w:r>
      <w:r w:rsidR="001702C4" w:rsidRPr="002D6DEC">
        <w:t>, οι οποίες είναι στενά συνυφασμένες με το μαθηματικό περιβάλλον</w:t>
      </w:r>
      <w:r w:rsidR="001702C4">
        <w:t>. Αρχικά, το πρόβλημα πρέπει να οριστεί σε ένα συγκεκριμένο</w:t>
      </w:r>
      <w:r w:rsidR="001702C4" w:rsidRPr="002D6DEC">
        <w:t xml:space="preserve"> μετρικό χώρο, στον οποίο τα δεδομένα αποτελούν είτε σημεία είτε ακόμα και πολυδιάστατα διανύσματα. Σημαντικό ρόλο διαδραματίζει η έννοια της μετρικής, καθώς η επιλογή δεν περιορίζεται μόνο στην Ευκλείδεια αλλά επαφίεται στις ιδιομορφίες του κάθε προβλήματος. Η μηχανή εκμάθησης τοποθετεί το σύνολο των δεδομένων σε συγκεκριμένες κατηγορίες ή αλλιώς κλάσεις. Ο αριθμός των κλάσεων δεν περιορίζεται σε δύο (</w:t>
      </w:r>
      <w:r w:rsidR="001702C4" w:rsidRPr="002D6DEC">
        <w:rPr>
          <w:lang w:val="en-US"/>
        </w:rPr>
        <w:t>binary</w:t>
      </w:r>
      <w:ins w:id="1477" w:author="Koft" w:date="2016-10-26T19:22:00Z">
        <w:r w:rsidR="00071CF4" w:rsidRPr="00071CF4">
          <w:rPr>
            <w:rPrChange w:id="1478" w:author="Koft" w:date="2016-10-26T19:22:00Z">
              <w:rPr>
                <w:b/>
                <w:bCs/>
                <w:i/>
                <w:iCs/>
                <w:color w:val="4F81BD" w:themeColor="accent1"/>
                <w:lang w:val="en-US"/>
              </w:rPr>
            </w:rPrChange>
          </w:rPr>
          <w:t xml:space="preserve"> </w:t>
        </w:r>
      </w:ins>
      <w:r w:rsidR="001702C4" w:rsidRPr="002D6DEC">
        <w:rPr>
          <w:lang w:val="en-US"/>
        </w:rPr>
        <w:t>classification</w:t>
      </w:r>
      <w:r w:rsidR="001702C4" w:rsidRPr="002D6DEC">
        <w:t xml:space="preserve">), όπου διαχωρίζονται στις κατηγορίες + ή -, αλλά σε θεωρητικό υπόβαθρο λειτουργεί εξίσου καλά σε </w:t>
      </w:r>
      <w:r w:rsidR="001702C4" w:rsidRPr="002D6DEC">
        <w:rPr>
          <w:bCs/>
        </w:rPr>
        <w:t xml:space="preserve">οποιοδήποτε πλήθος κατηγοριών. Τέλος, </w:t>
      </w:r>
      <w:r w:rsidR="00023A13">
        <w:rPr>
          <w:bCs/>
        </w:rPr>
        <w:t xml:space="preserve">απαιτείται η επιλογή/υπολογισμόςτης </w:t>
      </w:r>
      <w:r w:rsidR="001702C4" w:rsidRPr="002D6DEC">
        <w:rPr>
          <w:bCs/>
        </w:rPr>
        <w:t xml:space="preserve">τιμή της μεταβλητής </w:t>
      </w:r>
      <w:r w:rsidR="001702C4" w:rsidRPr="002D6DEC">
        <w:rPr>
          <w:bCs/>
          <w:lang w:val="en-US"/>
        </w:rPr>
        <w:t>k</w:t>
      </w:r>
      <w:r w:rsidR="001702C4" w:rsidRPr="002D6DEC">
        <w:rPr>
          <w:bCs/>
        </w:rPr>
        <w:t xml:space="preserve">, κάτι που γίνεται λιγότερο με </w:t>
      </w:r>
      <w:r w:rsidR="001702C4">
        <w:rPr>
          <w:bCs/>
        </w:rPr>
        <w:t>συγκεκριμένους αυστηρούς κανόνες</w:t>
      </w:r>
      <w:r w:rsidR="001702C4" w:rsidRPr="002D6DEC">
        <w:rPr>
          <w:bCs/>
        </w:rPr>
        <w:t xml:space="preserve"> παρά με </w:t>
      </w:r>
      <w:r w:rsidR="001702C4">
        <w:rPr>
          <w:bCs/>
        </w:rPr>
        <w:t>ερευνητικές</w:t>
      </w:r>
      <w:r w:rsidR="001702C4" w:rsidRPr="002D6DEC">
        <w:rPr>
          <w:bCs/>
        </w:rPr>
        <w:t xml:space="preserve"> παρατηρήσεις.</w:t>
      </w:r>
    </w:p>
    <w:p w:rsidR="001702C4" w:rsidRPr="002D6DEC" w:rsidRDefault="00A07302" w:rsidP="002E28AC">
      <w:pPr>
        <w:jc w:val="both"/>
      </w:pPr>
      <w:r w:rsidRPr="00A07302">
        <w:tab/>
      </w:r>
      <w:r w:rsidR="001702C4" w:rsidRPr="002D6DEC">
        <w:t xml:space="preserve"> Η χρήση του ΚΝΝ μπορεί να γίνει σε προβλήματα που αφορούν στην ταξινόμηση, την παλινδρόμηση και την εκτίμηση πυκνότητας ενός σημείου. </w:t>
      </w:r>
      <w:r w:rsidR="00023A13">
        <w:t>Έχοντας ως</w:t>
      </w:r>
      <w:r w:rsidR="001702C4" w:rsidRPr="002D6DEC">
        <w:t xml:space="preserve"> ζητούμενο </w:t>
      </w:r>
      <w:r w:rsidR="00023A13">
        <w:t>τ</w:t>
      </w:r>
      <w:r w:rsidR="001702C4" w:rsidRPr="002D6DEC">
        <w:t>η ταξινόμηση των σκελ</w:t>
      </w:r>
      <w:r w:rsidR="001702C4">
        <w:t>ετών ανάμεσα σε τρία διαφορετικά άτομα σε ένα από τα οποία ανήκει</w:t>
      </w:r>
      <w:r w:rsidR="00023A13">
        <w:t>,</w:t>
      </w:r>
      <w:r w:rsidR="001702C4" w:rsidRPr="002D6DEC">
        <w:t>τα δεδομένα αξιοποιούνται ως σημεία για τη</w:t>
      </w:r>
      <w:r w:rsidR="001702C4">
        <w:t xml:space="preserve"> διαδικασία της εκμάθησης και κάποια παραμένουν</w:t>
      </w:r>
      <w:r w:rsidR="001702C4" w:rsidRPr="002D6DEC">
        <w:t xml:space="preserve"> ανέγγιχτα </w:t>
      </w:r>
      <w:r w:rsidR="001702C4">
        <w:t>μέχρι</w:t>
      </w:r>
      <w:r w:rsidR="001702C4" w:rsidRPr="002D6DEC">
        <w:t xml:space="preserve"> τη διαδικασία της δοκιμής. Ο στόχος βρίσκεται στον εντοπισμό της κατάλληλης κλάσης για </w:t>
      </w:r>
      <w:r w:rsidR="00023A13">
        <w:t>κάθε</w:t>
      </w:r>
      <w:r w:rsidR="001702C4" w:rsidRPr="002D6DEC">
        <w:t xml:space="preserve">νέο δεδομένο που θα υπάρχει ως είσοδος. Η τιμή του </w:t>
      </w:r>
      <w:r w:rsidR="001702C4" w:rsidRPr="002D6DEC">
        <w:rPr>
          <w:lang w:val="en-US"/>
        </w:rPr>
        <w:t>k</w:t>
      </w:r>
      <w:r w:rsidR="001702C4" w:rsidRPr="002D6DEC">
        <w:t xml:space="preserve"> είναι μεγαλύτερη</w:t>
      </w:r>
      <w:r w:rsidR="00023A13">
        <w:t xml:space="preserve"> ή</w:t>
      </w:r>
      <w:r w:rsidR="001702C4" w:rsidRPr="002D6DEC">
        <w:t xml:space="preserve"> ίση </w:t>
      </w:r>
      <w:r w:rsidR="00023A13">
        <w:t>της μονάδας</w:t>
      </w:r>
      <w:r w:rsidR="001702C4">
        <w:t xml:space="preserve"> λόγω της φυσικής του σημασίας όπου θα επεξηγηθεί παρακάτω</w:t>
      </w:r>
      <w:r w:rsidR="001702C4" w:rsidRPr="002D6DEC">
        <w:t xml:space="preserve">. Για το δεδομένο εισόδου ζ υπολογίζεται η απόσταση ανάμεσα στο ζ και σε όλα τα δεδομένα-σημεία που ανήκουν στο σύνολο εκμάθησης. Από τα </w:t>
      </w:r>
      <w:r w:rsidR="001702C4" w:rsidRPr="002D6DEC">
        <w:rPr>
          <w:lang w:val="en-US"/>
        </w:rPr>
        <w:t>k</w:t>
      </w:r>
      <w:r w:rsidR="001702C4" w:rsidRPr="002D6DEC">
        <w:t xml:space="preserve"> κοντινότερα σημεία επιλέγεται μια κυρίαρχη κλάση στην οποία τοποθετείται το </w:t>
      </w:r>
      <w:del w:id="1479" w:author="Koft" w:date="2016-10-26T19:22:00Z">
        <w:r w:rsidR="001702C4" w:rsidRPr="002D6DEC" w:rsidDel="00AD2261">
          <w:delText xml:space="preserve">ζ </w:delText>
        </w:r>
      </w:del>
      <w:ins w:id="1480" w:author="Koft" w:date="2016-10-26T19:22:00Z">
        <w:r w:rsidR="00AD2261">
          <w:rPr>
            <w:lang w:val="en-US"/>
          </w:rPr>
          <w:t>z</w:t>
        </w:r>
        <w:r w:rsidR="00AD2261" w:rsidRPr="002D6DEC">
          <w:t xml:space="preserve"> </w:t>
        </w:r>
      </w:ins>
      <w:r w:rsidR="001702C4" w:rsidRPr="002D6DEC">
        <w:t xml:space="preserve">ή αλλιώς το νέο δεδομένο ταξινομείται σύμφωνα με τη ψήφο πλειοψηφίας των γειτονικών στοιχείων του. Συγκεκριμένος </w:t>
      </w:r>
      <w:r w:rsidR="001702C4">
        <w:t>μαθηματικός τύπος να καθορίζει τον τρόπο</w:t>
      </w:r>
      <w:r w:rsidR="001702C4" w:rsidRPr="002D6DEC">
        <w:t xml:space="preserve"> επιλογής δεν υπάρχει, ο αλγόριθμος αποφασίζει αποδίδοντας είτε την συχνότερη τιμή του συνόλου εκμάθησης είτε </w:t>
      </w:r>
      <w:r w:rsidR="001702C4">
        <w:t>λαμβάνοντας υπόψη</w:t>
      </w:r>
      <w:r w:rsidR="001702C4" w:rsidRPr="002D6DEC">
        <w:t xml:space="preserve"> τους </w:t>
      </w:r>
      <w:r w:rsidR="001702C4" w:rsidRPr="002D6DEC">
        <w:rPr>
          <w:lang w:val="en-US"/>
        </w:rPr>
        <w:t>k</w:t>
      </w:r>
      <w:r w:rsidR="001702C4" w:rsidRPr="002D6DEC">
        <w:t xml:space="preserve"> γείτονες και επιλέγοντας έναν. </w:t>
      </w:r>
    </w:p>
    <w:p w:rsidR="00E66364" w:rsidRDefault="00A07302">
      <w:pPr>
        <w:jc w:val="both"/>
        <w:rPr>
          <w:rStyle w:val="IntenseEmphasis"/>
          <w:b w:val="0"/>
          <w:bCs w:val="0"/>
        </w:rPr>
      </w:pPr>
      <w:r w:rsidRPr="00A07302">
        <w:lastRenderedPageBreak/>
        <w:tab/>
      </w:r>
      <w:r w:rsidR="004C4BD3" w:rsidRPr="002D6DEC">
        <w:t xml:space="preserve">Το πρόβλημα ταξινόμησης της παρούσας εργασίας στοχεύει στην κατάταξη μιας ανθρώπινης ταυτότητας στο διάνυσμα δεδομένων κάποιου </w:t>
      </w:r>
      <w:r w:rsidR="004C4BD3">
        <w:t xml:space="preserve">ανάμεσα σε τρεις γνωστούς </w:t>
      </w:r>
      <w:r w:rsidR="004C4BD3" w:rsidRPr="002D6DEC">
        <w:t>σκελετού</w:t>
      </w:r>
      <w:r w:rsidR="004C4BD3">
        <w:t>ς</w:t>
      </w:r>
      <w:r w:rsidR="004C4BD3" w:rsidRPr="002D6DEC">
        <w:t xml:space="preserve">, διάνυσμα που αποτελεί την είσοδο. Η ταυτότητα ανήκει σε τρία πιθανά άτομα, άρα τρεις είναι η κλάσεις με τη μορφή ονόματος </w:t>
      </w:r>
      <w:r w:rsidR="004C4BD3">
        <w:t>του</w:t>
      </w:r>
      <w:r w:rsidR="004C4BD3" w:rsidRPr="002D6DEC">
        <w:t xml:space="preserve"> ατόμου</w:t>
      </w:r>
      <w:r w:rsidR="004C4BD3">
        <w:t xml:space="preserve"> και τον αντίστοιχο αριθμό που τους καταλογίζει το σύστημα</w:t>
      </w:r>
      <w:r w:rsidR="004C4BD3" w:rsidRPr="002D6DEC">
        <w:t xml:space="preserve">. Θεωρείται δεδομένο στο συγκεκριμένο αλγόριθμο ότι ο σκελετός-είσοδος ανήκει </w:t>
      </w:r>
      <w:r w:rsidR="004C4BD3">
        <w:t xml:space="preserve">μόνον </w:t>
      </w:r>
      <w:r w:rsidR="004C4BD3" w:rsidRPr="002D6DEC">
        <w:t xml:space="preserve">σε ένα από τα τρία άτομα. Το γεγονός αυτό χρήζει ιδιαίτερης προσοχής ώστε να μην αναγνωριστεί εσφαλμένα ένας τελείως ξένος σκελετός. Στο </w:t>
      </w:r>
      <w:r w:rsidR="004C4BD3" w:rsidRPr="002D6DEC">
        <w:rPr>
          <w:lang w:val="en-US"/>
        </w:rPr>
        <w:t>k</w:t>
      </w:r>
      <w:ins w:id="1481" w:author="Koft" w:date="2016-10-26T19:23:00Z">
        <w:r w:rsidR="00071CF4" w:rsidRPr="00071CF4">
          <w:rPr>
            <w:rPrChange w:id="1482" w:author="Koft" w:date="2016-10-26T19:23:00Z">
              <w:rPr>
                <w:b/>
                <w:bCs/>
                <w:i/>
                <w:iCs/>
                <w:color w:val="4F81BD" w:themeColor="accent1"/>
                <w:lang w:val="en-US"/>
              </w:rPr>
            </w:rPrChange>
          </w:rPr>
          <w:t xml:space="preserve"> </w:t>
        </w:r>
      </w:ins>
      <w:r w:rsidR="00023A13">
        <w:t>δόθηκε</w:t>
      </w:r>
      <w:r w:rsidR="004C4BD3" w:rsidRPr="002D6DEC">
        <w:t xml:space="preserve">η τιμή 10 και η μετρική μας είναι η ευκλείδεια, παράμετροι επιλεγμένοι </w:t>
      </w:r>
      <w:r w:rsidR="004C4BD3">
        <w:t xml:space="preserve">όχι μόνο </w:t>
      </w:r>
      <w:r w:rsidR="004C4BD3" w:rsidRPr="002D6DEC">
        <w:t>βάση προηγούμενων μελετών</w:t>
      </w:r>
      <w:r w:rsidR="004C4BD3">
        <w:t xml:space="preserve">. Καθώς το σύνολο των διανυσμάτων είναι 144, χρησιμοποιείται για τη μεταβλητή </w:t>
      </w:r>
      <w:r w:rsidR="004C4BD3" w:rsidRPr="002D6DEC">
        <w:rPr>
          <w:lang w:val="en-US"/>
        </w:rPr>
        <w:t>k</w:t>
      </w:r>
      <w:r w:rsidR="004C4BD3">
        <w:t xml:space="preserve"> ένας αριθμός λίγο μικρότερος από τη ρίζα 144, ο οποίος φέρνει ικανοποιητικά αποτελέσματα και ταυτόχρονα μειώνει την πολυπλοκότητα. Επίσης, η φυσική σημασία μας καθοδηγεί στην επιλογή της ευκλείδειας απόστασης.</w:t>
      </w:r>
    </w:p>
    <w:p w:rsidR="00921DA6" w:rsidRPr="00CB437A" w:rsidRDefault="00921DA6" w:rsidP="002E28AC">
      <w:pPr>
        <w:pStyle w:val="Heading3"/>
        <w:jc w:val="both"/>
        <w:rPr>
          <w:b w:val="0"/>
        </w:rPr>
      </w:pPr>
      <w:bookmarkStart w:id="1483" w:name="_Toc462922486"/>
      <w:r w:rsidRPr="00F133EF">
        <w:rPr>
          <w:rStyle w:val="IntenseEmphasis"/>
          <w:b/>
        </w:rPr>
        <w:t>Μαθηματικό Υπόβαθρο</w:t>
      </w:r>
      <w:r w:rsidR="00404923" w:rsidRPr="00CB437A">
        <w:rPr>
          <w:rStyle w:val="IntenseEmphasis"/>
          <w:b/>
        </w:rPr>
        <w:t>:</w:t>
      </w:r>
      <w:r w:rsidR="00F226F2">
        <w:rPr>
          <w:rStyle w:val="FootnoteReference"/>
          <w:bCs w:val="0"/>
          <w:i/>
          <w:iCs/>
        </w:rPr>
        <w:footnoteReference w:id="7"/>
      </w:r>
      <w:bookmarkEnd w:id="1483"/>
    </w:p>
    <w:p w:rsidR="001702C4" w:rsidRPr="002D6DEC" w:rsidRDefault="00A07302" w:rsidP="002E28AC">
      <w:pPr>
        <w:jc w:val="both"/>
      </w:pPr>
      <w:r w:rsidRPr="00A07302">
        <w:tab/>
      </w:r>
      <w:r w:rsidR="001702C4" w:rsidRPr="002D6DEC">
        <w:t>Ο</w:t>
      </w:r>
      <w:r w:rsidR="001702C4">
        <w:t xml:space="preserve"> ΚΝΝ βασίζεται σε μια απλή ιδέα:</w:t>
      </w:r>
      <w:r w:rsidR="001702C4" w:rsidRPr="002D6DEC">
        <w:t xml:space="preserve"> όποιος είναι πιο κοντά ταιριάζει καλύτερα. Η μαθηματική περιγραφή εφαρμόζει την ιδέα αυτή βασιζόμενη κυρίως στο χώρο </w:t>
      </w:r>
      <w:r w:rsidR="001702C4" w:rsidRPr="002D6DEC">
        <w:rPr>
          <w:lang w:val="en-US"/>
        </w:rPr>
        <w:t>n</w:t>
      </w:r>
      <w:r w:rsidR="001702C4" w:rsidRPr="002D6DEC">
        <w:t xml:space="preserve"> διαστάσεων, στον ορισμό της απόστασης και στη μεταβλητή </w:t>
      </w:r>
      <w:r w:rsidR="001702C4" w:rsidRPr="002D6DEC">
        <w:rPr>
          <w:lang w:val="en-US"/>
        </w:rPr>
        <w:t>k</w:t>
      </w:r>
      <w:r w:rsidR="001702C4" w:rsidRPr="002D6DEC">
        <w:t>.</w:t>
      </w:r>
    </w:p>
    <w:p w:rsidR="001702C4" w:rsidRPr="002D6DEC" w:rsidRDefault="00A07302" w:rsidP="002E28AC">
      <w:pPr>
        <w:jc w:val="both"/>
      </w:pPr>
      <w:r w:rsidRPr="00CB437A">
        <w:tab/>
      </w:r>
      <w:r w:rsidR="001702C4" w:rsidRPr="002D6DEC">
        <w:t xml:space="preserve">Ορίζω κάθε δεδομένο μου ως σημείο, το σύνολο των οποίων βρίσκεται σε ένα επίπεδο </w:t>
      </w:r>
      <w:r w:rsidR="001702C4" w:rsidRPr="002D6DEC">
        <w:rPr>
          <w:lang w:val="en-US"/>
        </w:rPr>
        <w:t>n</w:t>
      </w:r>
      <w:r w:rsidR="001702C4" w:rsidRPr="002D6DEC">
        <w:t xml:space="preserve"> διαστάσεων. Στα δεδομένα του συνόλου εκμάθησης δίνεται μια ταμπέλα έτσι ώστε να διαχωριστούν από τα υπόλοιπα. Διατρέχω τα σημεία του συνόλου δοκιμής (</w:t>
      </w:r>
      <w:r w:rsidR="001702C4" w:rsidRPr="002D6DEC">
        <w:rPr>
          <w:lang w:val="en-US"/>
        </w:rPr>
        <w:t>test</w:t>
      </w:r>
      <w:ins w:id="1484" w:author="Koft" w:date="2016-10-26T19:23:00Z">
        <w:r w:rsidR="00071CF4" w:rsidRPr="00071CF4">
          <w:rPr>
            <w:rPrChange w:id="1485" w:author="Koft" w:date="2016-10-26T19:23:00Z">
              <w:rPr>
                <w:b/>
                <w:bCs/>
                <w:i/>
                <w:iCs/>
                <w:color w:val="4F81BD" w:themeColor="accent1"/>
                <w:lang w:val="en-US"/>
              </w:rPr>
            </w:rPrChange>
          </w:rPr>
          <w:t xml:space="preserve"> </w:t>
        </w:r>
      </w:ins>
      <w:r w:rsidR="001702C4" w:rsidRPr="002D6DEC">
        <w:rPr>
          <w:lang w:val="en-US"/>
        </w:rPr>
        <w:t>set</w:t>
      </w:r>
      <w:r w:rsidR="001702C4" w:rsidRPr="002D6DEC">
        <w:t>) και υπολογίζω για το καθένα την απόσταση του από όλα τα σημεία του συνόλου εκμάθησης (</w:t>
      </w:r>
      <w:r w:rsidR="001702C4" w:rsidRPr="002D6DEC">
        <w:rPr>
          <w:lang w:val="en-US"/>
        </w:rPr>
        <w:t>training</w:t>
      </w:r>
      <w:ins w:id="1486" w:author="Koft" w:date="2016-10-26T19:23:00Z">
        <w:r w:rsidR="00071CF4" w:rsidRPr="00071CF4">
          <w:rPr>
            <w:rPrChange w:id="1487" w:author="Koft" w:date="2016-10-26T19:23:00Z">
              <w:rPr>
                <w:b/>
                <w:bCs/>
                <w:i/>
                <w:iCs/>
                <w:color w:val="4F81BD" w:themeColor="accent1"/>
                <w:lang w:val="en-US"/>
              </w:rPr>
            </w:rPrChange>
          </w:rPr>
          <w:t xml:space="preserve"> </w:t>
        </w:r>
      </w:ins>
      <w:r w:rsidR="001702C4" w:rsidRPr="002D6DEC">
        <w:rPr>
          <w:lang w:val="en-US"/>
        </w:rPr>
        <w:t>set</w:t>
      </w:r>
      <w:r w:rsidR="001702C4" w:rsidRPr="002D6DEC">
        <w:t xml:space="preserve">). Το εκάστοτε σημείο δοκιμής εντάσσεται σε μια κατηγορία βάση την πλειοψηφική ψήφο των γειτόνων. Κυριαρχεί η κλάση με κριτήριο την ύπαρξη περισσότερων όμοιων στοιχείων στη </w:t>
      </w:r>
      <w:ins w:id="1488" w:author="Koft" w:date="2016-10-26T19:23:00Z">
        <w:r w:rsidR="00071CF4" w:rsidRPr="00071CF4">
          <w:rPr>
            <w:rPrChange w:id="1489" w:author="Koft" w:date="2016-10-26T19:23:00Z">
              <w:rPr>
                <w:b/>
                <w:bCs/>
                <w:i/>
                <w:iCs/>
                <w:color w:val="4F81BD" w:themeColor="accent1"/>
                <w:lang w:val="en-US"/>
              </w:rPr>
            </w:rPrChange>
          </w:rPr>
          <w:t>“</w:t>
        </w:r>
      </w:ins>
      <w:del w:id="1490" w:author="Koft" w:date="2016-10-26T19:23:00Z">
        <w:r w:rsidR="001702C4" w:rsidRPr="002D6DEC" w:rsidDel="00AD2261">
          <w:delText>‘</w:delText>
        </w:r>
      </w:del>
      <w:r w:rsidR="001702C4" w:rsidRPr="002D6DEC">
        <w:t>γειτονία</w:t>
      </w:r>
      <w:ins w:id="1491" w:author="Koft" w:date="2016-10-26T19:23:00Z">
        <w:r w:rsidR="00071CF4" w:rsidRPr="00071CF4">
          <w:rPr>
            <w:rPrChange w:id="1492" w:author="Koft" w:date="2016-10-26T19:23:00Z">
              <w:rPr>
                <w:b/>
                <w:bCs/>
                <w:i/>
                <w:iCs/>
                <w:color w:val="4F81BD" w:themeColor="accent1"/>
                <w:lang w:val="en-US"/>
              </w:rPr>
            </w:rPrChange>
          </w:rPr>
          <w:t>”</w:t>
        </w:r>
      </w:ins>
      <w:del w:id="1493" w:author="Koft" w:date="2016-10-26T19:23:00Z">
        <w:r w:rsidR="001702C4" w:rsidRPr="002D6DEC" w:rsidDel="00AD2261">
          <w:delText>’</w:delText>
        </w:r>
      </w:del>
      <w:r w:rsidR="001702C4" w:rsidRPr="002D6DEC">
        <w:t>.</w:t>
      </w:r>
    </w:p>
    <w:p w:rsidR="001702C4" w:rsidRPr="002D6DEC" w:rsidRDefault="00A07302" w:rsidP="002E28AC">
      <w:pPr>
        <w:jc w:val="both"/>
      </w:pPr>
      <w:r w:rsidRPr="00CB437A">
        <w:tab/>
      </w:r>
      <w:r w:rsidR="001702C4" w:rsidRPr="002D6DEC">
        <w:t xml:space="preserve">Για τον επακριβή ορισμό της γειτονικής περιοχής χρησιμοποιείται η μεταβλητή </w:t>
      </w:r>
      <w:r w:rsidR="001702C4" w:rsidRPr="002D6DEC">
        <w:rPr>
          <w:lang w:val="en-US"/>
        </w:rPr>
        <w:t>k</w:t>
      </w:r>
      <w:r w:rsidR="001702C4" w:rsidRPr="002D6DEC">
        <w:t xml:space="preserve">. Αν </w:t>
      </w:r>
      <w:r w:rsidR="001702C4" w:rsidRPr="002D6DEC">
        <w:rPr>
          <w:lang w:val="en-US"/>
        </w:rPr>
        <w:t>k</w:t>
      </w:r>
      <w:r w:rsidR="001702C4" w:rsidRPr="002D6DEC">
        <w:t xml:space="preserve">=1 τότε λαμβάνεται υπόψη ένας γείτονας, ο κοντινότερος, για την κατηγοριοποίηση του δεδομένου. Όσο αυξάνει ο αριθμός της μεταβλητής </w:t>
      </w:r>
      <w:r w:rsidR="001702C4" w:rsidRPr="002D6DEC">
        <w:rPr>
          <w:lang w:val="en-US"/>
        </w:rPr>
        <w:t>k</w:t>
      </w:r>
      <w:r w:rsidR="001702C4" w:rsidRPr="002D6DEC">
        <w:t xml:space="preserve"> τόσο γίνεται και ο αριθμός των χρησιμοποιηθέντων γειτόνων. Συνεπώς, διαφαίνεται ότι η αλλαγή του </w:t>
      </w:r>
      <w:r w:rsidR="001702C4" w:rsidRPr="002D6DEC">
        <w:rPr>
          <w:lang w:val="en-US"/>
        </w:rPr>
        <w:t>k</w:t>
      </w:r>
      <w:r w:rsidR="001702C4" w:rsidRPr="002D6DEC">
        <w:t xml:space="preserve"> στο ίδιο πρόβλημα μπορεί να αλλάξει τελείως τα δεδομένα. </w:t>
      </w:r>
    </w:p>
    <w:p w:rsidR="001702C4" w:rsidRPr="00906F52" w:rsidRDefault="00A07302" w:rsidP="002E28AC">
      <w:pPr>
        <w:jc w:val="both"/>
      </w:pPr>
      <w:r w:rsidRPr="00CB437A">
        <w:tab/>
      </w:r>
      <w:r w:rsidR="001702C4" w:rsidRPr="002D6DEC">
        <w:t xml:space="preserve"> Ένα απλό παράδειγμα φαίνεται στο παρακάτω σχήμα. Το σημείο του συνόλου δοκιμής –ο πράσινος κύκλος- θα ταξινομηθεί στην κλάση των μπλε τετραγώνων ή στην κλάση των κόκκινων τριγώνων. Εάν </w:t>
      </w:r>
      <w:r w:rsidR="001702C4" w:rsidRPr="002D6DEC">
        <w:rPr>
          <w:i/>
          <w:iCs/>
          <w:lang w:val="en-US"/>
        </w:rPr>
        <w:t>k</w:t>
      </w:r>
      <w:r w:rsidR="001702C4" w:rsidRPr="002D6DEC">
        <w:rPr>
          <w:i/>
          <w:iCs/>
        </w:rPr>
        <w:t>=3</w:t>
      </w:r>
      <w:r w:rsidR="001702C4" w:rsidRPr="002D6DEC">
        <w:t xml:space="preserve"> (εσωτερικός κύκλος) τότε έχω ως αποτέλεσμα τη δεύτερη κατηγορία, καθώς τα τρίγωνα είναι περισσότερα. Εάν </w:t>
      </w:r>
      <w:r w:rsidR="001702C4" w:rsidRPr="002D6DEC">
        <w:rPr>
          <w:lang w:val="en-US"/>
        </w:rPr>
        <w:t>k</w:t>
      </w:r>
      <w:r w:rsidR="001702C4" w:rsidRPr="002D6DEC">
        <w:t>=5 (εξωτερικός κύκλος) τότε το δεδομένο μου κατηγοριοποιείται στην κλάση των μπλε τετραγώνων. Σε περίπτωση όπου το πλήθος των στοιχείων από τις διαφορετικές κατηγορίες είναι ίσο τότε επιλέγεται τυχαία μια κατηγορία.</w:t>
      </w:r>
    </w:p>
    <w:p w:rsidR="00B12132" w:rsidRDefault="001702C4" w:rsidP="002E28AC">
      <w:pPr>
        <w:keepNext/>
        <w:jc w:val="both"/>
      </w:pPr>
      <w:r>
        <w:rPr>
          <w:noProof/>
          <w:lang w:eastAsia="el-GR"/>
        </w:rPr>
        <w:lastRenderedPageBreak/>
        <w:drawing>
          <wp:inline distT="0" distB="0" distL="0" distR="0">
            <wp:extent cx="1793847" cy="1604113"/>
            <wp:effectExtent l="19050" t="0" r="0" b="0"/>
            <wp:docPr id="16" name="2 - Εικόνα" descr="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152" cstate="print"/>
                    <a:stretch>
                      <a:fillRect/>
                    </a:stretch>
                  </pic:blipFill>
                  <pic:spPr>
                    <a:xfrm>
                      <a:off x="0" y="0"/>
                      <a:ext cx="1796357" cy="1606358"/>
                    </a:xfrm>
                    <a:prstGeom prst="rect">
                      <a:avLst/>
                    </a:prstGeom>
                  </pic:spPr>
                </pic:pic>
              </a:graphicData>
            </a:graphic>
          </wp:inline>
        </w:drawing>
      </w:r>
    </w:p>
    <w:p w:rsidR="001702C4" w:rsidRPr="00B12132" w:rsidRDefault="00B12132" w:rsidP="002E28AC">
      <w:pPr>
        <w:pStyle w:val="Caption"/>
        <w:jc w:val="both"/>
      </w:pPr>
      <w:r>
        <w:t xml:space="preserve">                                       Εικόνα </w:t>
      </w:r>
      <w:fldSimple w:instr=" SEQ Εικόνα \* ARABIC ">
        <w:r w:rsidR="000A7E50">
          <w:rPr>
            <w:noProof/>
          </w:rPr>
          <w:t>8</w:t>
        </w:r>
      </w:fldSimple>
      <w:r>
        <w:t xml:space="preserve">: Η ταξινόμηση του πράσινου στοιχείου για </w:t>
      </w:r>
      <w:r>
        <w:rPr>
          <w:lang w:val="en-US"/>
        </w:rPr>
        <w:t>k</w:t>
      </w:r>
      <w:r w:rsidRPr="00B12132">
        <w:t xml:space="preserve">=1 </w:t>
      </w:r>
      <w:r>
        <w:t xml:space="preserve">και </w:t>
      </w:r>
      <w:r>
        <w:rPr>
          <w:lang w:val="en-US"/>
        </w:rPr>
        <w:t>k</w:t>
      </w:r>
      <w:r w:rsidRPr="00B12132">
        <w:t>=3</w:t>
      </w:r>
    </w:p>
    <w:p w:rsidR="001702C4" w:rsidRPr="00B12132" w:rsidRDefault="001702C4" w:rsidP="002E28AC">
      <w:pPr>
        <w:jc w:val="both"/>
      </w:pPr>
    </w:p>
    <w:p w:rsidR="001702C4" w:rsidRPr="002D6DEC" w:rsidRDefault="00A07302" w:rsidP="002E28AC">
      <w:pPr>
        <w:jc w:val="both"/>
      </w:pPr>
      <w:r w:rsidRPr="00B12132">
        <w:tab/>
      </w:r>
      <w:r w:rsidR="001702C4" w:rsidRPr="002D6DEC">
        <w:t xml:space="preserve">Παρατηρώντας τη φαινομενική τυχαιότητα στη λειτουργία του αλγορίθμου, ανακύπτει το εύλογο ερώτημα ως προς το μέγεθος του σφάλματος και την ακρίβεια του ΚΝΝ. </w:t>
      </w:r>
      <w:r w:rsidR="001702C4">
        <w:t>Σημείο αναφοράς ως προς τον ΚΝΝ</w:t>
      </w:r>
      <w:r w:rsidR="001702C4" w:rsidRPr="002D6DEC">
        <w:t xml:space="preserve"> θεωρείται το βιβλίο </w:t>
      </w:r>
      <w:r w:rsidR="001702C4" w:rsidRPr="00A07302">
        <w:rPr>
          <w:shd w:val="clear" w:color="auto" w:fill="FFFFFF"/>
        </w:rPr>
        <w:t>"</w:t>
      </w:r>
      <w:r w:rsidR="001702C4" w:rsidRPr="00A07302">
        <w:rPr>
          <w:shd w:val="clear" w:color="auto" w:fill="FFFFFF"/>
          <w:lang w:val="en-US"/>
        </w:rPr>
        <w:t>Pattern</w:t>
      </w:r>
      <w:ins w:id="1494" w:author="Koft" w:date="2016-10-26T19:23:00Z">
        <w:r w:rsidR="00071CF4" w:rsidRPr="00071CF4">
          <w:rPr>
            <w:shd w:val="clear" w:color="auto" w:fill="FFFFFF"/>
            <w:rPrChange w:id="1495" w:author="Koft" w:date="2016-10-26T19:23:00Z">
              <w:rPr>
                <w:b/>
                <w:bCs/>
                <w:i/>
                <w:iCs/>
                <w:color w:val="4F81BD" w:themeColor="accent1"/>
                <w:shd w:val="clear" w:color="auto" w:fill="FFFFFF"/>
                <w:lang w:val="en-US"/>
              </w:rPr>
            </w:rPrChange>
          </w:rPr>
          <w:t xml:space="preserve"> </w:t>
        </w:r>
      </w:ins>
      <w:r w:rsidR="001702C4" w:rsidRPr="00A07302">
        <w:rPr>
          <w:shd w:val="clear" w:color="auto" w:fill="FFFFFF"/>
          <w:lang w:val="en-US"/>
        </w:rPr>
        <w:t>Classification</w:t>
      </w:r>
      <w:r w:rsidR="001702C4" w:rsidRPr="00A07302">
        <w:rPr>
          <w:shd w:val="clear" w:color="auto" w:fill="FFFFFF"/>
        </w:rPr>
        <w:t xml:space="preserve">" </w:t>
      </w:r>
      <w:r w:rsidR="001702C4" w:rsidRPr="00A07302">
        <w:t>των</w:t>
      </w:r>
      <w:ins w:id="1496" w:author="Koft" w:date="2016-10-26T19:23:00Z">
        <w:r w:rsidR="00071CF4" w:rsidRPr="00071CF4">
          <w:rPr>
            <w:rPrChange w:id="1497" w:author="Koft" w:date="2016-10-26T19:23:00Z">
              <w:rPr>
                <w:b/>
                <w:bCs/>
                <w:i/>
                <w:iCs/>
                <w:color w:val="4F81BD" w:themeColor="accent1"/>
                <w:lang w:val="en-US"/>
              </w:rPr>
            </w:rPrChange>
          </w:rPr>
          <w:t xml:space="preserve"> </w:t>
        </w:r>
      </w:ins>
      <w:r w:rsidR="001702C4" w:rsidRPr="00A07302">
        <w:rPr>
          <w:shd w:val="clear" w:color="auto" w:fill="FFFFFF"/>
          <w:lang w:val="en-US"/>
        </w:rPr>
        <w:t>Duda</w:t>
      </w:r>
      <w:ins w:id="1498" w:author="Koft" w:date="2016-10-26T19:23:00Z">
        <w:r w:rsidR="00071CF4" w:rsidRPr="00071CF4">
          <w:rPr>
            <w:shd w:val="clear" w:color="auto" w:fill="FFFFFF"/>
            <w:rPrChange w:id="1499" w:author="Koft" w:date="2016-10-26T19:23:00Z">
              <w:rPr>
                <w:b/>
                <w:bCs/>
                <w:i/>
                <w:iCs/>
                <w:color w:val="4F81BD" w:themeColor="accent1"/>
                <w:shd w:val="clear" w:color="auto" w:fill="FFFFFF"/>
                <w:lang w:val="en-US"/>
              </w:rPr>
            </w:rPrChange>
          </w:rPr>
          <w:t xml:space="preserve"> </w:t>
        </w:r>
      </w:ins>
      <w:r w:rsidR="001702C4" w:rsidRPr="00A07302">
        <w:rPr>
          <w:shd w:val="clear" w:color="auto" w:fill="FFFFFF"/>
          <w:lang w:val="en-US"/>
        </w:rPr>
        <w:t>and</w:t>
      </w:r>
      <w:ins w:id="1500" w:author="Koft" w:date="2016-10-26T19:23:00Z">
        <w:r w:rsidR="00071CF4" w:rsidRPr="00071CF4">
          <w:rPr>
            <w:shd w:val="clear" w:color="auto" w:fill="FFFFFF"/>
            <w:rPrChange w:id="1501" w:author="Koft" w:date="2016-10-26T19:23:00Z">
              <w:rPr>
                <w:b/>
                <w:bCs/>
                <w:i/>
                <w:iCs/>
                <w:color w:val="4F81BD" w:themeColor="accent1"/>
                <w:shd w:val="clear" w:color="auto" w:fill="FFFFFF"/>
                <w:lang w:val="en-US"/>
              </w:rPr>
            </w:rPrChange>
          </w:rPr>
          <w:t xml:space="preserve"> </w:t>
        </w:r>
      </w:ins>
      <w:r w:rsidR="001702C4" w:rsidRPr="00A07302">
        <w:rPr>
          <w:shd w:val="clear" w:color="auto" w:fill="FFFFFF"/>
          <w:lang w:val="en-US"/>
        </w:rPr>
        <w:t>Hart</w:t>
      </w:r>
      <w:r w:rsidR="001702C4" w:rsidRPr="00A07302">
        <w:t xml:space="preserve"> όπου ανάμεσα </w:t>
      </w:r>
      <w:r w:rsidR="001702C4">
        <w:t xml:space="preserve">σε άλλη σημαντική δουλειά </w:t>
      </w:r>
      <w:r w:rsidR="001702C4" w:rsidRPr="002D6DEC">
        <w:t>αποδείχθηκε ότι το λάθος</w:t>
      </w:r>
      <w:ins w:id="1502" w:author="Koft" w:date="2016-10-26T19:23:00Z">
        <w:r w:rsidR="00071CF4" w:rsidRPr="00071CF4">
          <w:rPr>
            <w:rPrChange w:id="1503" w:author="Koft" w:date="2016-10-26T19:23:00Z">
              <w:rPr>
                <w:b/>
                <w:bCs/>
                <w:i/>
                <w:iCs/>
                <w:color w:val="4F81BD" w:themeColor="accent1"/>
                <w:lang w:val="en-US"/>
              </w:rPr>
            </w:rPrChange>
          </w:rPr>
          <w:t xml:space="preserve"> </w:t>
        </w:r>
      </w:ins>
      <w:r w:rsidR="001702C4" w:rsidRPr="00597327">
        <w:rPr>
          <w:i/>
        </w:rPr>
        <w:t>Ρ</w:t>
      </w:r>
      <w:r w:rsidR="001702C4" w:rsidRPr="002D6DEC">
        <w:t xml:space="preserve"> έχει άνω και κάτω φράγμα</w:t>
      </w:r>
    </w:p>
    <w:p w:rsidR="001702C4" w:rsidRPr="00927BF8" w:rsidRDefault="00927BF8" w:rsidP="002E28AC">
      <w:pPr>
        <w:jc w:val="both"/>
        <w:rPr>
          <w:iCs/>
        </w:rPr>
      </w:pPr>
      <w:r w:rsidRPr="00927BF8">
        <w:rPr>
          <w:noProof/>
          <w:position w:val="-24"/>
          <w:lang w:eastAsia="el-GR"/>
        </w:rPr>
        <w:object w:dxaOrig="2500" w:dyaOrig="620">
          <v:shape id="_x0000_i1091" type="#_x0000_t75" style="width:122.25pt;height:29.3pt" o:ole="">
            <v:imagedata r:id="rId153" o:title=""/>
          </v:shape>
          <o:OLEObject Type="Embed" ProgID="Equation.DSMT4" ShapeID="_x0000_i1091" DrawAspect="Content" ObjectID="_1582542511" r:id="rId154"/>
        </w:object>
      </w:r>
      <w:r w:rsidR="00AF4086">
        <w:rPr>
          <w:noProof/>
          <w:lang w:eastAsia="el-GR"/>
        </w:rPr>
        <w:tab/>
        <w:t>(1.</w:t>
      </w:r>
      <w:r w:rsidR="00AF4086" w:rsidRPr="009151EA">
        <w:rPr>
          <w:noProof/>
          <w:lang w:eastAsia="el-GR"/>
        </w:rPr>
        <w:t>10</w:t>
      </w:r>
      <w:r w:rsidRPr="00927BF8">
        <w:rPr>
          <w:noProof/>
          <w:lang w:eastAsia="el-GR"/>
        </w:rPr>
        <w:t>)</w:t>
      </w:r>
    </w:p>
    <w:p w:rsidR="001702C4" w:rsidRPr="00927BF8" w:rsidRDefault="001702C4" w:rsidP="002E28AC">
      <w:pPr>
        <w:jc w:val="both"/>
        <w:rPr>
          <w:rFonts w:ascii="Calibri" w:hAnsi="Calibri" w:cs="Calibri"/>
          <w:shd w:val="clear" w:color="auto" w:fill="FFFFFF"/>
        </w:rPr>
      </w:pPr>
      <w:r w:rsidRPr="002D6DEC">
        <w:rPr>
          <w:iCs/>
        </w:rPr>
        <w:t>όπου το</w:t>
      </w:r>
      <w:r w:rsidR="00927BF8" w:rsidRPr="00927BF8">
        <w:rPr>
          <w:noProof/>
          <w:position w:val="-4"/>
          <w:lang w:eastAsia="el-GR"/>
        </w:rPr>
        <w:object w:dxaOrig="300" w:dyaOrig="300">
          <v:shape id="_x0000_i1092" type="#_x0000_t75" style="width:14.25pt;height:14.25pt" o:ole="">
            <v:imagedata r:id="rId155" o:title=""/>
          </v:shape>
          <o:OLEObject Type="Embed" ProgID="Equation.DSMT4" ShapeID="_x0000_i1092" DrawAspect="Content" ObjectID="_1582542512" r:id="rId156"/>
        </w:object>
      </w:r>
      <w:r w:rsidRPr="002D6DEC">
        <w:rPr>
          <w:iCs/>
        </w:rPr>
        <w:t xml:space="preserve"> είναι η τιμή </w:t>
      </w:r>
      <w:r w:rsidRPr="002D6DEC">
        <w:rPr>
          <w:rFonts w:cstheme="minorHAnsi"/>
          <w:iCs/>
        </w:rPr>
        <w:t xml:space="preserve">σφάλματος </w:t>
      </w:r>
      <w:r w:rsidRPr="00927BF8">
        <w:rPr>
          <w:rFonts w:cstheme="minorHAnsi"/>
          <w:shd w:val="clear" w:color="auto" w:fill="FFFFFF"/>
          <w:lang w:val="en-US"/>
        </w:rPr>
        <w:t>Bayes</w:t>
      </w:r>
      <w:r w:rsidRPr="00927BF8">
        <w:rPr>
          <w:rFonts w:cstheme="minorHAnsi"/>
          <w:shd w:val="clear" w:color="auto" w:fill="FFFFFF"/>
        </w:rPr>
        <w:t xml:space="preserve">, </w:t>
      </w:r>
      <w:r w:rsidRPr="00927BF8">
        <w:rPr>
          <w:rFonts w:cstheme="minorHAnsi"/>
          <w:shd w:val="clear" w:color="auto" w:fill="FFFFFF"/>
          <w:lang w:val="en-US"/>
        </w:rPr>
        <w:t>c</w:t>
      </w:r>
      <w:r w:rsidRPr="00927BF8">
        <w:rPr>
          <w:rFonts w:cstheme="minorHAnsi"/>
          <w:shd w:val="clear" w:color="auto" w:fill="FFFFFF"/>
        </w:rPr>
        <w:t xml:space="preserve"> ο αριθμός των κλάσεωνκαι Ρ το σφάλμα του </w:t>
      </w:r>
      <w:r w:rsidRPr="00927BF8">
        <w:rPr>
          <w:rFonts w:ascii="Calibri" w:hAnsi="Calibri" w:cs="Calibri"/>
          <w:shd w:val="clear" w:color="auto" w:fill="FFFFFF"/>
        </w:rPr>
        <w:t xml:space="preserve">ΚΝΝ. Συμπερασματικά, το σφάλμα είναι πάντοτε μικρότερο από το διπλάσιο του </w:t>
      </w:r>
      <w:r w:rsidRPr="00927BF8">
        <w:rPr>
          <w:rFonts w:ascii="Calibri" w:hAnsi="Calibri" w:cs="Calibri"/>
          <w:iCs/>
        </w:rPr>
        <w:t xml:space="preserve">σφάλματος </w:t>
      </w:r>
      <w:r w:rsidRPr="00927BF8">
        <w:rPr>
          <w:rFonts w:ascii="Calibri" w:hAnsi="Calibri" w:cs="Calibri"/>
          <w:shd w:val="clear" w:color="auto" w:fill="FFFFFF"/>
          <w:lang w:val="en-US"/>
        </w:rPr>
        <w:t>Bayes</w:t>
      </w:r>
      <w:r w:rsidRPr="00927BF8">
        <w:rPr>
          <w:rFonts w:ascii="Calibri" w:hAnsi="Calibri" w:cs="Calibri"/>
          <w:shd w:val="clear" w:color="auto" w:fill="FFFFFF"/>
        </w:rPr>
        <w:t>.</w:t>
      </w:r>
    </w:p>
    <w:p w:rsidR="001702C4" w:rsidRPr="00927BF8" w:rsidRDefault="00A07302" w:rsidP="002E28AC">
      <w:pPr>
        <w:jc w:val="both"/>
      </w:pPr>
      <w:r w:rsidRPr="00927BF8">
        <w:rPr>
          <w:rFonts w:ascii="Verdana" w:hAnsi="Verdana"/>
          <w:shd w:val="clear" w:color="auto" w:fill="FFFFFF"/>
        </w:rPr>
        <w:tab/>
      </w:r>
      <w:r w:rsidR="001702C4" w:rsidRPr="00927BF8">
        <w:rPr>
          <w:rFonts w:cstheme="minorHAnsi"/>
          <w:shd w:val="clear" w:color="auto" w:fill="FFFFFF"/>
        </w:rPr>
        <w:t xml:space="preserve">Η επιλογή της τιμής του </w:t>
      </w:r>
      <w:r w:rsidR="001702C4" w:rsidRPr="00927BF8">
        <w:rPr>
          <w:rFonts w:cstheme="minorHAnsi"/>
          <w:shd w:val="clear" w:color="auto" w:fill="FFFFFF"/>
          <w:lang w:val="en-US"/>
        </w:rPr>
        <w:t>k</w:t>
      </w:r>
      <w:r w:rsidR="001702C4" w:rsidRPr="00927BF8">
        <w:rPr>
          <w:rFonts w:cstheme="minorHAnsi"/>
          <w:shd w:val="clear" w:color="auto" w:fill="FFFFFF"/>
        </w:rPr>
        <w:t xml:space="preserve"> είναι ένα από τα πιο κομβικά ζητήματα ώστε ο ΚΝΝ να είναι αποτελεσματικός. Από τη μια πλευρά, όσο αυξάνει η τιμή του </w:t>
      </w:r>
      <w:r w:rsidR="001702C4" w:rsidRPr="00927BF8">
        <w:rPr>
          <w:lang w:val="en-US"/>
        </w:rPr>
        <w:t>k</w:t>
      </w:r>
      <w:r w:rsidR="001702C4" w:rsidRPr="00927BF8">
        <w:t xml:space="preserve"> τόσο μειώνεται</w:t>
      </w:r>
      <w:r w:rsidR="001702C4">
        <w:t xml:space="preserve"> το λάθος, καθώς μια αρκετά μικρή τιμή αλλοιώνει  το αποτέλεσμα μου. Από την άλλη, δίνοντας μια μικρή τιμή στη μεταβλητή εξασφαλίζεται ότι μόνο οι κοντινοί γείτονες θα συμπεριληφθούν στη διαδικασία κατηγοριοποίησης. Έτσι, τα όρια μεταξύ των γειτονικών περιοχών γίνονται πιο </w:t>
      </w:r>
      <w:r w:rsidR="004C4BD3">
        <w:t>απαλά</w:t>
      </w:r>
      <w:r w:rsidR="001702C4">
        <w:t xml:space="preserve">. Η πολυπλοκότητα στη λειτουργία της μηχανής εκμάθησης είναι </w:t>
      </w:r>
      <w:r w:rsidR="001702C4" w:rsidRPr="00543552">
        <w:rPr>
          <w:lang w:val="en-US"/>
        </w:rPr>
        <w:t>O</w:t>
      </w:r>
      <w:r w:rsidR="001702C4" w:rsidRPr="00543552">
        <w:t>(</w:t>
      </w:r>
      <w:r w:rsidR="001702C4" w:rsidRPr="00543552">
        <w:rPr>
          <w:lang w:val="en-US"/>
        </w:rPr>
        <w:t>knd</w:t>
      </w:r>
      <w:r w:rsidR="001702C4">
        <w:t xml:space="preserve">), όπου </w:t>
      </w:r>
      <w:r w:rsidR="001702C4" w:rsidRPr="00543552">
        <w:rPr>
          <w:lang w:val="en-US"/>
        </w:rPr>
        <w:t>n</w:t>
      </w:r>
      <w:r w:rsidR="001702C4">
        <w:t xml:space="preserve"> είναι ο αριθμός των στοιχείων μου και </w:t>
      </w:r>
      <w:r w:rsidR="001702C4" w:rsidRPr="00543552">
        <w:rPr>
          <w:lang w:val="en-US"/>
        </w:rPr>
        <w:t>d</w:t>
      </w:r>
      <w:r w:rsidR="001702C4">
        <w:t xml:space="preserve"> η διάσταση κάθε τέτοιου στοιχείου. Φαίνεται, λοιπόν, απαγορευτικά υψηλό το κόστος λειτουργίας για μεγάλο δείγμα, όμως με μικρό πλήθος ο ΚΝΝ βγάζει ανασφαλή αποτελέσματα. Έπειτα από μελέτες, προτείνεται για το </w:t>
      </w:r>
      <w:r w:rsidR="001702C4" w:rsidRPr="00543552">
        <w:rPr>
          <w:lang w:val="en-US"/>
        </w:rPr>
        <w:t>k</w:t>
      </w:r>
      <w:r w:rsidR="001702C4">
        <w:t xml:space="preserve"> η επιλογή της τιμής</w:t>
      </w:r>
      <w:r w:rsidR="00927BF8" w:rsidRPr="00927BF8">
        <w:rPr>
          <w:position w:val="-8"/>
        </w:rPr>
        <w:object w:dxaOrig="380" w:dyaOrig="360">
          <v:shape id="_x0000_i1093" type="#_x0000_t75" style="width:21.75pt;height:21.75pt" o:ole="">
            <v:imagedata r:id="rId157" o:title=""/>
          </v:shape>
          <o:OLEObject Type="Embed" ProgID="Equation.DSMT4" ShapeID="_x0000_i1093" DrawAspect="Content" ObjectID="_1582542513" r:id="rId158"/>
        </w:object>
      </w:r>
      <w:r w:rsidR="001702C4">
        <w:t>.</w:t>
      </w:r>
    </w:p>
    <w:p w:rsidR="00927BF8" w:rsidRPr="00927BF8" w:rsidRDefault="00927BF8" w:rsidP="002E28AC">
      <w:pPr>
        <w:jc w:val="both"/>
      </w:pPr>
    </w:p>
    <w:p w:rsidR="00927BF8" w:rsidRDefault="00024586" w:rsidP="002E28AC">
      <w:pPr>
        <w:keepNext/>
        <w:jc w:val="both"/>
      </w:pPr>
      <w:r>
        <w:rPr>
          <w:noProof/>
          <w:lang w:eastAsia="el-GR"/>
        </w:rPr>
        <w:lastRenderedPageBreak/>
        <w:drawing>
          <wp:inline distT="0" distB="0" distL="0" distR="0">
            <wp:extent cx="5295800" cy="1367625"/>
            <wp:effectExtent l="19050" t="0" r="100" b="0"/>
            <wp:docPr id="18" name="17 - Εικόνα" descr="1NNversus5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NNversus5NN.png"/>
                    <pic:cNvPicPr/>
                  </pic:nvPicPr>
                  <pic:blipFill>
                    <a:blip r:embed="rId159" cstate="print"/>
                    <a:stretch>
                      <a:fillRect/>
                    </a:stretch>
                  </pic:blipFill>
                  <pic:spPr>
                    <a:xfrm>
                      <a:off x="0" y="0"/>
                      <a:ext cx="5309778" cy="1371235"/>
                    </a:xfrm>
                    <a:prstGeom prst="rect">
                      <a:avLst/>
                    </a:prstGeom>
                  </pic:spPr>
                </pic:pic>
              </a:graphicData>
            </a:graphic>
          </wp:inline>
        </w:drawing>
      </w:r>
    </w:p>
    <w:p w:rsidR="00024586" w:rsidRPr="004C4BD3" w:rsidRDefault="00927BF8" w:rsidP="002E28AC">
      <w:pPr>
        <w:pStyle w:val="Caption"/>
        <w:jc w:val="both"/>
      </w:pPr>
      <w:r>
        <w:t xml:space="preserve">Εικόνα </w:t>
      </w:r>
      <w:fldSimple w:instr=" SEQ Εικόνα \* ARABIC ">
        <w:r w:rsidR="000A7E50">
          <w:rPr>
            <w:noProof/>
          </w:rPr>
          <w:t>9</w:t>
        </w:r>
      </w:fldSimple>
      <w:r w:rsidRPr="00927BF8">
        <w:t>:</w:t>
      </w:r>
      <w:r w:rsidR="00B12132">
        <w:t>Τα δεδομένα ανεπεξέργαστα, ε</w:t>
      </w:r>
      <w:r>
        <w:t xml:space="preserve">φαρμογή του </w:t>
      </w:r>
      <w:r>
        <w:rPr>
          <w:lang w:val="en-US"/>
        </w:rPr>
        <w:t>KNN</w:t>
      </w:r>
      <w:r>
        <w:t xml:space="preserve">για </w:t>
      </w:r>
      <w:r>
        <w:rPr>
          <w:lang w:val="en-US"/>
        </w:rPr>
        <w:t>k</w:t>
      </w:r>
      <w:r w:rsidRPr="00927BF8">
        <w:t>=1,</w:t>
      </w:r>
      <w:r>
        <w:rPr>
          <w:lang w:val="en-US"/>
        </w:rPr>
        <w:t>k</w:t>
      </w:r>
      <w:r w:rsidRPr="00927BF8">
        <w:t>=5</w:t>
      </w:r>
    </w:p>
    <w:p w:rsidR="00024586" w:rsidRPr="004C4BD3" w:rsidRDefault="00A07302" w:rsidP="002E28AC">
      <w:pPr>
        <w:jc w:val="both"/>
      </w:pPr>
      <w:r w:rsidRPr="00A07302">
        <w:tab/>
      </w:r>
      <w:r w:rsidR="004C4BD3">
        <w:t xml:space="preserve">Ένα παράδειγμα με επιλογή αρχικά </w:t>
      </w:r>
      <w:r w:rsidR="004C4BD3">
        <w:rPr>
          <w:lang w:val="en-US"/>
        </w:rPr>
        <w:t>k</w:t>
      </w:r>
      <w:r w:rsidR="004C4BD3" w:rsidRPr="0096763C">
        <w:t xml:space="preserve">=1 </w:t>
      </w:r>
      <w:r w:rsidR="004C4BD3">
        <w:t>και</w:t>
      </w:r>
      <w:ins w:id="1504" w:author="Koft" w:date="2016-10-26T19:24:00Z">
        <w:r w:rsidR="00071CF4" w:rsidRPr="00071CF4">
          <w:rPr>
            <w:rPrChange w:id="1505" w:author="Koft" w:date="2016-10-26T19:24:00Z">
              <w:rPr>
                <w:b/>
                <w:bCs/>
                <w:i/>
                <w:iCs/>
                <w:color w:val="4F81BD" w:themeColor="accent1"/>
                <w:lang w:val="en-US"/>
              </w:rPr>
            </w:rPrChange>
          </w:rPr>
          <w:t xml:space="preserve"> </w:t>
        </w:r>
      </w:ins>
      <w:r w:rsidR="004C4BD3">
        <w:rPr>
          <w:lang w:val="en-US"/>
        </w:rPr>
        <w:t>k</w:t>
      </w:r>
      <w:r w:rsidR="004C4BD3" w:rsidRPr="0096763C">
        <w:t>=5</w:t>
      </w:r>
      <w:r w:rsidR="004C4BD3">
        <w:t>.Οι χρωματισμένες περιοχές απεικονίζουν τα όρια μεταξύ των γειτονικών περιοχών. Το γκρι χρώμα καταδεικνύει περιοχές που ανήκουν ταυτόχρονα σε περισσότερες από μια κλάσεις. Στην πρώτη περίπτωση σχηματίζονται μικρές κλάσεις-νησιών ενώ στη δεύτερη τα όρια γίνονται πιο απαλά απαλείφοντας ανωμαλίες και οδηγώντας σε μια πιο εφαρμόσιμη γενίκευση.</w:t>
      </w:r>
    </w:p>
    <w:p w:rsidR="001702C4" w:rsidRPr="009A2C46" w:rsidRDefault="00A07302" w:rsidP="002E28AC">
      <w:pPr>
        <w:jc w:val="both"/>
      </w:pPr>
      <w:r w:rsidRPr="00A07302">
        <w:tab/>
      </w:r>
      <w:r w:rsidR="001702C4">
        <w:t xml:space="preserve">Η σωστή επιλογή της απόστασης αποτελεί ακόμα ένα κομβικό σημείο εφαρμογής. Η ευκλείδεια απόσταση μαζί με την απόσταση </w:t>
      </w:r>
      <w:r w:rsidR="001702C4">
        <w:rPr>
          <w:lang w:val="en-US"/>
        </w:rPr>
        <w:t>Manhattan</w:t>
      </w:r>
      <w:r w:rsidR="001702C4">
        <w:t xml:space="preserve"> καιτην απόσταση</w:t>
      </w:r>
      <w:ins w:id="1506" w:author="Koft" w:date="2016-10-26T19:24:00Z">
        <w:r w:rsidR="00071CF4" w:rsidRPr="00071CF4">
          <w:rPr>
            <w:rPrChange w:id="1507" w:author="Koft" w:date="2016-10-26T19:24:00Z">
              <w:rPr>
                <w:b/>
                <w:bCs/>
                <w:i/>
                <w:iCs/>
                <w:color w:val="4F81BD" w:themeColor="accent1"/>
                <w:lang w:val="en-US"/>
              </w:rPr>
            </w:rPrChange>
          </w:rPr>
          <w:t xml:space="preserve"> </w:t>
        </w:r>
      </w:ins>
      <w:r w:rsidR="001702C4">
        <w:rPr>
          <w:lang w:val="en-US"/>
        </w:rPr>
        <w:t>Minkowski</w:t>
      </w:r>
      <w:r w:rsidR="001702C4">
        <w:t xml:space="preserve"> χρησιμοποιούνται με τη μεγαλύτερη συχνότητα. Η ευκλείδεια απόσταση θεωρεί κάθε στοιχείο ίσης σημασίας και η απόσταση μεταξύ δύο σημείων ορίζεται ως ο κοντινότερος δρόμος μεταξύ δύο σημείων, η ευθεία . Όσον αφορά στην απόσταση </w:t>
      </w:r>
      <w:r w:rsidR="001702C4">
        <w:rPr>
          <w:lang w:val="en-US"/>
        </w:rPr>
        <w:t>Manhattan</w:t>
      </w:r>
      <w:r w:rsidR="001702C4">
        <w:t xml:space="preserve"> επιτρέπεται η κίνηση μόνο σε δύο κατευθύνσεις, οριζόντια και κάθετα. Το μικρότερο δυνατό άθροισμα τέτοιων αποστάσεων ορίζεται ως η παραπάνω απόσταση. Τέλος, η απόσταση </w:t>
      </w:r>
      <w:r w:rsidR="001702C4">
        <w:rPr>
          <w:lang w:val="en-US"/>
        </w:rPr>
        <w:t>Minkowski</w:t>
      </w:r>
      <w:r w:rsidR="001702C4">
        <w:t xml:space="preserve"> βασίζεται σε γενίκευση των δύο προηγούμενων μετρικών σε χώρο με πολλές διαστάσεις και χρησιμοποιείται σε δεδομένα όπου τα στοιχεία έχουν πολύ μεγάλη διάσταση. Συνεπώς, τόσο το μέγεθος όσο και η φύση του δείγματος υποδεικνύουν τη χρήση κάποιας βέλτιστης μετρικής.</w:t>
      </w:r>
    </w:p>
    <w:p w:rsidR="00921DA6" w:rsidRDefault="001702C4" w:rsidP="002E28AC">
      <w:pPr>
        <w:jc w:val="both"/>
        <w:rPr>
          <w:noProof/>
          <w:lang w:eastAsia="el-GR"/>
        </w:rPr>
      </w:pPr>
      <w:r>
        <w:rPr>
          <w:noProof/>
          <w:lang w:eastAsia="el-GR"/>
        </w:rPr>
        <w:drawing>
          <wp:inline distT="0" distB="0" distL="0" distR="0">
            <wp:extent cx="1893769" cy="1971923"/>
            <wp:effectExtent l="19050" t="0" r="0" b="0"/>
            <wp:docPr id="17" name="16 - Εικόνα" descr="Distance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metrics.png"/>
                    <pic:cNvPicPr/>
                  </pic:nvPicPr>
                  <pic:blipFill>
                    <a:blip r:embed="rId160" cstate="print"/>
                    <a:stretch>
                      <a:fillRect/>
                    </a:stretch>
                  </pic:blipFill>
                  <pic:spPr>
                    <a:xfrm>
                      <a:off x="0" y="0"/>
                      <a:ext cx="1904941" cy="1983556"/>
                    </a:xfrm>
                    <a:prstGeom prst="rect">
                      <a:avLst/>
                    </a:prstGeom>
                  </pic:spPr>
                </pic:pic>
              </a:graphicData>
            </a:graphic>
          </wp:inline>
        </w:drawing>
      </w:r>
    </w:p>
    <w:p w:rsidR="00AF4086" w:rsidRDefault="00AF4086" w:rsidP="002E28AC">
      <w:pPr>
        <w:jc w:val="both"/>
        <w:rPr>
          <w:noProof/>
          <w:lang w:eastAsia="el-GR"/>
        </w:rPr>
      </w:pPr>
    </w:p>
    <w:p w:rsidR="00F462FA" w:rsidRPr="00CB437A" w:rsidRDefault="00F462FA" w:rsidP="002E28AC">
      <w:pPr>
        <w:pStyle w:val="Heading3"/>
        <w:jc w:val="both"/>
        <w:rPr>
          <w:rStyle w:val="IntenseEmphasis"/>
          <w:b/>
        </w:rPr>
      </w:pPr>
      <w:bookmarkStart w:id="1508" w:name="_Toc462922487"/>
      <w:r w:rsidRPr="00F133EF">
        <w:rPr>
          <w:rStyle w:val="IntenseEmphasis"/>
          <w:b/>
        </w:rPr>
        <w:t>Εφαρμογήστην</w:t>
      </w:r>
      <w:r w:rsidRPr="00F133EF">
        <w:rPr>
          <w:rStyle w:val="IntenseEmphasis"/>
          <w:b/>
          <w:lang w:val="en-US"/>
        </w:rPr>
        <w:t>R</w:t>
      </w:r>
      <w:r w:rsidRPr="00CB437A">
        <w:rPr>
          <w:rStyle w:val="IntenseEmphasis"/>
          <w:b/>
        </w:rPr>
        <w:t>:</w:t>
      </w:r>
      <w:r w:rsidR="00F45A74" w:rsidRPr="00F133EF">
        <w:rPr>
          <w:rStyle w:val="FootnoteReference"/>
          <w:b w:val="0"/>
          <w:bCs w:val="0"/>
          <w:i/>
          <w:iCs/>
        </w:rPr>
        <w:footnoteReference w:id="8"/>
      </w:r>
      <w:bookmarkEnd w:id="1508"/>
    </w:p>
    <w:p w:rsidR="00E66364" w:rsidRPr="00B7571C" w:rsidRDefault="00C64A9F">
      <w:pPr>
        <w:jc w:val="both"/>
        <w:rPr>
          <w:bCs/>
          <w:iCs/>
        </w:rPr>
      </w:pPr>
      <w:r>
        <w:tab/>
      </w:r>
      <w:r w:rsidR="00927BF8" w:rsidRPr="00927BF8">
        <w:rPr>
          <w:bCs/>
          <w:iCs/>
        </w:rPr>
        <w:t xml:space="preserve">Στη γλώσσα στατιστικής </w:t>
      </w:r>
      <w:r w:rsidR="00927BF8" w:rsidRPr="00927BF8">
        <w:rPr>
          <w:bCs/>
          <w:iCs/>
          <w:lang w:val="en-US"/>
        </w:rPr>
        <w:t>R</w:t>
      </w:r>
      <w:r w:rsidR="00927BF8" w:rsidRPr="00927BF8">
        <w:rPr>
          <w:bCs/>
          <w:iCs/>
        </w:rPr>
        <w:t xml:space="preserve"> υπάρχει εντολή ώστε να υλοποιηθεί στα δεδομένα μας ο ΚΝΝ. </w:t>
      </w:r>
      <w:r w:rsidR="00AF4086">
        <w:rPr>
          <w:bCs/>
          <w:iCs/>
        </w:rPr>
        <w:t>Τα δεδομένα που χρησιμοποι</w:t>
      </w:r>
      <w:r w:rsidR="00AF4086">
        <w:rPr>
          <w:bCs/>
          <w:iCs/>
          <w:lang w:val="en-US"/>
        </w:rPr>
        <w:t>o</w:t>
      </w:r>
      <w:r w:rsidR="00AF4086">
        <w:rPr>
          <w:bCs/>
          <w:iCs/>
        </w:rPr>
        <w:t>ύνται</w:t>
      </w:r>
      <w:r w:rsidR="00AF4086" w:rsidRPr="00AF4086">
        <w:rPr>
          <w:bCs/>
          <w:iCs/>
        </w:rPr>
        <w:t xml:space="preserve"> για τον ΚΝΝ διαφοροποιούνται σε κάποιο βαθμό λόγω του τρόπου λειτουργίας της μηχανής εκμάθησης. Αρχικά, </w:t>
      </w:r>
      <w:r w:rsidR="00825306">
        <w:rPr>
          <w:bCs/>
          <w:iCs/>
        </w:rPr>
        <w:t>μειώθηκε</w:t>
      </w:r>
      <w:ins w:id="1509" w:author="Koft" w:date="2016-10-26T19:24:00Z">
        <w:r w:rsidR="00071CF4" w:rsidRPr="00071CF4">
          <w:rPr>
            <w:bCs/>
            <w:iCs/>
            <w:rPrChange w:id="1510" w:author="Koft" w:date="2016-10-26T19:24:00Z">
              <w:rPr>
                <w:b/>
                <w:bCs/>
                <w:i/>
                <w:iCs/>
                <w:color w:val="4F81BD" w:themeColor="accent1"/>
                <w:lang w:val="en-US"/>
              </w:rPr>
            </w:rPrChange>
          </w:rPr>
          <w:t xml:space="preserve"> </w:t>
        </w:r>
      </w:ins>
      <w:r w:rsidR="00AF4086" w:rsidRPr="00AF4086">
        <w:rPr>
          <w:bCs/>
          <w:iCs/>
        </w:rPr>
        <w:t>ο αριθμό</w:t>
      </w:r>
      <w:r w:rsidR="00825306">
        <w:rPr>
          <w:bCs/>
          <w:iCs/>
        </w:rPr>
        <w:t>ς</w:t>
      </w:r>
      <w:r w:rsidR="00AF4086" w:rsidRPr="00AF4086">
        <w:rPr>
          <w:bCs/>
          <w:iCs/>
        </w:rPr>
        <w:t xml:space="preserve"> των </w:t>
      </w:r>
      <w:r w:rsidR="00AF4086" w:rsidRPr="00AF4086">
        <w:rPr>
          <w:bCs/>
          <w:iCs/>
          <w:lang w:val="en-US"/>
        </w:rPr>
        <w:lastRenderedPageBreak/>
        <w:t>frames</w:t>
      </w:r>
      <w:r w:rsidR="00AF4086" w:rsidRPr="00AF4086">
        <w:rPr>
          <w:bCs/>
          <w:iCs/>
        </w:rPr>
        <w:t xml:space="preserve"> καθώς από το σύνολο των ατόμων π</w:t>
      </w:r>
      <w:r w:rsidR="00E66364">
        <w:rPr>
          <w:bCs/>
          <w:iCs/>
        </w:rPr>
        <w:t>ου</w:t>
      </w:r>
      <w:r w:rsidR="00AF4086" w:rsidRPr="00AF4086">
        <w:rPr>
          <w:bCs/>
          <w:iCs/>
        </w:rPr>
        <w:t xml:space="preserve"> έχουν καταγραφεί υπάρχει ενδιαφέρον μόνο για τρία από αυτά, </w:t>
      </w:r>
      <w:r w:rsidR="00E66364">
        <w:rPr>
          <w:bCs/>
          <w:iCs/>
        </w:rPr>
        <w:t>το Άτομο1</w:t>
      </w:r>
      <w:r w:rsidR="00AF4086" w:rsidRPr="00AF4086">
        <w:rPr>
          <w:bCs/>
          <w:iCs/>
        </w:rPr>
        <w:t xml:space="preserve">, </w:t>
      </w:r>
      <w:r w:rsidR="00E66364">
        <w:rPr>
          <w:bCs/>
          <w:iCs/>
        </w:rPr>
        <w:t>το Άτομο2</w:t>
      </w:r>
      <w:r w:rsidR="00AF4086" w:rsidRPr="00AF4086">
        <w:rPr>
          <w:bCs/>
          <w:iCs/>
        </w:rPr>
        <w:t xml:space="preserve"> και </w:t>
      </w:r>
      <w:r w:rsidR="00E66364">
        <w:rPr>
          <w:bCs/>
          <w:iCs/>
        </w:rPr>
        <w:t>το Άτομο3</w:t>
      </w:r>
      <w:r w:rsidR="00AF4086" w:rsidRPr="00AF4086">
        <w:rPr>
          <w:bCs/>
          <w:iCs/>
        </w:rPr>
        <w:t xml:space="preserve">. Το πλήθος των χρησιμοποιηθέντων </w:t>
      </w:r>
      <w:r w:rsidR="00AF4086" w:rsidRPr="00AF4086">
        <w:rPr>
          <w:bCs/>
          <w:iCs/>
          <w:lang w:val="en-US"/>
        </w:rPr>
        <w:t>frames</w:t>
      </w:r>
      <w:r w:rsidR="00AF4086" w:rsidRPr="00AF4086">
        <w:rPr>
          <w:bCs/>
          <w:iCs/>
        </w:rPr>
        <w:t xml:space="preserve"> που αντιστοιχούν στα άτομα αυτά είναι 144. Επόμενο ζήτημα αποτελεί ο διαχωρισμός των δεδομένων είτε στο σύνολο εκπαίδευσης είτε στο σύνολο δοκιμής με τυχαίο τρόπο, κάτι που σημαίνει ότι όλα τα διανύσματα θα έχουν την ίδια πιθανότητα να επιλεχθούν. Με αυτό το σκοπό δημιουργείται ένα βοηθητικό διάνυσμα μήκους ενός τρίτου των 144 </w:t>
      </w:r>
      <w:r w:rsidR="00AF4086" w:rsidRPr="00AF4086">
        <w:rPr>
          <w:bCs/>
          <w:iCs/>
          <w:lang w:val="en-US"/>
        </w:rPr>
        <w:t>frames</w:t>
      </w:r>
      <w:r w:rsidR="00AF4086" w:rsidRPr="00AF4086">
        <w:rPr>
          <w:bCs/>
          <w:iCs/>
        </w:rPr>
        <w:t xml:space="preserve"> ώστε να τηρεί τις προϋποθέσεις της τυχαίας επιλογής. Έτσι </w:t>
      </w:r>
      <w:r w:rsidR="00825306">
        <w:rPr>
          <w:bCs/>
          <w:iCs/>
        </w:rPr>
        <w:t>εξασφαλίζεται</w:t>
      </w:r>
      <w:r w:rsidR="00AF4086" w:rsidRPr="00AF4086">
        <w:rPr>
          <w:bCs/>
          <w:iCs/>
        </w:rPr>
        <w:t xml:space="preserve">ότι δεν </w:t>
      </w:r>
      <w:r w:rsidR="00825306" w:rsidRPr="00AF4086">
        <w:rPr>
          <w:bCs/>
          <w:iCs/>
        </w:rPr>
        <w:t>χρησιμοποι</w:t>
      </w:r>
      <w:r w:rsidR="00825306">
        <w:rPr>
          <w:bCs/>
          <w:iCs/>
        </w:rPr>
        <w:t>είται</w:t>
      </w:r>
      <w:r w:rsidR="00AF4086" w:rsidRPr="00AF4086">
        <w:rPr>
          <w:bCs/>
          <w:iCs/>
        </w:rPr>
        <w:t xml:space="preserve">επανειλημμένα το ίδιο </w:t>
      </w:r>
      <w:r w:rsidR="00AF4086" w:rsidRPr="00AF4086">
        <w:rPr>
          <w:bCs/>
          <w:iCs/>
          <w:lang w:val="en-US"/>
        </w:rPr>
        <w:t>frame</w:t>
      </w:r>
      <w:r w:rsidR="00AF4086" w:rsidRPr="00AF4086">
        <w:rPr>
          <w:bCs/>
          <w:iCs/>
        </w:rPr>
        <w:t xml:space="preserve"> μιας και στο ένα σύνολο ανήκουν τα στοιχεία του νέου διανύσματος, ενώ για το δεύτερο σύνολο </w:t>
      </w:r>
      <w:r w:rsidR="00825306" w:rsidRPr="00AF4086">
        <w:rPr>
          <w:bCs/>
          <w:iCs/>
        </w:rPr>
        <w:t>σ</w:t>
      </w:r>
      <w:r w:rsidR="00825306">
        <w:rPr>
          <w:bCs/>
          <w:iCs/>
        </w:rPr>
        <w:t>χηματίζεται</w:t>
      </w:r>
      <w:r w:rsidR="00AF4086">
        <w:rPr>
          <w:bCs/>
          <w:iCs/>
        </w:rPr>
        <w:t>το συμπληρωματικό του.</w:t>
      </w:r>
      <w:r w:rsidR="00AF4086" w:rsidRPr="00AF4086">
        <w:rPr>
          <w:bCs/>
          <w:iCs/>
        </w:rPr>
        <w:t>Υπογραμμίζεται πως η κανονικοποίηση γίνεται ξεχωριστά.</w:t>
      </w:r>
      <w:r w:rsidR="00B7571C">
        <w:rPr>
          <w:bCs/>
          <w:iCs/>
        </w:rPr>
        <w:t xml:space="preserve">Η μηδενική υπόθεση αφορά στον εντοπισμό διαφορετικού ατόμου από το άτομο που επιλέγεται ως το αρχικό υποκείμενο. Παραδείγματος χάρη, η μηδενική υπόθεση είναι ότι </w:t>
      </w:r>
      <w:r w:rsidR="004A44DE">
        <w:rPr>
          <w:bCs/>
          <w:iCs/>
        </w:rPr>
        <w:t>στη θέση τουΆ</w:t>
      </w:r>
      <w:r w:rsidR="00B7571C">
        <w:rPr>
          <w:bCs/>
          <w:iCs/>
        </w:rPr>
        <w:t>τομο</w:t>
      </w:r>
      <w:r w:rsidR="004A44DE">
        <w:rPr>
          <w:bCs/>
          <w:iCs/>
        </w:rPr>
        <w:t>1 θα κατατάξει ο ΚΝΝ είτε το Άτομο2 είτε το Άτομο3, στοιχείο που αποτελεί την εσφαλμένη ταυτοποίηση.</w:t>
      </w:r>
    </w:p>
    <w:p w:rsidR="00927BF8" w:rsidRPr="00CB437A" w:rsidRDefault="007234D1" w:rsidP="002E28AC">
      <w:pPr>
        <w:ind w:firstLine="720"/>
        <w:jc w:val="both"/>
        <w:rPr>
          <w:bCs/>
          <w:iCs/>
        </w:rPr>
      </w:pPr>
      <w:r w:rsidRPr="00927BF8">
        <w:rPr>
          <w:bCs/>
          <w:iCs/>
        </w:rPr>
        <w:t>Π</w:t>
      </w:r>
      <w:r>
        <w:rPr>
          <w:bCs/>
          <w:iCs/>
        </w:rPr>
        <w:t>ριν την εφαρμογή</w:t>
      </w:r>
      <w:ins w:id="1511" w:author="Koft" w:date="2016-10-26T19:24:00Z">
        <w:r w:rsidR="00071CF4" w:rsidRPr="00071CF4">
          <w:rPr>
            <w:bCs/>
            <w:iCs/>
            <w:rPrChange w:id="1512" w:author="Koft" w:date="2016-10-26T19:24:00Z">
              <w:rPr>
                <w:b/>
                <w:bCs/>
                <w:i/>
                <w:iCs/>
                <w:color w:val="4F81BD" w:themeColor="accent1"/>
                <w:lang w:val="en-US"/>
              </w:rPr>
            </w:rPrChange>
          </w:rPr>
          <w:t xml:space="preserve"> </w:t>
        </w:r>
      </w:ins>
      <w:r>
        <w:rPr>
          <w:bCs/>
          <w:iCs/>
        </w:rPr>
        <w:t>τ</w:t>
      </w:r>
      <w:r w:rsidR="00AF4086">
        <w:rPr>
          <w:bCs/>
          <w:iCs/>
        </w:rPr>
        <w:t>ο</w:t>
      </w:r>
      <w:r>
        <w:rPr>
          <w:bCs/>
          <w:iCs/>
        </w:rPr>
        <w:t>υ</w:t>
      </w:r>
      <w:ins w:id="1513" w:author="Koft" w:date="2016-10-26T19:24:00Z">
        <w:r w:rsidR="00071CF4" w:rsidRPr="00071CF4">
          <w:rPr>
            <w:bCs/>
            <w:iCs/>
            <w:rPrChange w:id="1514" w:author="Koft" w:date="2016-10-26T19:24:00Z">
              <w:rPr>
                <w:b/>
                <w:bCs/>
                <w:i/>
                <w:iCs/>
                <w:color w:val="4F81BD" w:themeColor="accent1"/>
                <w:lang w:val="en-US"/>
              </w:rPr>
            </w:rPrChange>
          </w:rPr>
          <w:t xml:space="preserve"> </w:t>
        </w:r>
      </w:ins>
      <w:r>
        <w:rPr>
          <w:bCs/>
          <w:iCs/>
        </w:rPr>
        <w:t>αλγορίθμου</w:t>
      </w:r>
      <w:r w:rsidR="00AF4086">
        <w:rPr>
          <w:bCs/>
          <w:iCs/>
        </w:rPr>
        <w:t>,</w:t>
      </w:r>
      <w:r w:rsidRPr="00927BF8">
        <w:rPr>
          <w:bCs/>
          <w:iCs/>
        </w:rPr>
        <w:t>το σύνολο των δεδομένων</w:t>
      </w:r>
      <w:r w:rsidR="00927BF8" w:rsidRPr="00927BF8">
        <w:rPr>
          <w:bCs/>
          <w:iCs/>
        </w:rPr>
        <w:t xml:space="preserve"> χωρίζεται με τυχαίο τρόπο </w:t>
      </w:r>
      <w:r>
        <w:rPr>
          <w:bCs/>
          <w:iCs/>
        </w:rPr>
        <w:t xml:space="preserve">στα </w:t>
      </w:r>
      <w:r w:rsidR="00927BF8" w:rsidRPr="00927BF8">
        <w:rPr>
          <w:bCs/>
          <w:iCs/>
        </w:rPr>
        <w:t>στοιχεία που χρησιμοποιούνται στην εκπαίδευση (</w:t>
      </w:r>
      <w:r w:rsidR="00927BF8" w:rsidRPr="00927BF8">
        <w:rPr>
          <w:bCs/>
          <w:iCs/>
          <w:lang w:val="en-US"/>
        </w:rPr>
        <w:t>train</w:t>
      </w:r>
      <w:ins w:id="1515" w:author="Koft" w:date="2016-10-26T19:24:00Z">
        <w:r w:rsidR="00071CF4" w:rsidRPr="00071CF4">
          <w:rPr>
            <w:bCs/>
            <w:iCs/>
            <w:rPrChange w:id="1516" w:author="Koft" w:date="2016-10-26T19:24:00Z">
              <w:rPr>
                <w:b/>
                <w:bCs/>
                <w:i/>
                <w:iCs/>
                <w:color w:val="4F81BD" w:themeColor="accent1"/>
                <w:lang w:val="en-US"/>
              </w:rPr>
            </w:rPrChange>
          </w:rPr>
          <w:t xml:space="preserve"> </w:t>
        </w:r>
      </w:ins>
      <w:r w:rsidR="00927BF8" w:rsidRPr="00927BF8">
        <w:rPr>
          <w:bCs/>
          <w:iCs/>
          <w:lang w:val="en-US"/>
        </w:rPr>
        <w:t>set</w:t>
      </w:r>
      <w:r w:rsidR="00927BF8" w:rsidRPr="00927BF8">
        <w:rPr>
          <w:bCs/>
          <w:iCs/>
        </w:rPr>
        <w:t>) και ότι απέμεινε στη δοκιμή (</w:t>
      </w:r>
      <w:r w:rsidR="00927BF8" w:rsidRPr="00927BF8">
        <w:rPr>
          <w:bCs/>
          <w:iCs/>
          <w:lang w:val="en-US"/>
        </w:rPr>
        <w:t>test</w:t>
      </w:r>
      <w:ins w:id="1517" w:author="Koft" w:date="2016-10-26T19:24:00Z">
        <w:r w:rsidR="00071CF4" w:rsidRPr="00071CF4">
          <w:rPr>
            <w:bCs/>
            <w:iCs/>
            <w:rPrChange w:id="1518" w:author="Koft" w:date="2016-10-26T19:24:00Z">
              <w:rPr>
                <w:b/>
                <w:bCs/>
                <w:i/>
                <w:iCs/>
                <w:color w:val="4F81BD" w:themeColor="accent1"/>
                <w:lang w:val="en-US"/>
              </w:rPr>
            </w:rPrChange>
          </w:rPr>
          <w:t xml:space="preserve"> </w:t>
        </w:r>
      </w:ins>
      <w:r w:rsidR="00927BF8" w:rsidRPr="00927BF8">
        <w:rPr>
          <w:bCs/>
          <w:iCs/>
          <w:lang w:val="en-US"/>
        </w:rPr>
        <w:t>set</w:t>
      </w:r>
      <w:r w:rsidR="00927BF8" w:rsidRPr="00927BF8">
        <w:rPr>
          <w:bCs/>
          <w:iCs/>
        </w:rPr>
        <w:t>) με αναλογία 7:3</w:t>
      </w:r>
      <w:r>
        <w:rPr>
          <w:bCs/>
          <w:iCs/>
        </w:rPr>
        <w:t xml:space="preserve"> και </w:t>
      </w:r>
      <w:r w:rsidR="00927BF8" w:rsidRPr="00927BF8">
        <w:rPr>
          <w:bCs/>
          <w:iCs/>
        </w:rPr>
        <w:t xml:space="preserve">φορτώνεται η βιβλιοθήκη </w:t>
      </w:r>
      <w:r w:rsidR="00927BF8" w:rsidRPr="00927BF8">
        <w:rPr>
          <w:bCs/>
          <w:iCs/>
          <w:lang w:val="en-US"/>
        </w:rPr>
        <w:t>class</w:t>
      </w:r>
      <w:r w:rsidR="00927BF8" w:rsidRPr="00927BF8">
        <w:rPr>
          <w:bCs/>
          <w:iCs/>
        </w:rPr>
        <w:t>.</w:t>
      </w:r>
    </w:p>
    <w:p w:rsidR="00927BF8" w:rsidRPr="00A95143" w:rsidRDefault="00927BF8" w:rsidP="002E28AC">
      <w:pPr>
        <w:jc w:val="both"/>
        <w:rPr>
          <w:bCs/>
          <w:iCs/>
        </w:rPr>
      </w:pPr>
      <w:r w:rsidRPr="00A95143">
        <w:rPr>
          <w:bCs/>
          <w:iCs/>
        </w:rPr>
        <w:t>Η κεντρική εντολή είναι:</w:t>
      </w:r>
    </w:p>
    <w:p w:rsidR="00F462FA" w:rsidRPr="00236BC4" w:rsidRDefault="00F462FA" w:rsidP="002E28AC">
      <w:pPr>
        <w:pStyle w:val="HTMLPreformatted"/>
        <w:jc w:val="both"/>
        <w:rPr>
          <w:i/>
          <w:color w:val="000000"/>
          <w:sz w:val="24"/>
          <w:szCs w:val="24"/>
          <w:lang w:val="en-US"/>
        </w:rPr>
      </w:pPr>
      <w:r w:rsidRPr="00386539">
        <w:rPr>
          <w:i/>
          <w:color w:val="000000"/>
          <w:sz w:val="24"/>
          <w:szCs w:val="24"/>
          <w:lang w:val="en-US"/>
        </w:rPr>
        <w:t>knn</w:t>
      </w:r>
      <w:r w:rsidR="00071CF4" w:rsidRPr="00236BC4">
        <w:rPr>
          <w:i/>
          <w:color w:val="000000"/>
          <w:sz w:val="24"/>
          <w:szCs w:val="24"/>
          <w:lang w:val="en-US"/>
          <w:rPrChange w:id="1519" w:author="Koft" w:date="2018-03-14T14:18:00Z">
            <w:rPr>
              <w:rFonts w:asciiTheme="minorHAnsi" w:eastAsiaTheme="minorHAnsi" w:hAnsiTheme="minorHAnsi" w:cstheme="minorBidi"/>
              <w:b/>
              <w:bCs/>
              <w:i/>
              <w:iCs/>
              <w:color w:val="000000"/>
              <w:sz w:val="24"/>
              <w:szCs w:val="24"/>
              <w:lang w:val="en-US" w:eastAsia="en-US"/>
            </w:rPr>
          </w:rPrChange>
        </w:rPr>
        <w:t>(</w:t>
      </w:r>
      <w:r w:rsidRPr="00386539">
        <w:rPr>
          <w:i/>
          <w:color w:val="000000"/>
          <w:sz w:val="24"/>
          <w:szCs w:val="24"/>
          <w:lang w:val="en-US"/>
        </w:rPr>
        <w:t>train</w:t>
      </w:r>
      <w:r w:rsidR="00071CF4" w:rsidRPr="00236BC4">
        <w:rPr>
          <w:i/>
          <w:color w:val="000000"/>
          <w:sz w:val="24"/>
          <w:szCs w:val="24"/>
          <w:lang w:val="en-US"/>
          <w:rPrChange w:id="1520" w:author="Koft" w:date="2018-03-14T14:18:00Z">
            <w:rPr>
              <w:rFonts w:asciiTheme="minorHAnsi" w:eastAsiaTheme="minorHAnsi" w:hAnsiTheme="minorHAnsi" w:cstheme="minorBidi"/>
              <w:b/>
              <w:bCs/>
              <w:i/>
              <w:iCs/>
              <w:color w:val="000000"/>
              <w:sz w:val="24"/>
              <w:szCs w:val="24"/>
              <w:lang w:val="en-US" w:eastAsia="en-US"/>
            </w:rPr>
          </w:rPrChange>
        </w:rPr>
        <w:t xml:space="preserve">, </w:t>
      </w:r>
      <w:r w:rsidRPr="00386539">
        <w:rPr>
          <w:i/>
          <w:color w:val="000000"/>
          <w:sz w:val="24"/>
          <w:szCs w:val="24"/>
          <w:lang w:val="en-US"/>
        </w:rPr>
        <w:t>test</w:t>
      </w:r>
      <w:r w:rsidR="00071CF4" w:rsidRPr="00236BC4">
        <w:rPr>
          <w:i/>
          <w:color w:val="000000"/>
          <w:sz w:val="24"/>
          <w:szCs w:val="24"/>
          <w:lang w:val="en-US"/>
          <w:rPrChange w:id="1521" w:author="Koft" w:date="2018-03-14T14:18:00Z">
            <w:rPr>
              <w:rFonts w:asciiTheme="minorHAnsi" w:eastAsiaTheme="minorHAnsi" w:hAnsiTheme="minorHAnsi" w:cstheme="minorBidi"/>
              <w:b/>
              <w:bCs/>
              <w:i/>
              <w:iCs/>
              <w:color w:val="000000"/>
              <w:sz w:val="24"/>
              <w:szCs w:val="24"/>
              <w:lang w:val="en-US" w:eastAsia="en-US"/>
            </w:rPr>
          </w:rPrChange>
        </w:rPr>
        <w:t xml:space="preserve">, </w:t>
      </w:r>
      <w:r w:rsidRPr="00386539">
        <w:rPr>
          <w:i/>
          <w:color w:val="000000"/>
          <w:sz w:val="24"/>
          <w:szCs w:val="24"/>
          <w:lang w:val="en-US"/>
        </w:rPr>
        <w:t>cl</w:t>
      </w:r>
      <w:r w:rsidR="00071CF4" w:rsidRPr="00236BC4">
        <w:rPr>
          <w:i/>
          <w:color w:val="000000"/>
          <w:sz w:val="24"/>
          <w:szCs w:val="24"/>
          <w:lang w:val="en-US"/>
          <w:rPrChange w:id="1522" w:author="Koft" w:date="2018-03-14T14:18:00Z">
            <w:rPr>
              <w:rFonts w:asciiTheme="minorHAnsi" w:eastAsiaTheme="minorHAnsi" w:hAnsiTheme="minorHAnsi" w:cstheme="minorBidi"/>
              <w:b/>
              <w:bCs/>
              <w:i/>
              <w:iCs/>
              <w:color w:val="000000"/>
              <w:sz w:val="24"/>
              <w:szCs w:val="24"/>
              <w:lang w:val="en-US" w:eastAsia="en-US"/>
            </w:rPr>
          </w:rPrChange>
        </w:rPr>
        <w:t xml:space="preserve">, </w:t>
      </w:r>
      <w:r w:rsidRPr="00386539">
        <w:rPr>
          <w:i/>
          <w:color w:val="000000"/>
          <w:sz w:val="24"/>
          <w:szCs w:val="24"/>
          <w:lang w:val="en-US"/>
        </w:rPr>
        <w:t>k</w:t>
      </w:r>
      <w:r w:rsidR="00071CF4" w:rsidRPr="00236BC4">
        <w:rPr>
          <w:i/>
          <w:color w:val="000000"/>
          <w:sz w:val="24"/>
          <w:szCs w:val="24"/>
          <w:lang w:val="en-US"/>
          <w:rPrChange w:id="1523" w:author="Koft" w:date="2018-03-14T14:18:00Z">
            <w:rPr>
              <w:rFonts w:asciiTheme="minorHAnsi" w:eastAsiaTheme="minorHAnsi" w:hAnsiTheme="minorHAnsi" w:cstheme="minorBidi"/>
              <w:b/>
              <w:bCs/>
              <w:i/>
              <w:iCs/>
              <w:color w:val="000000"/>
              <w:sz w:val="24"/>
              <w:szCs w:val="24"/>
              <w:lang w:val="en-US" w:eastAsia="en-US"/>
            </w:rPr>
          </w:rPrChange>
        </w:rPr>
        <w:t xml:space="preserve"> = 10, </w:t>
      </w:r>
      <w:r>
        <w:rPr>
          <w:i/>
          <w:color w:val="000000"/>
          <w:sz w:val="24"/>
          <w:szCs w:val="24"/>
          <w:lang w:val="en-US"/>
        </w:rPr>
        <w:t>l</w:t>
      </w:r>
      <w:r w:rsidR="00071CF4" w:rsidRPr="00236BC4">
        <w:rPr>
          <w:i/>
          <w:color w:val="000000"/>
          <w:sz w:val="24"/>
          <w:szCs w:val="24"/>
          <w:lang w:val="en-US"/>
          <w:rPrChange w:id="1524" w:author="Koft" w:date="2018-03-14T14:18:00Z">
            <w:rPr>
              <w:rFonts w:asciiTheme="minorHAnsi" w:eastAsiaTheme="minorHAnsi" w:hAnsiTheme="minorHAnsi" w:cstheme="minorBidi"/>
              <w:b/>
              <w:bCs/>
              <w:i/>
              <w:iCs/>
              <w:color w:val="000000"/>
              <w:sz w:val="24"/>
              <w:szCs w:val="24"/>
              <w:lang w:val="en-US" w:eastAsia="en-US"/>
            </w:rPr>
          </w:rPrChange>
        </w:rPr>
        <w:t xml:space="preserve"> = 0, </w:t>
      </w:r>
      <w:r w:rsidRPr="00386539">
        <w:rPr>
          <w:i/>
          <w:color w:val="000000"/>
          <w:sz w:val="24"/>
          <w:szCs w:val="24"/>
          <w:lang w:val="en-US"/>
        </w:rPr>
        <w:t>use</w:t>
      </w:r>
      <w:r w:rsidR="00071CF4" w:rsidRPr="00236BC4">
        <w:rPr>
          <w:i/>
          <w:color w:val="000000"/>
          <w:sz w:val="24"/>
          <w:szCs w:val="24"/>
          <w:lang w:val="en-US"/>
          <w:rPrChange w:id="1525" w:author="Koft" w:date="2018-03-14T14:18:00Z">
            <w:rPr>
              <w:rFonts w:asciiTheme="minorHAnsi" w:eastAsiaTheme="minorHAnsi" w:hAnsiTheme="minorHAnsi" w:cstheme="minorBidi"/>
              <w:b/>
              <w:bCs/>
              <w:i/>
              <w:iCs/>
              <w:color w:val="000000"/>
              <w:sz w:val="24"/>
              <w:szCs w:val="24"/>
              <w:lang w:val="en-US" w:eastAsia="en-US"/>
            </w:rPr>
          </w:rPrChange>
        </w:rPr>
        <w:t>.</w:t>
      </w:r>
      <w:r w:rsidRPr="00386539">
        <w:rPr>
          <w:i/>
          <w:color w:val="000000"/>
          <w:sz w:val="24"/>
          <w:szCs w:val="24"/>
          <w:lang w:val="en-US"/>
        </w:rPr>
        <w:t>all</w:t>
      </w:r>
      <w:r w:rsidR="00071CF4" w:rsidRPr="00236BC4">
        <w:rPr>
          <w:i/>
          <w:color w:val="000000"/>
          <w:sz w:val="24"/>
          <w:szCs w:val="24"/>
          <w:lang w:val="en-US"/>
          <w:rPrChange w:id="1526" w:author="Koft" w:date="2018-03-14T14:18:00Z">
            <w:rPr>
              <w:rFonts w:asciiTheme="minorHAnsi" w:eastAsiaTheme="minorHAnsi" w:hAnsiTheme="minorHAnsi" w:cstheme="minorBidi"/>
              <w:b/>
              <w:bCs/>
              <w:i/>
              <w:iCs/>
              <w:color w:val="000000"/>
              <w:sz w:val="24"/>
              <w:szCs w:val="24"/>
              <w:lang w:val="en-US" w:eastAsia="en-US"/>
            </w:rPr>
          </w:rPrChange>
        </w:rPr>
        <w:t xml:space="preserve"> = </w:t>
      </w:r>
      <w:r w:rsidRPr="00386539">
        <w:rPr>
          <w:i/>
          <w:color w:val="000000"/>
          <w:sz w:val="24"/>
          <w:szCs w:val="24"/>
          <w:lang w:val="en-US"/>
        </w:rPr>
        <w:t>TRUE</w:t>
      </w:r>
      <w:r w:rsidR="00071CF4" w:rsidRPr="00236BC4">
        <w:rPr>
          <w:i/>
          <w:color w:val="000000"/>
          <w:sz w:val="24"/>
          <w:szCs w:val="24"/>
          <w:lang w:val="en-US"/>
          <w:rPrChange w:id="1527" w:author="Koft" w:date="2018-03-14T14:18:00Z">
            <w:rPr>
              <w:rFonts w:asciiTheme="minorHAnsi" w:eastAsiaTheme="minorHAnsi" w:hAnsiTheme="minorHAnsi" w:cstheme="minorBidi"/>
              <w:b/>
              <w:bCs/>
              <w:i/>
              <w:iCs/>
              <w:color w:val="000000"/>
              <w:sz w:val="24"/>
              <w:szCs w:val="24"/>
              <w:lang w:val="en-US" w:eastAsia="en-US"/>
            </w:rPr>
          </w:rPrChange>
        </w:rPr>
        <w:t>)</w:t>
      </w:r>
    </w:p>
    <w:p w:rsidR="00F45A74" w:rsidRPr="00236BC4" w:rsidRDefault="00F45A74" w:rsidP="002E28AC">
      <w:pPr>
        <w:pStyle w:val="HTMLPreformatted"/>
        <w:jc w:val="both"/>
        <w:rPr>
          <w:i/>
          <w:color w:val="000000"/>
          <w:sz w:val="24"/>
          <w:szCs w:val="24"/>
          <w:lang w:val="en-US"/>
          <w:rPrChange w:id="1528" w:author="Koft" w:date="2018-03-14T14:18:00Z">
            <w:rPr>
              <w:i/>
              <w:color w:val="000000"/>
              <w:sz w:val="24"/>
              <w:szCs w:val="24"/>
              <w:lang w:val="en-US"/>
            </w:rPr>
          </w:rPrChange>
        </w:rPr>
      </w:pPr>
    </w:p>
    <w:p w:rsidR="00927BF8" w:rsidRPr="00927BF8" w:rsidRDefault="00927BF8" w:rsidP="002E28AC">
      <w:pPr>
        <w:pStyle w:val="HTMLPreformatted"/>
        <w:numPr>
          <w:ilvl w:val="0"/>
          <w:numId w:val="6"/>
        </w:numPr>
        <w:jc w:val="both"/>
        <w:rPr>
          <w:rFonts w:asciiTheme="minorHAnsi" w:hAnsiTheme="minorHAnsi"/>
          <w:color w:val="000000"/>
          <w:sz w:val="22"/>
          <w:szCs w:val="22"/>
        </w:rPr>
      </w:pPr>
      <w:r w:rsidRPr="00927BF8">
        <w:rPr>
          <w:rFonts w:asciiTheme="minorHAnsi" w:hAnsiTheme="minorHAnsi"/>
          <w:b/>
          <w:color w:val="000000"/>
          <w:sz w:val="22"/>
          <w:szCs w:val="22"/>
        </w:rPr>
        <w:t>train:</w:t>
      </w:r>
      <w:r w:rsidRPr="00927BF8">
        <w:rPr>
          <w:rFonts w:asciiTheme="minorHAnsi" w:hAnsiTheme="minorHAnsi"/>
          <w:color w:val="000000"/>
          <w:sz w:val="22"/>
          <w:szCs w:val="22"/>
        </w:rPr>
        <w:t xml:space="preserve"> αναφέρεται στο σύνολο εκπαίδευσης</w:t>
      </w:r>
    </w:p>
    <w:p w:rsidR="00927BF8" w:rsidRPr="00927BF8" w:rsidRDefault="00927BF8" w:rsidP="002E28AC">
      <w:pPr>
        <w:pStyle w:val="HTMLPreformatted"/>
        <w:numPr>
          <w:ilvl w:val="0"/>
          <w:numId w:val="6"/>
        </w:numPr>
        <w:jc w:val="both"/>
        <w:rPr>
          <w:rFonts w:asciiTheme="minorHAnsi" w:hAnsiTheme="minorHAnsi"/>
          <w:color w:val="000000"/>
          <w:sz w:val="22"/>
          <w:szCs w:val="22"/>
        </w:rPr>
      </w:pPr>
      <w:r w:rsidRPr="00927BF8">
        <w:rPr>
          <w:rFonts w:asciiTheme="minorHAnsi" w:hAnsiTheme="minorHAnsi"/>
          <w:b/>
          <w:color w:val="000000"/>
          <w:sz w:val="22"/>
          <w:szCs w:val="22"/>
        </w:rPr>
        <w:t>test:</w:t>
      </w:r>
      <w:r w:rsidRPr="00927BF8">
        <w:rPr>
          <w:rFonts w:asciiTheme="minorHAnsi" w:hAnsiTheme="minorHAnsi"/>
          <w:color w:val="000000"/>
          <w:sz w:val="22"/>
          <w:szCs w:val="22"/>
        </w:rPr>
        <w:t xml:space="preserve"> αναφέρεται στο σύνολο δοκιμής</w:t>
      </w:r>
    </w:p>
    <w:p w:rsidR="00927BF8" w:rsidRPr="00D7484E" w:rsidRDefault="00927BF8" w:rsidP="002E28AC">
      <w:pPr>
        <w:pStyle w:val="HTMLPreformatted"/>
        <w:numPr>
          <w:ilvl w:val="0"/>
          <w:numId w:val="6"/>
        </w:numPr>
        <w:jc w:val="both"/>
        <w:rPr>
          <w:rFonts w:asciiTheme="minorHAnsi" w:hAnsiTheme="minorHAnsi"/>
          <w:color w:val="000000"/>
          <w:sz w:val="22"/>
          <w:szCs w:val="22"/>
        </w:rPr>
      </w:pPr>
      <w:r w:rsidRPr="00927BF8">
        <w:rPr>
          <w:rFonts w:asciiTheme="minorHAnsi" w:hAnsiTheme="minorHAnsi"/>
          <w:b/>
          <w:color w:val="000000"/>
          <w:sz w:val="22"/>
          <w:szCs w:val="22"/>
        </w:rPr>
        <w:t>cl:</w:t>
      </w:r>
      <w:r w:rsidRPr="00927BF8">
        <w:rPr>
          <w:rFonts w:asciiTheme="minorHAnsi" w:hAnsiTheme="minorHAnsi"/>
          <w:color w:val="000000"/>
          <w:sz w:val="22"/>
          <w:szCs w:val="22"/>
        </w:rPr>
        <w:t xml:space="preserve"> αναφέρεται στην ονομασία του συνόλου δοκιμής</w:t>
      </w:r>
    </w:p>
    <w:p w:rsidR="001C3C46" w:rsidRDefault="00D7484E" w:rsidP="00230193">
      <w:pPr>
        <w:pStyle w:val="HTMLPreformatted"/>
        <w:numPr>
          <w:ilvl w:val="0"/>
          <w:numId w:val="6"/>
        </w:numPr>
        <w:jc w:val="both"/>
        <w:rPr>
          <w:rFonts w:asciiTheme="minorHAnsi" w:hAnsiTheme="minorHAnsi"/>
          <w:color w:val="000000"/>
          <w:sz w:val="22"/>
          <w:szCs w:val="22"/>
        </w:rPr>
      </w:pPr>
      <w:r w:rsidRPr="00D7484E">
        <w:rPr>
          <w:rFonts w:asciiTheme="minorHAnsi" w:hAnsiTheme="minorHAnsi"/>
          <w:b/>
          <w:color w:val="000000"/>
          <w:sz w:val="22"/>
          <w:szCs w:val="22"/>
        </w:rPr>
        <w:t>k:</w:t>
      </w:r>
      <w:r w:rsidRPr="00D7484E">
        <w:rPr>
          <w:rFonts w:asciiTheme="minorHAnsi" w:hAnsiTheme="minorHAnsi"/>
          <w:color w:val="000000"/>
          <w:sz w:val="22"/>
          <w:szCs w:val="22"/>
        </w:rPr>
        <w:t xml:space="preserve"> το πλήθος των γειτονικών περιοχών</w:t>
      </w:r>
      <w:r w:rsidR="00B12132">
        <w:rPr>
          <w:rFonts w:asciiTheme="minorHAnsi" w:hAnsiTheme="minorHAnsi"/>
          <w:b/>
          <w:color w:val="000000"/>
          <w:sz w:val="22"/>
          <w:szCs w:val="22"/>
          <w:lang w:val="en-US"/>
        </w:rPr>
        <w:t>l</w:t>
      </w:r>
      <w:r w:rsidR="00B12132" w:rsidRPr="00404923">
        <w:rPr>
          <w:rFonts w:asciiTheme="minorHAnsi" w:hAnsiTheme="minorHAnsi"/>
          <w:b/>
          <w:color w:val="000000"/>
          <w:sz w:val="22"/>
          <w:szCs w:val="22"/>
        </w:rPr>
        <w:t>:</w:t>
      </w:r>
      <w:r w:rsidR="00404923" w:rsidRPr="00404923">
        <w:rPr>
          <w:rFonts w:asciiTheme="minorHAnsi" w:hAnsiTheme="minorHAnsi"/>
          <w:color w:val="000000"/>
          <w:sz w:val="22"/>
          <w:szCs w:val="22"/>
        </w:rPr>
        <w:t xml:space="preserve">η ελάχιστη γειτονική ψήφος για τη λήψη απόφασης (λαμβάνει αυστηρά τιμές μικρότερες του </w:t>
      </w:r>
      <w:r w:rsidR="00404923" w:rsidRPr="00404923">
        <w:rPr>
          <w:rFonts w:asciiTheme="minorHAnsi" w:hAnsiTheme="minorHAnsi"/>
          <w:color w:val="000000"/>
          <w:sz w:val="22"/>
          <w:szCs w:val="22"/>
          <w:lang w:val="en-US"/>
        </w:rPr>
        <w:t>k</w:t>
      </w:r>
      <w:r w:rsidR="00404923" w:rsidRPr="00404923">
        <w:rPr>
          <w:rFonts w:asciiTheme="minorHAnsi" w:hAnsiTheme="minorHAnsi"/>
          <w:color w:val="000000"/>
          <w:sz w:val="22"/>
          <w:szCs w:val="22"/>
        </w:rPr>
        <w:t>-1 )</w:t>
      </w:r>
    </w:p>
    <w:p w:rsidR="001C3C46" w:rsidRDefault="00404923" w:rsidP="00230193">
      <w:pPr>
        <w:pStyle w:val="HTMLPreformatted"/>
        <w:numPr>
          <w:ilvl w:val="0"/>
          <w:numId w:val="8"/>
        </w:numPr>
        <w:jc w:val="both"/>
        <w:rPr>
          <w:noProof/>
        </w:rPr>
      </w:pPr>
      <w:r>
        <w:rPr>
          <w:rFonts w:asciiTheme="minorHAnsi" w:hAnsiTheme="minorHAnsi"/>
          <w:b/>
          <w:color w:val="000000"/>
          <w:sz w:val="22"/>
          <w:szCs w:val="22"/>
          <w:lang w:val="en-US"/>
        </w:rPr>
        <w:t>use</w:t>
      </w:r>
      <w:r w:rsidRPr="00404923">
        <w:rPr>
          <w:rFonts w:asciiTheme="minorHAnsi" w:hAnsiTheme="minorHAnsi"/>
          <w:b/>
          <w:color w:val="000000"/>
          <w:sz w:val="22"/>
          <w:szCs w:val="22"/>
        </w:rPr>
        <w:t>.</w:t>
      </w:r>
      <w:r w:rsidRPr="00404923">
        <w:rPr>
          <w:rFonts w:asciiTheme="minorHAnsi" w:hAnsiTheme="minorHAnsi"/>
          <w:b/>
          <w:color w:val="000000"/>
          <w:sz w:val="22"/>
          <w:szCs w:val="22"/>
          <w:lang w:val="en-US"/>
        </w:rPr>
        <w:t>all</w:t>
      </w:r>
      <w:r w:rsidRPr="00404923">
        <w:rPr>
          <w:rFonts w:asciiTheme="minorHAnsi" w:hAnsiTheme="minorHAnsi"/>
          <w:color w:val="000000"/>
          <w:sz w:val="22"/>
          <w:szCs w:val="22"/>
        </w:rPr>
        <w:t xml:space="preserve">: άμα παραχωρείται η τιμή </w:t>
      </w:r>
      <w:r w:rsidRPr="00404923">
        <w:rPr>
          <w:rFonts w:asciiTheme="minorHAnsi" w:hAnsiTheme="minorHAnsi"/>
          <w:color w:val="000000"/>
          <w:sz w:val="22"/>
          <w:szCs w:val="22"/>
          <w:lang w:val="en-US"/>
        </w:rPr>
        <w:t>true</w:t>
      </w:r>
      <w:r w:rsidRPr="00404923">
        <w:rPr>
          <w:rFonts w:asciiTheme="minorHAnsi" w:hAnsiTheme="minorHAnsi"/>
          <w:color w:val="000000"/>
          <w:sz w:val="22"/>
          <w:szCs w:val="22"/>
        </w:rPr>
        <w:t xml:space="preserve">, συμπεριλαμβάνονται όλες οι αποστάσεις ίσες με την </w:t>
      </w:r>
      <w:r w:rsidRPr="00404923">
        <w:rPr>
          <w:rFonts w:asciiTheme="minorHAnsi" w:hAnsiTheme="minorHAnsi"/>
          <w:color w:val="000000"/>
          <w:sz w:val="22"/>
          <w:szCs w:val="22"/>
          <w:lang w:val="en-US"/>
        </w:rPr>
        <w:t>k</w:t>
      </w:r>
      <w:r w:rsidRPr="00404923">
        <w:rPr>
          <w:rFonts w:asciiTheme="minorHAnsi" w:hAnsiTheme="minorHAnsi"/>
          <w:color w:val="000000"/>
          <w:sz w:val="22"/>
          <w:szCs w:val="22"/>
        </w:rPr>
        <w:t xml:space="preserve"> μεγαλύτερη. Εάν η τιμή είναι </w:t>
      </w:r>
      <w:r w:rsidRPr="00404923">
        <w:rPr>
          <w:rFonts w:asciiTheme="minorHAnsi" w:hAnsiTheme="minorHAnsi"/>
          <w:color w:val="000000"/>
          <w:sz w:val="22"/>
          <w:szCs w:val="22"/>
          <w:lang w:val="en-US"/>
        </w:rPr>
        <w:t>false</w:t>
      </w:r>
      <w:r w:rsidRPr="00404923">
        <w:rPr>
          <w:rFonts w:asciiTheme="minorHAnsi" w:hAnsiTheme="minorHAnsi"/>
          <w:color w:val="000000"/>
          <w:sz w:val="22"/>
          <w:szCs w:val="22"/>
        </w:rPr>
        <w:t xml:space="preserve">, γίνεται μια τυχαία επιλογή χρησιμοποιηθέντων αποστάσεων ίση με τους </w:t>
      </w:r>
      <w:r w:rsidRPr="00404923">
        <w:rPr>
          <w:rFonts w:asciiTheme="minorHAnsi" w:hAnsiTheme="minorHAnsi"/>
          <w:color w:val="000000"/>
          <w:sz w:val="22"/>
          <w:szCs w:val="22"/>
          <w:lang w:val="en-US"/>
        </w:rPr>
        <w:t>k</w:t>
      </w:r>
      <w:r w:rsidRPr="00404923">
        <w:rPr>
          <w:rFonts w:asciiTheme="minorHAnsi" w:hAnsiTheme="minorHAnsi"/>
          <w:color w:val="000000"/>
          <w:sz w:val="22"/>
          <w:szCs w:val="22"/>
        </w:rPr>
        <w:t xml:space="preserve"> γείτονες ακριβώς</w:t>
      </w:r>
    </w:p>
    <w:p w:rsidR="001C3C46" w:rsidRDefault="001C3C46" w:rsidP="00230193">
      <w:pPr>
        <w:ind w:left="720"/>
        <w:jc w:val="both"/>
        <w:rPr>
          <w:noProof/>
          <w:lang w:eastAsia="el-GR"/>
        </w:rPr>
      </w:pPr>
    </w:p>
    <w:p w:rsidR="00CC2EC5" w:rsidRDefault="00404923" w:rsidP="002E28AC">
      <w:pPr>
        <w:jc w:val="both"/>
        <w:rPr>
          <w:noProof/>
          <w:lang w:eastAsia="el-GR"/>
        </w:rPr>
      </w:pPr>
      <w:r w:rsidRPr="00404923">
        <w:rPr>
          <w:noProof/>
          <w:lang w:eastAsia="el-GR"/>
        </w:rPr>
        <w:t xml:space="preserve">Για </w:t>
      </w:r>
      <w:r w:rsidR="00CC2EC5">
        <w:rPr>
          <w:noProof/>
          <w:lang w:eastAsia="el-GR"/>
        </w:rPr>
        <w:t xml:space="preserve">παραπάνω πληροφορίες σχετικά με </w:t>
      </w:r>
      <w:r w:rsidR="00CC2EC5" w:rsidRPr="00404923">
        <w:rPr>
          <w:noProof/>
          <w:lang w:eastAsia="el-GR"/>
        </w:rPr>
        <w:t>κάποιες παραλλαγές του ΚΝΝ</w:t>
      </w:r>
      <w:ins w:id="1529" w:author="Koft" w:date="2016-10-26T19:24:00Z">
        <w:r w:rsidR="00071CF4" w:rsidRPr="00071CF4">
          <w:rPr>
            <w:noProof/>
            <w:lang w:eastAsia="el-GR"/>
            <w:rPrChange w:id="1530" w:author="Koft" w:date="2016-10-26T19:25:00Z">
              <w:rPr>
                <w:b/>
                <w:bCs/>
                <w:i/>
                <w:iCs/>
                <w:noProof/>
                <w:color w:val="4F81BD" w:themeColor="accent1"/>
                <w:lang w:val="en-US" w:eastAsia="el-GR"/>
              </w:rPr>
            </w:rPrChange>
          </w:rPr>
          <w:t xml:space="preserve"> </w:t>
        </w:r>
      </w:ins>
      <w:r w:rsidRPr="00404923">
        <w:rPr>
          <w:noProof/>
          <w:lang w:eastAsia="el-GR"/>
        </w:rPr>
        <w:t>προτείνεται η ιστοσελίδα:</w:t>
      </w:r>
      <w:hyperlink r:id="rId161" w:history="1">
        <w:r w:rsidR="00CC2EC5" w:rsidRPr="00207092">
          <w:rPr>
            <w:rStyle w:val="Hyperlink"/>
            <w:noProof/>
            <w:lang w:eastAsia="el-GR"/>
          </w:rPr>
          <w:t>https://cran.r-project.org/web/packages/class/class.pdf</w:t>
        </w:r>
      </w:hyperlink>
      <w:r w:rsidRPr="00404923">
        <w:rPr>
          <w:noProof/>
          <w:color w:val="100696"/>
          <w:u w:val="single"/>
          <w:lang w:eastAsia="el-GR"/>
        </w:rPr>
        <w:t>.</w:t>
      </w:r>
    </w:p>
    <w:p w:rsidR="00404923" w:rsidRPr="0049339C" w:rsidRDefault="00404923" w:rsidP="002E28AC">
      <w:pPr>
        <w:jc w:val="both"/>
        <w:rPr>
          <w:rStyle w:val="IntenseReference"/>
          <w:b w:val="0"/>
          <w:bCs w:val="0"/>
          <w:i/>
          <w:iCs/>
          <w:smallCaps w:val="0"/>
          <w:color w:val="auto"/>
          <w:spacing w:val="0"/>
          <w:u w:val="none"/>
        </w:rPr>
      </w:pPr>
      <w:r>
        <w:rPr>
          <w:rStyle w:val="IntenseReference"/>
        </w:rPr>
        <w:br w:type="page"/>
      </w:r>
    </w:p>
    <w:p w:rsidR="00461738" w:rsidRDefault="00461738" w:rsidP="00461738">
      <w:pPr>
        <w:pStyle w:val="Heading2"/>
        <w:rPr>
          <w:rStyle w:val="IntenseReference"/>
        </w:rPr>
      </w:pPr>
      <w:bookmarkStart w:id="1531" w:name="_Toc462922488"/>
      <w:r w:rsidRPr="00461738">
        <w:rPr>
          <w:rStyle w:val="IntenseReference"/>
        </w:rPr>
        <w:lastRenderedPageBreak/>
        <w:t>Σύγκριση Αλγορίθμων</w:t>
      </w:r>
      <w:bookmarkEnd w:id="1531"/>
    </w:p>
    <w:p w:rsidR="00715A9E" w:rsidRDefault="00715A9E" w:rsidP="00451BB0">
      <w:pPr>
        <w:jc w:val="both"/>
      </w:pPr>
      <w:r>
        <w:tab/>
        <w:t xml:space="preserve">Μέχρι στιγμής η μεθοδολογία που ακολουθήθηκε βασίζεται στις προηγούμενες βιβλιογραφικές αναφορές, χωρίς να προσφέρει κάποια σημαντική καινοτομία ή να απαντά κάποιο νέο ερευνητικό ερώτημα. Θέλοντας λοιπόν να επεκτείνουμε τα υπάρχοντα ευρήματα, επιχειρήσαμε την σύγκριση της αποτελεσματικότητας των δύο παραπάνω αλγορίθμων </w:t>
      </w:r>
      <w:r w:rsidR="00451BB0">
        <w:t xml:space="preserve">για τη </w:t>
      </w:r>
      <w:r>
        <w:t>ταυτοποίηση ατόμου βάση βιομετρικών δεδομένων όχι με γνώμονα μόνο τα ποσοστά επιτυχίας και ακρίβειας ή τις απαιτήσεις όγκου δεδομένων, αλλά</w:t>
      </w:r>
      <w:r w:rsidR="00451BB0">
        <w:t xml:space="preserve"> και</w:t>
      </w:r>
      <w:r>
        <w:t xml:space="preserve"> σε ένα πρακτικό επίπεδο.</w:t>
      </w:r>
    </w:p>
    <w:p w:rsidR="001D6CA8" w:rsidRDefault="00715A9E" w:rsidP="00451BB0">
      <w:pPr>
        <w:jc w:val="both"/>
      </w:pPr>
      <w:r>
        <w:tab/>
      </w:r>
      <w:r w:rsidR="00451BB0">
        <w:t>Συνοψίζοντας,</w:t>
      </w:r>
      <w:r>
        <w:t xml:space="preserve"> ο</w:t>
      </w:r>
      <w:ins w:id="1532" w:author="Koft" w:date="2016-10-26T19:25:00Z">
        <w:r w:rsidR="00071CF4" w:rsidRPr="00071CF4">
          <w:rPr>
            <w:rPrChange w:id="1533" w:author="Koft" w:date="2016-10-26T19:25:00Z">
              <w:rPr>
                <w:b/>
                <w:bCs/>
                <w:i/>
                <w:iCs/>
                <w:color w:val="4F81BD" w:themeColor="accent1"/>
                <w:lang w:val="en-US"/>
              </w:rPr>
            </w:rPrChange>
          </w:rPr>
          <w:t xml:space="preserve"> </w:t>
        </w:r>
      </w:ins>
      <w:r>
        <w:rPr>
          <w:lang w:val="en-US"/>
        </w:rPr>
        <w:t>SVM</w:t>
      </w:r>
      <w:ins w:id="1534" w:author="Koft" w:date="2016-10-26T19:25:00Z">
        <w:r w:rsidR="00071CF4" w:rsidRPr="00071CF4">
          <w:rPr>
            <w:rPrChange w:id="1535" w:author="Koft" w:date="2016-10-26T19:25:00Z">
              <w:rPr>
                <w:b/>
                <w:bCs/>
                <w:i/>
                <w:iCs/>
                <w:color w:val="4F81BD" w:themeColor="accent1"/>
                <w:lang w:val="en-US"/>
              </w:rPr>
            </w:rPrChange>
          </w:rPr>
          <w:t xml:space="preserve"> </w:t>
        </w:r>
      </w:ins>
      <w:r>
        <w:t xml:space="preserve">είναι ένας αλγόριθμος εκπαιδευμένος για δυαδική ταυτοποίηση, δηλαδή να αναγνωρίζει αν ο εκάστοτε σκελετός που </w:t>
      </w:r>
      <w:r w:rsidR="001D6CA8">
        <w:t xml:space="preserve">αποτυπώνει το </w:t>
      </w:r>
      <w:r w:rsidR="001D6CA8">
        <w:rPr>
          <w:lang w:val="en-US"/>
        </w:rPr>
        <w:t>Kinect</w:t>
      </w:r>
      <w:ins w:id="1536" w:author="Koft" w:date="2016-10-26T19:25:00Z">
        <w:r w:rsidR="00071CF4" w:rsidRPr="00071CF4">
          <w:rPr>
            <w:rPrChange w:id="1537" w:author="Koft" w:date="2016-10-26T19:25:00Z">
              <w:rPr>
                <w:b/>
                <w:bCs/>
                <w:i/>
                <w:iCs/>
                <w:color w:val="4F81BD" w:themeColor="accent1"/>
                <w:lang w:val="en-US"/>
              </w:rPr>
            </w:rPrChange>
          </w:rPr>
          <w:t xml:space="preserve"> </w:t>
        </w:r>
      </w:ins>
      <w:r w:rsidR="001D6CA8">
        <w:t>ανήκει ή όχι στο πρόσωπο το οποίο εκπαιδεύτηκε να ταυτοποιεί</w:t>
      </w:r>
      <w:r w:rsidR="00451BB0">
        <w:t>. Αντίθετα,</w:t>
      </w:r>
      <w:r w:rsidR="001D6CA8">
        <w:t xml:space="preserve"> ο </w:t>
      </w:r>
      <w:r w:rsidR="001D6CA8">
        <w:rPr>
          <w:lang w:val="en-US"/>
        </w:rPr>
        <w:t>KNN</w:t>
      </w:r>
      <w:ins w:id="1538" w:author="Koft" w:date="2016-10-26T19:25:00Z">
        <w:r w:rsidR="00071CF4" w:rsidRPr="00071CF4">
          <w:rPr>
            <w:rPrChange w:id="1539" w:author="Koft" w:date="2016-10-26T19:25:00Z">
              <w:rPr>
                <w:b/>
                <w:bCs/>
                <w:i/>
                <w:iCs/>
                <w:color w:val="4F81BD" w:themeColor="accent1"/>
                <w:lang w:val="en-US"/>
              </w:rPr>
            </w:rPrChange>
          </w:rPr>
          <w:t xml:space="preserve"> </w:t>
        </w:r>
      </w:ins>
      <w:r w:rsidR="001D6CA8">
        <w:t>ταυτοποιεί ταυτόχρονα 3 άτομα από τους σκελετούς τους αλλά δεν μπορεί να απορρίψει τέταρτους σκελετούς που δεν ανήκουν στα άτομα τα οποία εκπαιδεύτηκε να αναγνωρίζει</w:t>
      </w:r>
      <w:r w:rsidR="00451BB0">
        <w:t>. Ως</w:t>
      </w:r>
      <w:ins w:id="1540" w:author="Koft" w:date="2016-10-26T19:25:00Z">
        <w:r w:rsidR="00071CF4" w:rsidRPr="00071CF4">
          <w:rPr>
            <w:rPrChange w:id="1541" w:author="Koft" w:date="2016-10-26T19:25:00Z">
              <w:rPr>
                <w:b/>
                <w:bCs/>
                <w:i/>
                <w:iCs/>
                <w:color w:val="4F81BD" w:themeColor="accent1"/>
                <w:lang w:val="en-US"/>
              </w:rPr>
            </w:rPrChange>
          </w:rPr>
          <w:t xml:space="preserve"> </w:t>
        </w:r>
      </w:ins>
      <w:r w:rsidR="00451BB0">
        <w:t xml:space="preserve">συμπέρασμα, </w:t>
      </w:r>
      <w:r w:rsidR="001D6CA8">
        <w:t>δεν μπορεί να γίνει μια στατιστική σύγκριση ανάμεσα στην αποτελεσματικότητα των δύο αλγορίθμων καθώς δεν καλούνται να εκτελέσουν την ίδια εργασία.</w:t>
      </w:r>
    </w:p>
    <w:p w:rsidR="001D6CA8" w:rsidRDefault="001D6CA8" w:rsidP="00451BB0">
      <w:pPr>
        <w:jc w:val="both"/>
        <w:rPr>
          <w:color w:val="000000" w:themeColor="text1"/>
        </w:rPr>
      </w:pPr>
      <w:r>
        <w:tab/>
        <w:t xml:space="preserve">Αν όμως περιοριστεί το ζήτημα της σύγκρισης τους στην πρακτική περίπτωση που η ταυτοποίηση χρειάζεται στα πλαίσια </w:t>
      </w:r>
      <w:r w:rsidR="00B80913">
        <w:t>Οικιακής</w:t>
      </w:r>
      <w:r>
        <w:t xml:space="preserve"> Παρακολούθησης ενός προσώπου</w:t>
      </w:r>
      <w:r w:rsidR="00451BB0">
        <w:rPr>
          <w:color w:val="000000" w:themeColor="text1"/>
        </w:rPr>
        <w:t>σε πραγματικό χρόνο</w:t>
      </w:r>
      <w:r w:rsidR="00451BB0">
        <w:t xml:space="preserve"> (</w:t>
      </w:r>
      <w:r>
        <w:t xml:space="preserve">όπως στην περίπτωση των ερευνητικών αναγκών της ομάδας του </w:t>
      </w:r>
      <w:r w:rsidRPr="002445DD">
        <w:rPr>
          <w:color w:val="000000" w:themeColor="text1"/>
          <w:lang w:val="en-US"/>
        </w:rPr>
        <w:t>ThessalonikiActiveandHealthyAgeingLivingLab</w:t>
      </w:r>
      <w:r w:rsidR="00451BB0">
        <w:rPr>
          <w:color w:val="000000" w:themeColor="text1"/>
        </w:rPr>
        <w:t>)</w:t>
      </w:r>
      <w:r>
        <w:rPr>
          <w:color w:val="000000" w:themeColor="text1"/>
        </w:rPr>
        <w:t>, τότε ως αποδοτικότερος μπορεί να ορισ</w:t>
      </w:r>
      <w:r w:rsidR="00B21ED3">
        <w:rPr>
          <w:color w:val="000000" w:themeColor="text1"/>
        </w:rPr>
        <w:t>θ</w:t>
      </w:r>
      <w:r>
        <w:rPr>
          <w:color w:val="000000" w:themeColor="text1"/>
        </w:rPr>
        <w:t xml:space="preserve">εί ο αλγόριθμος που ταυτοποιεί τον </w:t>
      </w:r>
      <w:r w:rsidR="00451BB0">
        <w:rPr>
          <w:color w:val="000000" w:themeColor="text1"/>
        </w:rPr>
        <w:t>το άτομο</w:t>
      </w:r>
      <w:r>
        <w:rPr>
          <w:color w:val="000000" w:themeColor="text1"/>
        </w:rPr>
        <w:t xml:space="preserve">με μεγαλύτερη ακρίβεια και με τον </w:t>
      </w:r>
      <w:r w:rsidR="00451BB0">
        <w:rPr>
          <w:color w:val="000000" w:themeColor="text1"/>
        </w:rPr>
        <w:t>μικρότερο</w:t>
      </w:r>
      <w:ins w:id="1542" w:author="Koft" w:date="2016-10-26T19:25:00Z">
        <w:r w:rsidR="00071CF4" w:rsidRPr="00071CF4">
          <w:rPr>
            <w:color w:val="000000" w:themeColor="text1"/>
            <w:rPrChange w:id="1543" w:author="Koft" w:date="2016-10-26T19:25:00Z">
              <w:rPr>
                <w:b/>
                <w:bCs/>
                <w:i/>
                <w:iCs/>
                <w:color w:val="000000" w:themeColor="text1"/>
                <w:lang w:val="en-US"/>
              </w:rPr>
            </w:rPrChange>
          </w:rPr>
          <w:t xml:space="preserve"> </w:t>
        </w:r>
      </w:ins>
      <w:r>
        <w:rPr>
          <w:color w:val="000000" w:themeColor="text1"/>
        </w:rPr>
        <w:t>απαιτούμενο χρόνο εργασίας.</w:t>
      </w:r>
    </w:p>
    <w:p w:rsidR="000E33BC" w:rsidRPr="00542291" w:rsidRDefault="001D6CA8" w:rsidP="00451BB0">
      <w:pPr>
        <w:jc w:val="both"/>
        <w:rPr>
          <w:rStyle w:val="IntenseReference"/>
          <w:b w:val="0"/>
          <w:bCs w:val="0"/>
          <w:smallCaps w:val="0"/>
          <w:color w:val="000000" w:themeColor="text1"/>
          <w:spacing w:val="0"/>
          <w:u w:val="none"/>
        </w:rPr>
      </w:pPr>
      <w:r>
        <w:rPr>
          <w:color w:val="000000" w:themeColor="text1"/>
        </w:rPr>
        <w:tab/>
        <w:t xml:space="preserve">Για να απαντηθεί το ερώτημα αυτό, </w:t>
      </w:r>
      <w:r w:rsidR="00B21ED3">
        <w:rPr>
          <w:color w:val="000000" w:themeColor="text1"/>
        </w:rPr>
        <w:t>επιλέξαμετρία από τα πέντε</w:t>
      </w:r>
      <w:r>
        <w:rPr>
          <w:color w:val="000000" w:themeColor="text1"/>
        </w:rPr>
        <w:t xml:space="preserve"> άτομα του </w:t>
      </w:r>
      <w:r w:rsidR="00B21ED3">
        <w:rPr>
          <w:color w:val="000000" w:themeColor="text1"/>
        </w:rPr>
        <w:t>συνόλου δεδομένων</w:t>
      </w:r>
      <w:r>
        <w:rPr>
          <w:color w:val="000000" w:themeColor="text1"/>
        </w:rPr>
        <w:t xml:space="preserve"> εκπαιδεύ</w:t>
      </w:r>
      <w:r w:rsidR="000E33BC">
        <w:rPr>
          <w:color w:val="000000" w:themeColor="text1"/>
        </w:rPr>
        <w:t>οντας</w:t>
      </w:r>
      <w:r>
        <w:rPr>
          <w:color w:val="000000" w:themeColor="text1"/>
        </w:rPr>
        <w:t xml:space="preserve"> και </w:t>
      </w:r>
      <w:r w:rsidR="00906F52">
        <w:rPr>
          <w:color w:val="000000" w:themeColor="text1"/>
        </w:rPr>
        <w:t>εκτελώντας</w:t>
      </w:r>
      <w:r>
        <w:rPr>
          <w:color w:val="000000" w:themeColor="text1"/>
        </w:rPr>
        <w:t xml:space="preserve"> τον </w:t>
      </w:r>
      <w:r w:rsidR="000E33BC">
        <w:rPr>
          <w:color w:val="000000" w:themeColor="text1"/>
        </w:rPr>
        <w:t xml:space="preserve">ΚΝΝ ώστε να ταυτοποιεί τους σκελετούς των τριών αυτών ατόμων. Στη συνέχεια εκπαιδεύσαμε και εκτελέσαμε τον </w:t>
      </w:r>
      <w:r w:rsidR="000E33BC">
        <w:rPr>
          <w:color w:val="000000" w:themeColor="text1"/>
          <w:lang w:val="en-US"/>
        </w:rPr>
        <w:t>SVM</w:t>
      </w:r>
      <w:r w:rsidR="000E33BC">
        <w:rPr>
          <w:color w:val="000000" w:themeColor="text1"/>
        </w:rPr>
        <w:t xml:space="preserve">τρεις διαδοχικές φορές, ώστε κάθε φορά να αναγνωρίζει ένα από τα τρία </w:t>
      </w:r>
      <w:r w:rsidR="00B21ED3">
        <w:rPr>
          <w:color w:val="000000" w:themeColor="text1"/>
        </w:rPr>
        <w:t xml:space="preserve">αυτά </w:t>
      </w:r>
      <w:r w:rsidR="000E33BC">
        <w:rPr>
          <w:color w:val="000000" w:themeColor="text1"/>
        </w:rPr>
        <w:t xml:space="preserve">άτομα και να απορρίπτει τα υπόλοιπα. </w:t>
      </w:r>
      <w:r w:rsidR="00451BB0">
        <w:rPr>
          <w:color w:val="000000" w:themeColor="text1"/>
        </w:rPr>
        <w:t>Η εκτέλεση</w:t>
      </w:r>
      <w:r w:rsidR="000E33BC">
        <w:rPr>
          <w:color w:val="000000" w:themeColor="text1"/>
        </w:rPr>
        <w:t xml:space="preserve">και </w:t>
      </w:r>
      <w:r w:rsidR="00451BB0">
        <w:rPr>
          <w:color w:val="000000" w:themeColor="text1"/>
        </w:rPr>
        <w:t>των</w:t>
      </w:r>
      <w:ins w:id="1544" w:author="Koft" w:date="2016-10-26T19:25:00Z">
        <w:r w:rsidR="00071CF4" w:rsidRPr="00071CF4">
          <w:rPr>
            <w:color w:val="000000" w:themeColor="text1"/>
            <w:rPrChange w:id="1545" w:author="Koft" w:date="2016-10-26T19:25:00Z">
              <w:rPr>
                <w:b/>
                <w:bCs/>
                <w:i/>
                <w:iCs/>
                <w:color w:val="000000" w:themeColor="text1"/>
                <w:lang w:val="en-US"/>
              </w:rPr>
            </w:rPrChange>
          </w:rPr>
          <w:t xml:space="preserve"> </w:t>
        </w:r>
      </w:ins>
      <w:r w:rsidR="000E33BC">
        <w:rPr>
          <w:color w:val="000000" w:themeColor="text1"/>
        </w:rPr>
        <w:t xml:space="preserve">δύο </w:t>
      </w:r>
      <w:r w:rsidR="00451BB0">
        <w:rPr>
          <w:color w:val="000000" w:themeColor="text1"/>
        </w:rPr>
        <w:t>αλγορίθμων έλαβε χώρα</w:t>
      </w:r>
      <w:r w:rsidR="000E33BC">
        <w:rPr>
          <w:color w:val="000000" w:themeColor="text1"/>
        </w:rPr>
        <w:t>στον ίδιο υπολογιστή</w:t>
      </w:r>
      <w:ins w:id="1546" w:author="Koft" w:date="2016-10-26T19:25:00Z">
        <w:r w:rsidR="00071CF4" w:rsidRPr="00071CF4">
          <w:rPr>
            <w:color w:val="000000" w:themeColor="text1"/>
            <w:rPrChange w:id="1547" w:author="Koft" w:date="2016-10-26T19:25:00Z">
              <w:rPr>
                <w:b/>
                <w:bCs/>
                <w:i/>
                <w:iCs/>
                <w:color w:val="000000" w:themeColor="text1"/>
                <w:lang w:val="en-US"/>
              </w:rPr>
            </w:rPrChange>
          </w:rPr>
          <w:t xml:space="preserve"> </w:t>
        </w:r>
      </w:ins>
      <w:r w:rsidR="00542291">
        <w:rPr>
          <w:color w:val="000000" w:themeColor="text1"/>
        </w:rPr>
        <w:t xml:space="preserve">(με τεχνικά χαρακτηριστικά επεξεργαστή: </w:t>
      </w:r>
      <w:r w:rsidR="00542291" w:rsidRPr="00542291">
        <w:rPr>
          <w:i/>
          <w:color w:val="000000" w:themeColor="text1"/>
        </w:rPr>
        <w:t>Intel® Pentium® Processor B970 2M Cache, 2.30 GHz</w:t>
      </w:r>
      <w:r w:rsidR="00542291">
        <w:rPr>
          <w:color w:val="000000" w:themeColor="text1"/>
        </w:rPr>
        <w:t>)</w:t>
      </w:r>
      <w:ins w:id="1548" w:author="Koft" w:date="2016-10-26T19:25:00Z">
        <w:r w:rsidR="00071CF4" w:rsidRPr="00071CF4">
          <w:rPr>
            <w:color w:val="000000" w:themeColor="text1"/>
            <w:rPrChange w:id="1549" w:author="Koft" w:date="2016-10-26T19:26:00Z">
              <w:rPr>
                <w:b/>
                <w:bCs/>
                <w:i/>
                <w:iCs/>
                <w:color w:val="000000" w:themeColor="text1"/>
                <w:lang w:val="en-US"/>
              </w:rPr>
            </w:rPrChange>
          </w:rPr>
          <w:t xml:space="preserve"> </w:t>
        </w:r>
      </w:ins>
      <w:r w:rsidR="000E33BC">
        <w:rPr>
          <w:color w:val="000000" w:themeColor="text1"/>
        </w:rPr>
        <w:t>ώστε να με</w:t>
      </w:r>
      <w:r w:rsidR="00906F52">
        <w:rPr>
          <w:color w:val="000000" w:themeColor="text1"/>
        </w:rPr>
        <w:t>τ</w:t>
      </w:r>
      <w:r w:rsidR="000E33BC">
        <w:rPr>
          <w:color w:val="000000" w:themeColor="text1"/>
        </w:rPr>
        <w:t>ρήσουμε τον χρόνο που χρειάστηκε για την εκπαίδευση του</w:t>
      </w:r>
      <w:r w:rsidR="00542291">
        <w:rPr>
          <w:color w:val="000000" w:themeColor="text1"/>
        </w:rPr>
        <w:t>ς</w:t>
      </w:r>
      <w:r w:rsidR="00542291" w:rsidRPr="00542291">
        <w:rPr>
          <w:color w:val="000000" w:themeColor="text1"/>
        </w:rPr>
        <w:t>,</w:t>
      </w:r>
      <w:r w:rsidR="00542291">
        <w:rPr>
          <w:color w:val="000000" w:themeColor="text1"/>
        </w:rPr>
        <w:t xml:space="preserve">την απαιτούμενη μνήμη που δέσμευσαν </w:t>
      </w:r>
      <w:r w:rsidR="000E33BC">
        <w:rPr>
          <w:color w:val="000000" w:themeColor="text1"/>
        </w:rPr>
        <w:t>και τα ποσοστά ακρίβειας της ταυτοποίησης για το κάθε άτομο.</w:t>
      </w:r>
    </w:p>
    <w:p w:rsidR="00F45A74" w:rsidRDefault="00F45A74">
      <w:pPr>
        <w:rPr>
          <w:rStyle w:val="IntenseReference"/>
          <w:rFonts w:asciiTheme="majorHAnsi" w:eastAsiaTheme="majorEastAsia" w:hAnsiTheme="majorHAnsi" w:cstheme="majorBidi"/>
          <w:kern w:val="28"/>
          <w:sz w:val="52"/>
          <w:szCs w:val="52"/>
        </w:rPr>
      </w:pPr>
      <w:r>
        <w:rPr>
          <w:rStyle w:val="IntenseReference"/>
        </w:rPr>
        <w:br w:type="page"/>
      </w:r>
    </w:p>
    <w:p w:rsidR="00353328" w:rsidRPr="00404923" w:rsidRDefault="00446BE2" w:rsidP="00353328">
      <w:pPr>
        <w:pStyle w:val="Title"/>
        <w:outlineLvl w:val="0"/>
        <w:rPr>
          <w:b/>
          <w:bCs/>
          <w:smallCaps/>
          <w:color w:val="C0504D" w:themeColor="accent2"/>
          <w:u w:val="single"/>
        </w:rPr>
      </w:pPr>
      <w:bookmarkStart w:id="1550" w:name="_Toc462922489"/>
      <w:r w:rsidRPr="00446BE2">
        <w:rPr>
          <w:rStyle w:val="IntenseReference"/>
        </w:rPr>
        <w:lastRenderedPageBreak/>
        <w:t>Μέρος Γ’ : Αποτελέσματα</w:t>
      </w:r>
      <w:bookmarkEnd w:id="1550"/>
    </w:p>
    <w:p w:rsidR="00353328" w:rsidRPr="00404923" w:rsidRDefault="00404923" w:rsidP="00404923">
      <w:pPr>
        <w:pStyle w:val="Heading2"/>
        <w:rPr>
          <w:rStyle w:val="SubtleReference"/>
          <w:b w:val="0"/>
          <w:sz w:val="28"/>
          <w:szCs w:val="28"/>
        </w:rPr>
      </w:pPr>
      <w:bookmarkStart w:id="1551" w:name="_Toc462922490"/>
      <w:r w:rsidRPr="00404923">
        <w:rPr>
          <w:rStyle w:val="SubtleReference"/>
          <w:b w:val="0"/>
          <w:sz w:val="28"/>
          <w:szCs w:val="28"/>
        </w:rPr>
        <w:t>Ανάγνωση των αποτελεσμάτων σε πίνακα:</w:t>
      </w:r>
      <w:bookmarkEnd w:id="1551"/>
    </w:p>
    <w:p w:rsidR="00353328" w:rsidRPr="00404923" w:rsidRDefault="00353328" w:rsidP="002E28AC">
      <w:pPr>
        <w:jc w:val="both"/>
      </w:pPr>
      <w:r w:rsidRPr="00820118">
        <w:rPr>
          <w:b/>
          <w:i/>
          <w:lang w:val="en-US"/>
        </w:rPr>
        <w:t>ConfusionMatrix</w:t>
      </w:r>
      <w:r w:rsidRPr="00820118">
        <w:rPr>
          <w:b/>
          <w:i/>
        </w:rPr>
        <w:t>:</w:t>
      </w:r>
      <w:ins w:id="1552" w:author="Koft" w:date="2016-10-26T19:26:00Z">
        <w:r w:rsidR="00071CF4" w:rsidRPr="00071CF4">
          <w:rPr>
            <w:b/>
            <w:i/>
            <w:rPrChange w:id="1553" w:author="Koft" w:date="2016-10-26T19:26:00Z">
              <w:rPr>
                <w:b/>
                <w:bCs/>
                <w:i/>
                <w:iCs/>
                <w:color w:val="4F81BD" w:themeColor="accent1"/>
                <w:lang w:val="en-US"/>
              </w:rPr>
            </w:rPrChange>
          </w:rPr>
          <w:t xml:space="preserve"> </w:t>
        </w:r>
      </w:ins>
      <w:r>
        <w:t>Στιςστήλες</w:t>
      </w:r>
      <w:ins w:id="1554" w:author="Koft" w:date="2016-10-26T19:26:00Z">
        <w:r w:rsidR="00071CF4" w:rsidRPr="00071CF4">
          <w:rPr>
            <w:rPrChange w:id="1555" w:author="Koft" w:date="2016-10-26T19:26:00Z">
              <w:rPr>
                <w:b/>
                <w:bCs/>
                <w:i/>
                <w:iCs/>
                <w:color w:val="4F81BD" w:themeColor="accent1"/>
                <w:lang w:val="en-US"/>
              </w:rPr>
            </w:rPrChange>
          </w:rPr>
          <w:t xml:space="preserve"> </w:t>
        </w:r>
      </w:ins>
      <w:r>
        <w:t xml:space="preserve">του πίνακα αντιστοιχούν οι πραγματικές κλάσεις και στις γραμμές οι τιμές που έχει προβλέψει ο αλγόριθμος, δηλαδή οι σκελετοί που έχει ταξινομήσει σε κάθε κατηγορία.Ποιο αναλυτικά, ένας </w:t>
      </w:r>
      <w:r>
        <w:rPr>
          <w:lang w:val="en-US"/>
        </w:rPr>
        <w:t>Confusion</w:t>
      </w:r>
      <w:ins w:id="1556" w:author="Koft" w:date="2016-10-26T19:26:00Z">
        <w:r w:rsidR="00071CF4" w:rsidRPr="00071CF4">
          <w:rPr>
            <w:rPrChange w:id="1557" w:author="Koft" w:date="2016-10-26T19:26:00Z">
              <w:rPr>
                <w:b/>
                <w:bCs/>
                <w:i/>
                <w:iCs/>
                <w:color w:val="4F81BD" w:themeColor="accent1"/>
                <w:lang w:val="en-US"/>
              </w:rPr>
            </w:rPrChange>
          </w:rPr>
          <w:t xml:space="preserve"> </w:t>
        </w:r>
      </w:ins>
      <w:r>
        <w:rPr>
          <w:lang w:val="en-US"/>
        </w:rPr>
        <w:t>Matrix</w:t>
      </w:r>
      <w:ins w:id="1558" w:author="Koft" w:date="2016-10-26T19:26:00Z">
        <w:r w:rsidR="00071CF4" w:rsidRPr="00071CF4">
          <w:rPr>
            <w:rPrChange w:id="1559" w:author="Koft" w:date="2016-10-26T19:26:00Z">
              <w:rPr>
                <w:b/>
                <w:bCs/>
                <w:i/>
                <w:iCs/>
                <w:color w:val="4F81BD" w:themeColor="accent1"/>
                <w:lang w:val="en-US"/>
              </w:rPr>
            </w:rPrChange>
          </w:rPr>
          <w:t xml:space="preserve"> </w:t>
        </w:r>
      </w:ins>
      <w:r>
        <w:t>αναλύεται ως εξής:</w:t>
      </w:r>
    </w:p>
    <w:p w:rsidR="00353328" w:rsidRDefault="00353328" w:rsidP="002E28AC">
      <w:pPr>
        <w:jc w:val="both"/>
        <w:rPr>
          <w:lang w:val="en-US"/>
        </w:rPr>
      </w:pPr>
      <w:r w:rsidRPr="00353328">
        <w:rPr>
          <w:noProof/>
          <w:lang w:eastAsia="el-GR"/>
        </w:rPr>
        <w:drawing>
          <wp:inline distT="0" distB="0" distL="0" distR="0">
            <wp:extent cx="5274310" cy="2117090"/>
            <wp:effectExtent l="19050" t="0" r="2540" b="0"/>
            <wp:docPr id="9" name="Picture 14" descr="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 matrix.png"/>
                    <pic:cNvPicPr/>
                  </pic:nvPicPr>
                  <pic:blipFill>
                    <a:blip r:embed="rId162" cstate="print"/>
                    <a:stretch>
                      <a:fillRect/>
                    </a:stretch>
                  </pic:blipFill>
                  <pic:spPr>
                    <a:xfrm>
                      <a:off x="0" y="0"/>
                      <a:ext cx="5274310" cy="2117090"/>
                    </a:xfrm>
                    <a:prstGeom prst="rect">
                      <a:avLst/>
                    </a:prstGeom>
                  </pic:spPr>
                </pic:pic>
              </a:graphicData>
            </a:graphic>
          </wp:inline>
        </w:drawing>
      </w:r>
    </w:p>
    <w:p w:rsidR="00353328" w:rsidRPr="001702C4" w:rsidRDefault="00353328" w:rsidP="002E28AC">
      <w:pPr>
        <w:pStyle w:val="Caption"/>
        <w:jc w:val="both"/>
        <w:rPr>
          <w:lang w:val="es-ES"/>
        </w:rPr>
      </w:pPr>
      <w:r>
        <w:t>Εικόνα</w:t>
      </w:r>
      <w:r w:rsidR="00071CF4">
        <w:fldChar w:fldCharType="begin"/>
      </w:r>
      <w:r w:rsidRPr="001702C4">
        <w:rPr>
          <w:lang w:val="es-ES"/>
        </w:rPr>
        <w:instrText xml:space="preserve"> SEQ </w:instrText>
      </w:r>
      <w:r>
        <w:instrText>Εικόνα</w:instrText>
      </w:r>
      <w:r w:rsidRPr="001702C4">
        <w:rPr>
          <w:lang w:val="es-ES"/>
        </w:rPr>
        <w:instrText xml:space="preserve"> \* ARABIC </w:instrText>
      </w:r>
      <w:r w:rsidR="00071CF4">
        <w:fldChar w:fldCharType="separate"/>
      </w:r>
      <w:r w:rsidR="000A7E50">
        <w:rPr>
          <w:noProof/>
          <w:lang w:val="es-ES"/>
        </w:rPr>
        <w:t>10</w:t>
      </w:r>
      <w:r w:rsidR="00071CF4">
        <w:fldChar w:fldCharType="end"/>
      </w:r>
      <w:r w:rsidRPr="001702C4">
        <w:rPr>
          <w:lang w:val="es-ES"/>
        </w:rPr>
        <w:t>:</w:t>
      </w:r>
      <w:r>
        <w:t>Ανάλυση</w:t>
      </w:r>
      <w:r w:rsidRPr="001702C4">
        <w:rPr>
          <w:noProof/>
          <w:lang w:val="es-ES"/>
        </w:rPr>
        <w:t xml:space="preserve"> Confusion Matrix-</w:t>
      </w:r>
      <w:r>
        <w:rPr>
          <w:noProof/>
        </w:rPr>
        <w:t>Πηγή</w:t>
      </w:r>
      <w:r w:rsidRPr="001702C4">
        <w:rPr>
          <w:noProof/>
          <w:lang w:val="es-ES"/>
        </w:rPr>
        <w:t>:Wikipedia</w:t>
      </w:r>
    </w:p>
    <w:p w:rsidR="00353328" w:rsidRPr="001702C4" w:rsidRDefault="00353328" w:rsidP="002E28AC">
      <w:pPr>
        <w:jc w:val="both"/>
        <w:rPr>
          <w:lang w:val="es-ES"/>
        </w:rPr>
      </w:pPr>
    </w:p>
    <w:p w:rsidR="00353328" w:rsidRPr="00230193" w:rsidRDefault="007900F4" w:rsidP="002E28AC">
      <w:pPr>
        <w:jc w:val="both"/>
        <w:rPr>
          <w:b/>
          <w:i/>
        </w:rPr>
      </w:pPr>
      <w:r w:rsidRPr="007900F4">
        <w:rPr>
          <w:b/>
          <w:i/>
          <w:lang w:val="es-ES"/>
        </w:rPr>
        <w:t>True</w:t>
      </w:r>
      <w:ins w:id="1560" w:author="Koft" w:date="2016-10-26T19:29:00Z">
        <w:r w:rsidR="00AD2261">
          <w:rPr>
            <w:b/>
            <w:i/>
            <w:lang w:val="es-ES"/>
          </w:rPr>
          <w:t xml:space="preserve"> </w:t>
        </w:r>
      </w:ins>
      <w:r w:rsidRPr="007900F4">
        <w:rPr>
          <w:b/>
          <w:i/>
          <w:lang w:val="es-ES"/>
        </w:rPr>
        <w:t>positives</w:t>
      </w:r>
      <w:r w:rsidRPr="00230193">
        <w:rPr>
          <w:b/>
          <w:i/>
        </w:rPr>
        <w:t xml:space="preserve"> (</w:t>
      </w:r>
      <w:r w:rsidRPr="007900F4">
        <w:rPr>
          <w:b/>
          <w:i/>
          <w:lang w:val="es-ES"/>
        </w:rPr>
        <w:t>TP</w:t>
      </w:r>
      <w:r w:rsidRPr="00230193">
        <w:rPr>
          <w:b/>
          <w:i/>
        </w:rPr>
        <w:t xml:space="preserve">): </w:t>
      </w:r>
      <w:r w:rsidR="00353328">
        <w:t>Οι</w:t>
      </w:r>
      <w:ins w:id="1561" w:author="Koft" w:date="2016-10-26T19:26:00Z">
        <w:r w:rsidR="00071CF4" w:rsidRPr="00071CF4">
          <w:rPr>
            <w:rPrChange w:id="1562" w:author="Koft" w:date="2016-10-26T19:26:00Z">
              <w:rPr>
                <w:b/>
                <w:bCs/>
                <w:i/>
                <w:iCs/>
                <w:color w:val="4F81BD" w:themeColor="accent1"/>
                <w:lang w:val="en-US"/>
              </w:rPr>
            </w:rPrChange>
          </w:rPr>
          <w:t xml:space="preserve"> </w:t>
        </w:r>
      </w:ins>
      <w:r w:rsidR="00353328">
        <w:t>περιπτώσεις</w:t>
      </w:r>
      <w:ins w:id="1563" w:author="Koft" w:date="2016-10-26T19:26:00Z">
        <w:r w:rsidR="00071CF4" w:rsidRPr="00071CF4">
          <w:rPr>
            <w:rPrChange w:id="1564" w:author="Koft" w:date="2016-10-26T19:26:00Z">
              <w:rPr>
                <w:b/>
                <w:bCs/>
                <w:i/>
                <w:iCs/>
                <w:color w:val="4F81BD" w:themeColor="accent1"/>
                <w:lang w:val="en-US"/>
              </w:rPr>
            </w:rPrChange>
          </w:rPr>
          <w:t xml:space="preserve"> </w:t>
        </w:r>
      </w:ins>
      <w:r w:rsidR="00353328">
        <w:t>που</w:t>
      </w:r>
      <w:ins w:id="1565" w:author="Koft" w:date="2016-10-26T19:26:00Z">
        <w:r w:rsidR="00071CF4" w:rsidRPr="00071CF4">
          <w:rPr>
            <w:rPrChange w:id="1566" w:author="Koft" w:date="2016-10-26T19:26:00Z">
              <w:rPr>
                <w:b/>
                <w:bCs/>
                <w:i/>
                <w:iCs/>
                <w:color w:val="4F81BD" w:themeColor="accent1"/>
                <w:lang w:val="en-US"/>
              </w:rPr>
            </w:rPrChange>
          </w:rPr>
          <w:t xml:space="preserve"> </w:t>
        </w:r>
      </w:ins>
      <w:r w:rsidR="00353328">
        <w:t>προβλέπουμε</w:t>
      </w:r>
      <w:ins w:id="1567" w:author="Koft" w:date="2016-10-26T19:26:00Z">
        <w:r w:rsidR="00071CF4" w:rsidRPr="00071CF4">
          <w:rPr>
            <w:rPrChange w:id="1568" w:author="Koft" w:date="2016-10-26T19:26:00Z">
              <w:rPr>
                <w:b/>
                <w:bCs/>
                <w:i/>
                <w:iCs/>
                <w:color w:val="4F81BD" w:themeColor="accent1"/>
                <w:lang w:val="en-US"/>
              </w:rPr>
            </w:rPrChange>
          </w:rPr>
          <w:t xml:space="preserve"> </w:t>
        </w:r>
      </w:ins>
      <w:r w:rsidR="00353328">
        <w:t>πως</w:t>
      </w:r>
      <w:ins w:id="1569" w:author="Koft" w:date="2016-10-26T19:26:00Z">
        <w:r w:rsidR="00071CF4" w:rsidRPr="00071CF4">
          <w:rPr>
            <w:rPrChange w:id="1570" w:author="Koft" w:date="2016-10-26T19:26:00Z">
              <w:rPr>
                <w:b/>
                <w:bCs/>
                <w:i/>
                <w:iCs/>
                <w:color w:val="4F81BD" w:themeColor="accent1"/>
                <w:lang w:val="en-US"/>
              </w:rPr>
            </w:rPrChange>
          </w:rPr>
          <w:t xml:space="preserve"> </w:t>
        </w:r>
      </w:ins>
      <w:r w:rsidR="00353328">
        <w:t>ο</w:t>
      </w:r>
      <w:ins w:id="1571" w:author="Koft" w:date="2016-10-26T19:26:00Z">
        <w:r w:rsidR="00071CF4" w:rsidRPr="00071CF4">
          <w:rPr>
            <w:rPrChange w:id="1572" w:author="Koft" w:date="2016-10-26T19:26:00Z">
              <w:rPr>
                <w:b/>
                <w:bCs/>
                <w:i/>
                <w:iCs/>
                <w:color w:val="4F81BD" w:themeColor="accent1"/>
                <w:lang w:val="en-US"/>
              </w:rPr>
            </w:rPrChange>
          </w:rPr>
          <w:t xml:space="preserve"> </w:t>
        </w:r>
      </w:ins>
      <w:r w:rsidR="00353328">
        <w:t>σκελετός</w:t>
      </w:r>
      <w:ins w:id="1573" w:author="Koft" w:date="2016-10-26T19:26:00Z">
        <w:r w:rsidR="00071CF4" w:rsidRPr="00071CF4">
          <w:rPr>
            <w:rPrChange w:id="1574" w:author="Koft" w:date="2016-10-26T19:26:00Z">
              <w:rPr>
                <w:b/>
                <w:bCs/>
                <w:i/>
                <w:iCs/>
                <w:color w:val="4F81BD" w:themeColor="accent1"/>
                <w:lang w:val="en-US"/>
              </w:rPr>
            </w:rPrChange>
          </w:rPr>
          <w:t xml:space="preserve"> </w:t>
        </w:r>
      </w:ins>
      <w:r w:rsidR="00353328">
        <w:t>ανήκει</w:t>
      </w:r>
      <w:ins w:id="1575" w:author="Koft" w:date="2016-10-26T19:26:00Z">
        <w:r w:rsidR="00071CF4" w:rsidRPr="00071CF4">
          <w:rPr>
            <w:rPrChange w:id="1576" w:author="Koft" w:date="2016-10-26T19:26:00Z">
              <w:rPr>
                <w:b/>
                <w:bCs/>
                <w:i/>
                <w:iCs/>
                <w:color w:val="4F81BD" w:themeColor="accent1"/>
                <w:lang w:val="en-US"/>
              </w:rPr>
            </w:rPrChange>
          </w:rPr>
          <w:t xml:space="preserve"> </w:t>
        </w:r>
      </w:ins>
      <w:r w:rsidR="00353328">
        <w:t>σε</w:t>
      </w:r>
      <w:ins w:id="1577" w:author="Koft" w:date="2016-10-26T19:26:00Z">
        <w:r w:rsidR="00071CF4" w:rsidRPr="00071CF4">
          <w:rPr>
            <w:rPrChange w:id="1578" w:author="Koft" w:date="2016-10-26T19:26:00Z">
              <w:rPr>
                <w:b/>
                <w:bCs/>
                <w:i/>
                <w:iCs/>
                <w:color w:val="4F81BD" w:themeColor="accent1"/>
                <w:lang w:val="en-US"/>
              </w:rPr>
            </w:rPrChange>
          </w:rPr>
          <w:t xml:space="preserve"> </w:t>
        </w:r>
      </w:ins>
      <w:r w:rsidR="00353328">
        <w:t>μια</w:t>
      </w:r>
      <w:ins w:id="1579" w:author="Koft" w:date="2016-10-26T19:26:00Z">
        <w:r w:rsidR="00071CF4" w:rsidRPr="00071CF4">
          <w:rPr>
            <w:rPrChange w:id="1580" w:author="Koft" w:date="2016-10-26T19:26:00Z">
              <w:rPr>
                <w:b/>
                <w:bCs/>
                <w:i/>
                <w:iCs/>
                <w:color w:val="4F81BD" w:themeColor="accent1"/>
                <w:lang w:val="en-US"/>
              </w:rPr>
            </w:rPrChange>
          </w:rPr>
          <w:t xml:space="preserve"> </w:t>
        </w:r>
      </w:ins>
      <w:r w:rsidR="00353328">
        <w:t>κλάση</w:t>
      </w:r>
      <w:ins w:id="1581" w:author="Koft" w:date="2016-10-26T19:27:00Z">
        <w:r w:rsidR="00071CF4" w:rsidRPr="00071CF4">
          <w:rPr>
            <w:rPrChange w:id="1582" w:author="Koft" w:date="2016-10-26T19:27:00Z">
              <w:rPr>
                <w:b/>
                <w:bCs/>
                <w:i/>
                <w:iCs/>
                <w:color w:val="4F81BD" w:themeColor="accent1"/>
                <w:lang w:val="en-US"/>
              </w:rPr>
            </w:rPrChange>
          </w:rPr>
          <w:t xml:space="preserve"> </w:t>
        </w:r>
      </w:ins>
      <w:r w:rsidR="00353328">
        <w:t>και</w:t>
      </w:r>
      <w:ins w:id="1583" w:author="Koft" w:date="2016-10-26T19:27:00Z">
        <w:r w:rsidR="00071CF4" w:rsidRPr="00071CF4">
          <w:rPr>
            <w:rPrChange w:id="1584" w:author="Koft" w:date="2016-10-26T19:27:00Z">
              <w:rPr>
                <w:b/>
                <w:bCs/>
                <w:i/>
                <w:iCs/>
                <w:color w:val="4F81BD" w:themeColor="accent1"/>
                <w:lang w:val="en-US"/>
              </w:rPr>
            </w:rPrChange>
          </w:rPr>
          <w:t xml:space="preserve"> </w:t>
        </w:r>
      </w:ins>
      <w:r w:rsidR="00353328">
        <w:t>όντως</w:t>
      </w:r>
      <w:ins w:id="1585" w:author="Koft" w:date="2016-10-26T19:27:00Z">
        <w:r w:rsidR="00071CF4" w:rsidRPr="00071CF4">
          <w:rPr>
            <w:rPrChange w:id="1586" w:author="Koft" w:date="2016-10-26T19:27:00Z">
              <w:rPr>
                <w:b/>
                <w:bCs/>
                <w:i/>
                <w:iCs/>
                <w:color w:val="4F81BD" w:themeColor="accent1"/>
                <w:lang w:val="en-US"/>
              </w:rPr>
            </w:rPrChange>
          </w:rPr>
          <w:t xml:space="preserve"> </w:t>
        </w:r>
      </w:ins>
      <w:r w:rsidR="00353328">
        <w:t>ανήκει</w:t>
      </w:r>
      <w:ins w:id="1587" w:author="Koft" w:date="2016-10-26T19:27:00Z">
        <w:r w:rsidR="00071CF4" w:rsidRPr="00071CF4">
          <w:rPr>
            <w:rPrChange w:id="1588" w:author="Koft" w:date="2016-10-26T19:27:00Z">
              <w:rPr>
                <w:b/>
                <w:bCs/>
                <w:i/>
                <w:iCs/>
                <w:color w:val="4F81BD" w:themeColor="accent1"/>
                <w:lang w:val="en-US"/>
              </w:rPr>
            </w:rPrChange>
          </w:rPr>
          <w:t xml:space="preserve"> </w:t>
        </w:r>
      </w:ins>
      <w:r w:rsidR="00353328">
        <w:t>στην</w:t>
      </w:r>
      <w:ins w:id="1589" w:author="Koft" w:date="2016-10-26T19:27:00Z">
        <w:r w:rsidR="00071CF4" w:rsidRPr="00071CF4">
          <w:rPr>
            <w:rPrChange w:id="1590" w:author="Koft" w:date="2016-10-26T19:27:00Z">
              <w:rPr>
                <w:b/>
                <w:bCs/>
                <w:i/>
                <w:iCs/>
                <w:color w:val="4F81BD" w:themeColor="accent1"/>
                <w:lang w:val="en-US"/>
              </w:rPr>
            </w:rPrChange>
          </w:rPr>
          <w:t xml:space="preserve"> </w:t>
        </w:r>
      </w:ins>
      <w:r w:rsidR="00353328">
        <w:t>κλάση</w:t>
      </w:r>
      <w:ins w:id="1591" w:author="Koft" w:date="2016-10-26T19:27:00Z">
        <w:r w:rsidR="00071CF4" w:rsidRPr="00071CF4">
          <w:rPr>
            <w:rPrChange w:id="1592" w:author="Koft" w:date="2016-10-26T19:27:00Z">
              <w:rPr>
                <w:b/>
                <w:bCs/>
                <w:i/>
                <w:iCs/>
                <w:color w:val="4F81BD" w:themeColor="accent1"/>
                <w:lang w:val="en-US"/>
              </w:rPr>
            </w:rPrChange>
          </w:rPr>
          <w:t xml:space="preserve"> </w:t>
        </w:r>
      </w:ins>
      <w:r w:rsidR="00353328">
        <w:t>αυτή</w:t>
      </w:r>
      <w:r w:rsidRPr="00230193">
        <w:t>.</w:t>
      </w:r>
    </w:p>
    <w:p w:rsidR="00353328" w:rsidRPr="00697FB8" w:rsidRDefault="00353328" w:rsidP="002E28AC">
      <w:pPr>
        <w:jc w:val="both"/>
      </w:pPr>
      <w:r>
        <w:rPr>
          <w:b/>
          <w:i/>
          <w:lang w:val="en-US"/>
        </w:rPr>
        <w:t>True</w:t>
      </w:r>
      <w:ins w:id="1593" w:author="Koft" w:date="2016-10-26T19:29:00Z">
        <w:r w:rsidR="00071CF4" w:rsidRPr="00071CF4">
          <w:rPr>
            <w:b/>
            <w:i/>
            <w:rPrChange w:id="1594" w:author="Koft" w:date="2016-10-26T19:29:00Z">
              <w:rPr>
                <w:b/>
                <w:bCs/>
                <w:i/>
                <w:iCs/>
                <w:color w:val="4F81BD" w:themeColor="accent1"/>
                <w:lang w:val="en-US"/>
              </w:rPr>
            </w:rPrChange>
          </w:rPr>
          <w:t xml:space="preserve"> </w:t>
        </w:r>
      </w:ins>
      <w:r>
        <w:rPr>
          <w:b/>
          <w:i/>
          <w:lang w:val="en-US"/>
        </w:rPr>
        <w:t>negatives</w:t>
      </w:r>
      <w:r w:rsidRPr="00697FB8">
        <w:rPr>
          <w:b/>
          <w:i/>
        </w:rPr>
        <w:t xml:space="preserve"> (</w:t>
      </w:r>
      <w:r>
        <w:rPr>
          <w:b/>
          <w:i/>
          <w:lang w:val="en-US"/>
        </w:rPr>
        <w:t>TN</w:t>
      </w:r>
      <w:r w:rsidRPr="00697FB8">
        <w:rPr>
          <w:b/>
          <w:i/>
        </w:rPr>
        <w:t xml:space="preserve">): </w:t>
      </w:r>
      <w:r>
        <w:t>Οι</w:t>
      </w:r>
      <w:ins w:id="1595" w:author="Koft" w:date="2016-10-26T19:27:00Z">
        <w:r w:rsidR="00071CF4" w:rsidRPr="00071CF4">
          <w:rPr>
            <w:rPrChange w:id="1596" w:author="Koft" w:date="2016-10-26T19:27:00Z">
              <w:rPr>
                <w:b/>
                <w:bCs/>
                <w:i/>
                <w:iCs/>
                <w:color w:val="4F81BD" w:themeColor="accent1"/>
                <w:lang w:val="en-US"/>
              </w:rPr>
            </w:rPrChange>
          </w:rPr>
          <w:t xml:space="preserve"> </w:t>
        </w:r>
      </w:ins>
      <w:r>
        <w:t>περιπτώσεις που προβλέπουμε πως ο σκελετός δεν ανήκει σε μια κλάση, και όντως δεν ανήκει σε αυτή.</w:t>
      </w:r>
    </w:p>
    <w:p w:rsidR="00353328" w:rsidRPr="00697FB8" w:rsidRDefault="00353328" w:rsidP="002E28AC">
      <w:pPr>
        <w:jc w:val="both"/>
        <w:rPr>
          <w:b/>
          <w:i/>
        </w:rPr>
      </w:pPr>
      <w:r>
        <w:rPr>
          <w:b/>
          <w:i/>
          <w:lang w:val="en-US"/>
        </w:rPr>
        <w:t>F</w:t>
      </w:r>
      <w:r w:rsidRPr="00E26286">
        <w:rPr>
          <w:b/>
          <w:i/>
          <w:lang w:val="en-US"/>
        </w:rPr>
        <w:t>alse</w:t>
      </w:r>
      <w:ins w:id="1597" w:author="Koft" w:date="2016-10-26T19:29:00Z">
        <w:r w:rsidR="00071CF4" w:rsidRPr="00071CF4">
          <w:rPr>
            <w:b/>
            <w:i/>
            <w:rPrChange w:id="1598" w:author="Koft" w:date="2016-10-26T19:29:00Z">
              <w:rPr>
                <w:b/>
                <w:bCs/>
                <w:i/>
                <w:iCs/>
                <w:color w:val="4F81BD" w:themeColor="accent1"/>
                <w:lang w:val="en-US"/>
              </w:rPr>
            </w:rPrChange>
          </w:rPr>
          <w:t xml:space="preserve"> </w:t>
        </w:r>
      </w:ins>
      <w:r w:rsidRPr="00E26286">
        <w:rPr>
          <w:b/>
          <w:i/>
          <w:lang w:val="en-US"/>
        </w:rPr>
        <w:t>positives</w:t>
      </w:r>
      <w:r w:rsidRPr="00697FB8">
        <w:rPr>
          <w:b/>
          <w:i/>
        </w:rPr>
        <w:t xml:space="preserve"> (</w:t>
      </w:r>
      <w:r w:rsidRPr="00E26286">
        <w:rPr>
          <w:b/>
          <w:i/>
          <w:lang w:val="en-US"/>
        </w:rPr>
        <w:t>FP</w:t>
      </w:r>
      <w:r w:rsidRPr="00697FB8">
        <w:rPr>
          <w:b/>
          <w:i/>
        </w:rPr>
        <w:t xml:space="preserve">): </w:t>
      </w:r>
      <w:r>
        <w:t>Οι</w:t>
      </w:r>
      <w:ins w:id="1599" w:author="Koft" w:date="2016-10-26T19:27:00Z">
        <w:r w:rsidR="00071CF4" w:rsidRPr="00071CF4">
          <w:rPr>
            <w:rPrChange w:id="1600" w:author="Koft" w:date="2016-10-26T19:27:00Z">
              <w:rPr>
                <w:b/>
                <w:bCs/>
                <w:i/>
                <w:iCs/>
                <w:color w:val="4F81BD" w:themeColor="accent1"/>
                <w:lang w:val="en-US"/>
              </w:rPr>
            </w:rPrChange>
          </w:rPr>
          <w:t xml:space="preserve"> </w:t>
        </w:r>
      </w:ins>
      <w:r>
        <w:t>περιπτώσεις που προβλέπουμε πως ο σκελετός ανήκει σε μία κλάση, χωρίς όντως να ανήκει σε αυτή.</w:t>
      </w:r>
    </w:p>
    <w:p w:rsidR="00353328" w:rsidRPr="00697FB8" w:rsidRDefault="00353328" w:rsidP="002E28AC">
      <w:pPr>
        <w:jc w:val="both"/>
      </w:pPr>
      <w:r>
        <w:rPr>
          <w:b/>
          <w:i/>
          <w:lang w:val="en-US"/>
        </w:rPr>
        <w:t>F</w:t>
      </w:r>
      <w:r w:rsidRPr="00E26286">
        <w:rPr>
          <w:b/>
          <w:i/>
          <w:lang w:val="en-US"/>
        </w:rPr>
        <w:t>alse</w:t>
      </w:r>
      <w:ins w:id="1601" w:author="Koft" w:date="2016-10-26T19:29:00Z">
        <w:r w:rsidR="00071CF4" w:rsidRPr="00071CF4">
          <w:rPr>
            <w:b/>
            <w:i/>
            <w:rPrChange w:id="1602" w:author="Koft" w:date="2016-10-26T19:29:00Z">
              <w:rPr>
                <w:b/>
                <w:bCs/>
                <w:i/>
                <w:iCs/>
                <w:color w:val="4F81BD" w:themeColor="accent1"/>
                <w:lang w:val="en-US"/>
              </w:rPr>
            </w:rPrChange>
          </w:rPr>
          <w:t xml:space="preserve"> </w:t>
        </w:r>
      </w:ins>
      <w:r w:rsidRPr="00E26286">
        <w:rPr>
          <w:b/>
          <w:i/>
          <w:lang w:val="en-US"/>
        </w:rPr>
        <w:t>negatives</w:t>
      </w:r>
      <w:r w:rsidRPr="00697FB8">
        <w:rPr>
          <w:b/>
          <w:i/>
        </w:rPr>
        <w:t xml:space="preserve"> (</w:t>
      </w:r>
      <w:r w:rsidRPr="00E26286">
        <w:rPr>
          <w:b/>
          <w:i/>
          <w:lang w:val="en-US"/>
        </w:rPr>
        <w:t>FN</w:t>
      </w:r>
      <w:r w:rsidRPr="00697FB8">
        <w:rPr>
          <w:b/>
          <w:i/>
        </w:rPr>
        <w:t xml:space="preserve">): </w:t>
      </w:r>
      <w:r>
        <w:t>Οι</w:t>
      </w:r>
      <w:ins w:id="1603" w:author="Koft" w:date="2016-10-26T19:27:00Z">
        <w:r w:rsidR="00071CF4" w:rsidRPr="00071CF4">
          <w:rPr>
            <w:rPrChange w:id="1604" w:author="Koft" w:date="2016-10-26T19:28:00Z">
              <w:rPr>
                <w:b/>
                <w:bCs/>
                <w:i/>
                <w:iCs/>
                <w:color w:val="4F81BD" w:themeColor="accent1"/>
                <w:lang w:val="en-US"/>
              </w:rPr>
            </w:rPrChange>
          </w:rPr>
          <w:t xml:space="preserve"> </w:t>
        </w:r>
      </w:ins>
      <w:r>
        <w:t>περιπτώσεις που δεν κατατάσσεται ο σκελετός στην κλάση που ανήκει.</w:t>
      </w:r>
    </w:p>
    <w:p w:rsidR="00353328" w:rsidRPr="00AD2261" w:rsidRDefault="00353328" w:rsidP="002E28AC">
      <w:pPr>
        <w:jc w:val="both"/>
      </w:pPr>
      <w:r w:rsidRPr="00353328">
        <w:rPr>
          <w:b/>
          <w:i/>
        </w:rPr>
        <w:t xml:space="preserve">95% </w:t>
      </w:r>
      <w:r>
        <w:rPr>
          <w:b/>
          <w:i/>
          <w:lang w:val="en-US"/>
        </w:rPr>
        <w:t>CI</w:t>
      </w:r>
      <w:r w:rsidRPr="00353328">
        <w:rPr>
          <w:b/>
          <w:i/>
        </w:rPr>
        <w:t xml:space="preserve">: </w:t>
      </w:r>
      <w:r w:rsidRPr="00697FB8">
        <w:t>Το</w:t>
      </w:r>
      <w:r w:rsidRPr="00353328">
        <w:t xml:space="preserve"> 95% </w:t>
      </w:r>
      <w:r w:rsidRPr="00697FB8">
        <w:t>διάστημα</w:t>
      </w:r>
      <w:ins w:id="1605" w:author="Koft" w:date="2016-10-26T19:28:00Z">
        <w:r w:rsidR="00071CF4" w:rsidRPr="00071CF4">
          <w:rPr>
            <w:rPrChange w:id="1606" w:author="Koft" w:date="2016-10-26T19:28:00Z">
              <w:rPr>
                <w:b/>
                <w:bCs/>
                <w:i/>
                <w:iCs/>
                <w:color w:val="4F81BD" w:themeColor="accent1"/>
                <w:lang w:val="en-US"/>
              </w:rPr>
            </w:rPrChange>
          </w:rPr>
          <w:t xml:space="preserve"> </w:t>
        </w:r>
      </w:ins>
      <w:r w:rsidRPr="00697FB8">
        <w:t>εμπιστοσύνης</w:t>
      </w:r>
      <w:ins w:id="1607" w:author="Koft" w:date="2016-10-26T19:28:00Z">
        <w:r w:rsidR="00071CF4" w:rsidRPr="00071CF4">
          <w:rPr>
            <w:rPrChange w:id="1608" w:author="Koft" w:date="2016-10-26T19:28:00Z">
              <w:rPr>
                <w:b/>
                <w:bCs/>
                <w:i/>
                <w:iCs/>
                <w:color w:val="4F81BD" w:themeColor="accent1"/>
                <w:lang w:val="en-US"/>
              </w:rPr>
            </w:rPrChange>
          </w:rPr>
          <w:t>.</w:t>
        </w:r>
      </w:ins>
    </w:p>
    <w:p w:rsidR="00353328" w:rsidRPr="009B293D" w:rsidRDefault="00353328" w:rsidP="002E28AC">
      <w:pPr>
        <w:jc w:val="both"/>
        <w:rPr>
          <w:rFonts w:cs="Arial"/>
          <w:shd w:val="clear" w:color="auto" w:fill="FFFFFF"/>
        </w:rPr>
      </w:pPr>
      <w:r w:rsidRPr="00697FB8">
        <w:rPr>
          <w:rFonts w:cs="Arial"/>
          <w:b/>
          <w:bCs/>
          <w:i/>
          <w:shd w:val="clear" w:color="auto" w:fill="FFFFFF"/>
          <w:lang w:val="en-US"/>
        </w:rPr>
        <w:t>p</w:t>
      </w:r>
      <w:r w:rsidRPr="00697FB8">
        <w:rPr>
          <w:rFonts w:cs="Arial"/>
          <w:b/>
          <w:i/>
          <w:shd w:val="clear" w:color="auto" w:fill="FFFFFF"/>
        </w:rPr>
        <w:t>-</w:t>
      </w:r>
      <w:r w:rsidRPr="00697FB8">
        <w:rPr>
          <w:rFonts w:cs="Arial"/>
          <w:b/>
          <w:bCs/>
          <w:i/>
          <w:shd w:val="clear" w:color="auto" w:fill="FFFFFF"/>
          <w:lang w:val="en-US"/>
        </w:rPr>
        <w:t>value</w:t>
      </w:r>
      <w:r w:rsidRPr="00697FB8">
        <w:rPr>
          <w:rStyle w:val="apple-converted-space"/>
          <w:rFonts w:cs="Arial"/>
          <w:b/>
          <w:i/>
          <w:shd w:val="clear" w:color="auto" w:fill="FFFFFF"/>
        </w:rPr>
        <w:t xml:space="preserve">: </w:t>
      </w:r>
      <w:r>
        <w:rPr>
          <w:rStyle w:val="apple-converted-space"/>
          <w:rFonts w:cs="Arial"/>
          <w:shd w:val="clear" w:color="auto" w:fill="FFFFFF"/>
        </w:rPr>
        <w:t>Η</w:t>
      </w:r>
      <w:ins w:id="1609" w:author="Koft" w:date="2016-10-26T19:28:00Z">
        <w:r w:rsidR="00071CF4" w:rsidRPr="00071CF4">
          <w:rPr>
            <w:rStyle w:val="apple-converted-space"/>
            <w:rFonts w:cs="Arial"/>
            <w:shd w:val="clear" w:color="auto" w:fill="FFFFFF"/>
            <w:rPrChange w:id="1610" w:author="Koft" w:date="2016-10-26T19:28:00Z">
              <w:rPr>
                <w:rStyle w:val="apple-converted-space"/>
                <w:rFonts w:cs="Arial"/>
                <w:shd w:val="clear" w:color="auto" w:fill="FFFFFF"/>
                <w:lang w:val="en-US"/>
              </w:rPr>
            </w:rPrChange>
          </w:rPr>
          <w:t xml:space="preserve"> </w:t>
        </w:r>
      </w:ins>
      <w:r>
        <w:rPr>
          <w:rStyle w:val="apple-converted-space"/>
          <w:rFonts w:cs="Arial"/>
          <w:shd w:val="clear" w:color="auto" w:fill="FFFFFF"/>
        </w:rPr>
        <w:t>πιθανότητα</w:t>
      </w:r>
      <w:ins w:id="1611" w:author="Koft" w:date="2016-10-26T19:28:00Z">
        <w:r w:rsidR="00071CF4" w:rsidRPr="00071CF4">
          <w:rPr>
            <w:rStyle w:val="apple-converted-space"/>
            <w:rFonts w:cs="Arial"/>
            <w:shd w:val="clear" w:color="auto" w:fill="FFFFFF"/>
            <w:rPrChange w:id="1612" w:author="Koft" w:date="2016-10-26T19:28:00Z">
              <w:rPr>
                <w:rStyle w:val="apple-converted-space"/>
                <w:rFonts w:cs="Arial"/>
                <w:shd w:val="clear" w:color="auto" w:fill="FFFFFF"/>
                <w:lang w:val="en-US"/>
              </w:rPr>
            </w:rPrChange>
          </w:rPr>
          <w:t xml:space="preserve"> </w:t>
        </w:r>
      </w:ins>
      <w:r>
        <w:rPr>
          <w:rStyle w:val="apple-converted-space"/>
          <w:rFonts w:cs="Arial"/>
          <w:shd w:val="clear" w:color="auto" w:fill="FFFFFF"/>
        </w:rPr>
        <w:t>να</w:t>
      </w:r>
      <w:ins w:id="1613" w:author="Koft" w:date="2016-10-26T19:28:00Z">
        <w:r w:rsidR="00071CF4" w:rsidRPr="00071CF4">
          <w:rPr>
            <w:rStyle w:val="apple-converted-space"/>
            <w:rFonts w:cs="Arial"/>
            <w:shd w:val="clear" w:color="auto" w:fill="FFFFFF"/>
            <w:rPrChange w:id="1614" w:author="Koft" w:date="2016-10-26T19:28:00Z">
              <w:rPr>
                <w:rStyle w:val="apple-converted-space"/>
                <w:rFonts w:cs="Arial"/>
                <w:shd w:val="clear" w:color="auto" w:fill="FFFFFF"/>
                <w:lang w:val="en-US"/>
              </w:rPr>
            </w:rPrChange>
          </w:rPr>
          <w:t xml:space="preserve"> </w:t>
        </w:r>
      </w:ins>
      <w:r>
        <w:rPr>
          <w:rStyle w:val="apple-converted-space"/>
          <w:rFonts w:cs="Arial"/>
          <w:shd w:val="clear" w:color="auto" w:fill="FFFFFF"/>
        </w:rPr>
        <w:t>αποκτηθεί</w:t>
      </w:r>
      <w:ins w:id="1615" w:author="Koft" w:date="2016-10-26T19:28:00Z">
        <w:r w:rsidR="00071CF4" w:rsidRPr="00071CF4">
          <w:rPr>
            <w:rStyle w:val="apple-converted-space"/>
            <w:rFonts w:cs="Arial"/>
            <w:shd w:val="clear" w:color="auto" w:fill="FFFFFF"/>
            <w:rPrChange w:id="1616" w:author="Koft" w:date="2016-10-26T19:28:00Z">
              <w:rPr>
                <w:rStyle w:val="apple-converted-space"/>
                <w:rFonts w:cs="Arial"/>
                <w:shd w:val="clear" w:color="auto" w:fill="FFFFFF"/>
                <w:lang w:val="en-US"/>
              </w:rPr>
            </w:rPrChange>
          </w:rPr>
          <w:t xml:space="preserve"> </w:t>
        </w:r>
      </w:ins>
      <w:r>
        <w:rPr>
          <w:rStyle w:val="apple-converted-space"/>
          <w:rFonts w:cs="Arial"/>
          <w:shd w:val="clear" w:color="auto" w:fill="FFFFFF"/>
        </w:rPr>
        <w:t>ένα</w:t>
      </w:r>
      <w:ins w:id="1617" w:author="Koft" w:date="2016-10-26T19:28:00Z">
        <w:r w:rsidR="00071CF4" w:rsidRPr="00071CF4">
          <w:rPr>
            <w:rStyle w:val="apple-converted-space"/>
            <w:rFonts w:cs="Arial"/>
            <w:shd w:val="clear" w:color="auto" w:fill="FFFFFF"/>
            <w:rPrChange w:id="1618" w:author="Koft" w:date="2016-10-26T19:28:00Z">
              <w:rPr>
                <w:rStyle w:val="apple-converted-space"/>
                <w:rFonts w:cs="Arial"/>
                <w:shd w:val="clear" w:color="auto" w:fill="FFFFFF"/>
                <w:lang w:val="en-US"/>
              </w:rPr>
            </w:rPrChange>
          </w:rPr>
          <w:t xml:space="preserve"> </w:t>
        </w:r>
      </w:ins>
      <w:r>
        <w:rPr>
          <w:rStyle w:val="apple-converted-space"/>
          <w:rFonts w:cs="Arial"/>
          <w:shd w:val="clear" w:color="auto" w:fill="FFFFFF"/>
        </w:rPr>
        <w:t>αποτέλεσμα</w:t>
      </w:r>
      <w:ins w:id="1619" w:author="Koft" w:date="2016-10-26T19:28:00Z">
        <w:r w:rsidR="00071CF4" w:rsidRPr="00071CF4">
          <w:rPr>
            <w:rStyle w:val="apple-converted-space"/>
            <w:rFonts w:cs="Arial"/>
            <w:shd w:val="clear" w:color="auto" w:fill="FFFFFF"/>
            <w:rPrChange w:id="1620" w:author="Koft" w:date="2016-10-26T19:28:00Z">
              <w:rPr>
                <w:rStyle w:val="apple-converted-space"/>
                <w:rFonts w:cs="Arial"/>
                <w:shd w:val="clear" w:color="auto" w:fill="FFFFFF"/>
                <w:lang w:val="en-US"/>
              </w:rPr>
            </w:rPrChange>
          </w:rPr>
          <w:t xml:space="preserve"> </w:t>
        </w:r>
      </w:ins>
      <w:r>
        <w:rPr>
          <w:rStyle w:val="apple-converted-space"/>
          <w:rFonts w:cs="Arial"/>
          <w:shd w:val="clear" w:color="auto" w:fill="FFFFFF"/>
        </w:rPr>
        <w:t>ίσο</w:t>
      </w:r>
      <w:ins w:id="1621" w:author="Koft" w:date="2016-10-26T19:28:00Z">
        <w:r w:rsidR="00071CF4" w:rsidRPr="00071CF4">
          <w:rPr>
            <w:rStyle w:val="apple-converted-space"/>
            <w:rFonts w:cs="Arial"/>
            <w:shd w:val="clear" w:color="auto" w:fill="FFFFFF"/>
            <w:rPrChange w:id="1622" w:author="Koft" w:date="2016-10-26T19:28:00Z">
              <w:rPr>
                <w:rStyle w:val="apple-converted-space"/>
                <w:rFonts w:cs="Arial"/>
                <w:shd w:val="clear" w:color="auto" w:fill="FFFFFF"/>
                <w:lang w:val="en-US"/>
              </w:rPr>
            </w:rPrChange>
          </w:rPr>
          <w:t xml:space="preserve"> </w:t>
        </w:r>
      </w:ins>
      <w:r>
        <w:rPr>
          <w:rStyle w:val="apple-converted-space"/>
          <w:rFonts w:cs="Arial"/>
          <w:shd w:val="clear" w:color="auto" w:fill="FFFFFF"/>
        </w:rPr>
        <w:t>ή</w:t>
      </w:r>
      <w:r w:rsidRPr="00697FB8">
        <w:rPr>
          <w:rStyle w:val="apple-converted-space"/>
          <w:rFonts w:cs="Arial"/>
          <w:shd w:val="clear" w:color="auto" w:fill="FFFFFF"/>
        </w:rPr>
        <w:t xml:space="preserve"> “</w:t>
      </w:r>
      <w:r>
        <w:rPr>
          <w:rStyle w:val="apple-converted-space"/>
          <w:rFonts w:cs="Arial"/>
          <w:shd w:val="clear" w:color="auto" w:fill="FFFFFF"/>
        </w:rPr>
        <w:t>πιο</w:t>
      </w:r>
      <w:ins w:id="1623" w:author="Koft" w:date="2016-10-26T19:28:00Z">
        <w:r w:rsidR="00071CF4" w:rsidRPr="00071CF4">
          <w:rPr>
            <w:rStyle w:val="apple-converted-space"/>
            <w:rFonts w:cs="Arial"/>
            <w:shd w:val="clear" w:color="auto" w:fill="FFFFFF"/>
            <w:rPrChange w:id="1624" w:author="Koft" w:date="2016-10-26T19:28:00Z">
              <w:rPr>
                <w:rStyle w:val="apple-converted-space"/>
                <w:rFonts w:cs="Arial"/>
                <w:shd w:val="clear" w:color="auto" w:fill="FFFFFF"/>
                <w:lang w:val="en-US"/>
              </w:rPr>
            </w:rPrChange>
          </w:rPr>
          <w:t xml:space="preserve"> </w:t>
        </w:r>
      </w:ins>
      <w:r>
        <w:rPr>
          <w:rStyle w:val="apple-converted-space"/>
          <w:rFonts w:cs="Arial"/>
          <w:shd w:val="clear" w:color="auto" w:fill="FFFFFF"/>
        </w:rPr>
        <w:t>ακραίο</w:t>
      </w:r>
      <w:r w:rsidRPr="00697FB8">
        <w:rPr>
          <w:rFonts w:cs="Arial"/>
          <w:color w:val="222222"/>
          <w:sz w:val="20"/>
          <w:szCs w:val="20"/>
          <w:shd w:val="clear" w:color="auto" w:fill="FFFFFF"/>
        </w:rPr>
        <w:t>”</w:t>
      </w:r>
      <w:ins w:id="1625" w:author="Koft" w:date="2016-10-26T19:28:00Z">
        <w:r w:rsidR="00071CF4" w:rsidRPr="00071CF4">
          <w:rPr>
            <w:rFonts w:cs="Arial"/>
            <w:color w:val="222222"/>
            <w:sz w:val="20"/>
            <w:szCs w:val="20"/>
            <w:shd w:val="clear" w:color="auto" w:fill="FFFFFF"/>
            <w:rPrChange w:id="1626" w:author="Koft" w:date="2016-10-26T19:28:00Z">
              <w:rPr>
                <w:rFonts w:cs="Arial"/>
                <w:color w:val="222222"/>
                <w:sz w:val="20"/>
                <w:szCs w:val="20"/>
                <w:shd w:val="clear" w:color="auto" w:fill="FFFFFF"/>
                <w:lang w:val="en-US"/>
              </w:rPr>
            </w:rPrChange>
          </w:rPr>
          <w:t xml:space="preserve"> </w:t>
        </w:r>
      </w:ins>
      <w:r>
        <w:rPr>
          <w:rFonts w:cs="Arial"/>
          <w:shd w:val="clear" w:color="auto" w:fill="FFFFFF"/>
        </w:rPr>
        <w:t>από</w:t>
      </w:r>
      <w:ins w:id="1627" w:author="Koft" w:date="2016-10-26T19:28:00Z">
        <w:r w:rsidR="00071CF4" w:rsidRPr="00071CF4">
          <w:rPr>
            <w:rFonts w:cs="Arial"/>
            <w:shd w:val="clear" w:color="auto" w:fill="FFFFFF"/>
            <w:rPrChange w:id="1628" w:author="Koft" w:date="2016-10-26T19:28:00Z">
              <w:rPr>
                <w:rFonts w:cs="Arial"/>
                <w:shd w:val="clear" w:color="auto" w:fill="FFFFFF"/>
                <w:lang w:val="en-US"/>
              </w:rPr>
            </w:rPrChange>
          </w:rPr>
          <w:t xml:space="preserve"> </w:t>
        </w:r>
      </w:ins>
      <w:r>
        <w:rPr>
          <w:rFonts w:cs="Arial"/>
          <w:shd w:val="clear" w:color="auto" w:fill="FFFFFF"/>
        </w:rPr>
        <w:t>αυτό</w:t>
      </w:r>
      <w:ins w:id="1629" w:author="Koft" w:date="2016-10-26T19:28:00Z">
        <w:r w:rsidR="00071CF4" w:rsidRPr="00071CF4">
          <w:rPr>
            <w:rFonts w:cs="Arial"/>
            <w:shd w:val="clear" w:color="auto" w:fill="FFFFFF"/>
            <w:rPrChange w:id="1630" w:author="Koft" w:date="2016-10-26T19:28:00Z">
              <w:rPr>
                <w:rFonts w:cs="Arial"/>
                <w:shd w:val="clear" w:color="auto" w:fill="FFFFFF"/>
                <w:lang w:val="en-US"/>
              </w:rPr>
            </w:rPrChange>
          </w:rPr>
          <w:t xml:space="preserve"> </w:t>
        </w:r>
      </w:ins>
      <w:r>
        <w:rPr>
          <w:rFonts w:cs="Arial"/>
          <w:shd w:val="clear" w:color="auto" w:fill="FFFFFF"/>
        </w:rPr>
        <w:t>που</w:t>
      </w:r>
      <w:ins w:id="1631" w:author="Koft" w:date="2016-10-26T19:28:00Z">
        <w:r w:rsidR="00071CF4" w:rsidRPr="00071CF4">
          <w:rPr>
            <w:rFonts w:cs="Arial"/>
            <w:shd w:val="clear" w:color="auto" w:fill="FFFFFF"/>
            <w:rPrChange w:id="1632" w:author="Koft" w:date="2016-10-26T19:28:00Z">
              <w:rPr>
                <w:rFonts w:cs="Arial"/>
                <w:shd w:val="clear" w:color="auto" w:fill="FFFFFF"/>
                <w:lang w:val="en-US"/>
              </w:rPr>
            </w:rPrChange>
          </w:rPr>
          <w:t xml:space="preserve"> </w:t>
        </w:r>
      </w:ins>
      <w:r>
        <w:rPr>
          <w:rFonts w:cs="Arial"/>
          <w:shd w:val="clear" w:color="auto" w:fill="FFFFFF"/>
        </w:rPr>
        <w:t>έχει</w:t>
      </w:r>
      <w:ins w:id="1633" w:author="Koft" w:date="2016-10-26T19:28:00Z">
        <w:r w:rsidR="00071CF4" w:rsidRPr="00071CF4">
          <w:rPr>
            <w:rFonts w:cs="Arial"/>
            <w:shd w:val="clear" w:color="auto" w:fill="FFFFFF"/>
            <w:rPrChange w:id="1634" w:author="Koft" w:date="2016-10-26T19:28:00Z">
              <w:rPr>
                <w:rFonts w:cs="Arial"/>
                <w:shd w:val="clear" w:color="auto" w:fill="FFFFFF"/>
                <w:lang w:val="en-US"/>
              </w:rPr>
            </w:rPrChange>
          </w:rPr>
          <w:t xml:space="preserve"> </w:t>
        </w:r>
      </w:ins>
      <w:r>
        <w:rPr>
          <w:rFonts w:cs="Arial"/>
          <w:shd w:val="clear" w:color="auto" w:fill="FFFFFF"/>
        </w:rPr>
        <w:t>παρατηρηθεί</w:t>
      </w:r>
      <w:r w:rsidRPr="00697FB8">
        <w:rPr>
          <w:rFonts w:cs="Arial"/>
          <w:shd w:val="clear" w:color="auto" w:fill="FFFFFF"/>
        </w:rPr>
        <w:t xml:space="preserve">, </w:t>
      </w:r>
      <w:r>
        <w:rPr>
          <w:rFonts w:cs="Arial"/>
          <w:shd w:val="clear" w:color="auto" w:fill="FFFFFF"/>
        </w:rPr>
        <w:t>όταν</w:t>
      </w:r>
      <w:ins w:id="1635" w:author="Koft" w:date="2016-10-26T19:28:00Z">
        <w:r w:rsidR="00071CF4" w:rsidRPr="00071CF4">
          <w:rPr>
            <w:rFonts w:cs="Arial"/>
            <w:shd w:val="clear" w:color="auto" w:fill="FFFFFF"/>
            <w:rPrChange w:id="1636" w:author="Koft" w:date="2016-10-26T19:28:00Z">
              <w:rPr>
                <w:rFonts w:cs="Arial"/>
                <w:shd w:val="clear" w:color="auto" w:fill="FFFFFF"/>
                <w:lang w:val="en-US"/>
              </w:rPr>
            </w:rPrChange>
          </w:rPr>
          <w:t xml:space="preserve"> </w:t>
        </w:r>
      </w:ins>
      <w:r>
        <w:rPr>
          <w:rFonts w:cs="Arial"/>
          <w:shd w:val="clear" w:color="auto" w:fill="FFFFFF"/>
        </w:rPr>
        <w:t>η</w:t>
      </w:r>
      <w:ins w:id="1637" w:author="Koft" w:date="2016-10-26T19:28:00Z">
        <w:r w:rsidR="00071CF4" w:rsidRPr="00071CF4">
          <w:rPr>
            <w:rFonts w:cs="Arial"/>
            <w:shd w:val="clear" w:color="auto" w:fill="FFFFFF"/>
            <w:rPrChange w:id="1638" w:author="Koft" w:date="2016-10-26T19:28:00Z">
              <w:rPr>
                <w:rFonts w:cs="Arial"/>
                <w:shd w:val="clear" w:color="auto" w:fill="FFFFFF"/>
                <w:lang w:val="en-US"/>
              </w:rPr>
            </w:rPrChange>
          </w:rPr>
          <w:t xml:space="preserve"> </w:t>
        </w:r>
      </w:ins>
      <w:r>
        <w:rPr>
          <w:rFonts w:cs="Arial"/>
          <w:shd w:val="clear" w:color="auto" w:fill="FFFFFF"/>
        </w:rPr>
        <w:t>μηδενική</w:t>
      </w:r>
      <w:ins w:id="1639" w:author="Koft" w:date="2016-10-26T19:28:00Z">
        <w:r w:rsidR="00071CF4" w:rsidRPr="00071CF4">
          <w:rPr>
            <w:rFonts w:cs="Arial"/>
            <w:shd w:val="clear" w:color="auto" w:fill="FFFFFF"/>
            <w:rPrChange w:id="1640" w:author="Koft" w:date="2016-10-26T19:28:00Z">
              <w:rPr>
                <w:rFonts w:cs="Arial"/>
                <w:shd w:val="clear" w:color="auto" w:fill="FFFFFF"/>
                <w:lang w:val="en-US"/>
              </w:rPr>
            </w:rPrChange>
          </w:rPr>
          <w:t xml:space="preserve"> </w:t>
        </w:r>
      </w:ins>
      <w:r>
        <w:rPr>
          <w:rFonts w:cs="Arial"/>
          <w:shd w:val="clear" w:color="auto" w:fill="FFFFFF"/>
        </w:rPr>
        <w:t>υπόθεση</w:t>
      </w:r>
      <w:ins w:id="1641" w:author="Koft" w:date="2016-10-26T19:28:00Z">
        <w:r w:rsidR="00071CF4" w:rsidRPr="00071CF4">
          <w:rPr>
            <w:rFonts w:cs="Arial"/>
            <w:shd w:val="clear" w:color="auto" w:fill="FFFFFF"/>
            <w:rPrChange w:id="1642" w:author="Koft" w:date="2016-10-26T19:28:00Z">
              <w:rPr>
                <w:rFonts w:cs="Arial"/>
                <w:shd w:val="clear" w:color="auto" w:fill="FFFFFF"/>
                <w:lang w:val="en-US"/>
              </w:rPr>
            </w:rPrChange>
          </w:rPr>
          <w:t xml:space="preserve"> </w:t>
        </w:r>
      </w:ins>
      <w:r>
        <w:rPr>
          <w:rFonts w:cs="Arial"/>
          <w:shd w:val="clear" w:color="auto" w:fill="FFFFFF"/>
        </w:rPr>
        <w:t>είναι</w:t>
      </w:r>
      <w:ins w:id="1643" w:author="Koft" w:date="2016-10-26T19:28:00Z">
        <w:r w:rsidR="00071CF4" w:rsidRPr="00071CF4">
          <w:rPr>
            <w:rFonts w:cs="Arial"/>
            <w:shd w:val="clear" w:color="auto" w:fill="FFFFFF"/>
            <w:rPrChange w:id="1644" w:author="Koft" w:date="2016-10-26T19:28:00Z">
              <w:rPr>
                <w:rFonts w:cs="Arial"/>
                <w:shd w:val="clear" w:color="auto" w:fill="FFFFFF"/>
                <w:lang w:val="en-US"/>
              </w:rPr>
            </w:rPrChange>
          </w:rPr>
          <w:t xml:space="preserve"> </w:t>
        </w:r>
      </w:ins>
      <w:r>
        <w:rPr>
          <w:rFonts w:cs="Arial"/>
          <w:shd w:val="clear" w:color="auto" w:fill="FFFFFF"/>
        </w:rPr>
        <w:t>αληθής</w:t>
      </w:r>
      <w:r w:rsidRPr="00697FB8">
        <w:rPr>
          <w:rFonts w:cs="Arial"/>
          <w:shd w:val="clear" w:color="auto" w:fill="FFFFFF"/>
        </w:rPr>
        <w:t>.(</w:t>
      </w:r>
      <w:del w:id="1645" w:author="Koft" w:date="2016-10-26T19:29:00Z">
        <w:r w:rsidRPr="00697FB8" w:rsidDel="00AD2261">
          <w:rPr>
            <w:rFonts w:cs="Arial"/>
            <w:shd w:val="clear" w:color="auto" w:fill="FFFFFF"/>
          </w:rPr>
          <w:delText xml:space="preserve"> </w:delText>
        </w:r>
      </w:del>
      <w:r>
        <w:rPr>
          <w:rFonts w:cs="Arial"/>
          <w:shd w:val="clear" w:color="auto" w:fill="FFFFFF"/>
        </w:rPr>
        <w:t>Η</w:t>
      </w:r>
      <w:ins w:id="1646" w:author="Koft" w:date="2016-10-26T19:28:00Z">
        <w:r w:rsidR="00071CF4" w:rsidRPr="00071CF4">
          <w:rPr>
            <w:rFonts w:cs="Arial"/>
            <w:shd w:val="clear" w:color="auto" w:fill="FFFFFF"/>
            <w:rPrChange w:id="1647" w:author="Koft" w:date="2016-10-26T19:28:00Z">
              <w:rPr>
                <w:rFonts w:cs="Arial"/>
                <w:shd w:val="clear" w:color="auto" w:fill="FFFFFF"/>
                <w:lang w:val="en-US"/>
              </w:rPr>
            </w:rPrChange>
          </w:rPr>
          <w:t xml:space="preserve"> </w:t>
        </w:r>
      </w:ins>
      <w:r>
        <w:rPr>
          <w:rFonts w:cs="Arial"/>
          <w:shd w:val="clear" w:color="auto" w:fill="FFFFFF"/>
        </w:rPr>
        <w:t>μηδενική</w:t>
      </w:r>
      <w:ins w:id="1648" w:author="Koft" w:date="2016-10-26T19:28:00Z">
        <w:r w:rsidR="00071CF4" w:rsidRPr="00071CF4">
          <w:rPr>
            <w:rFonts w:cs="Arial"/>
            <w:shd w:val="clear" w:color="auto" w:fill="FFFFFF"/>
            <w:rPrChange w:id="1649" w:author="Koft" w:date="2016-10-26T19:28:00Z">
              <w:rPr>
                <w:rFonts w:cs="Arial"/>
                <w:shd w:val="clear" w:color="auto" w:fill="FFFFFF"/>
                <w:lang w:val="en-US"/>
              </w:rPr>
            </w:rPrChange>
          </w:rPr>
          <w:t xml:space="preserve"> </w:t>
        </w:r>
      </w:ins>
      <w:r>
        <w:rPr>
          <w:rFonts w:cs="Arial"/>
          <w:shd w:val="clear" w:color="auto" w:fill="FFFFFF"/>
        </w:rPr>
        <w:t>υπόθεση</w:t>
      </w:r>
      <w:ins w:id="1650" w:author="Koft" w:date="2016-10-26T19:28:00Z">
        <w:r w:rsidR="00071CF4" w:rsidRPr="00071CF4">
          <w:rPr>
            <w:rFonts w:cs="Arial"/>
            <w:shd w:val="clear" w:color="auto" w:fill="FFFFFF"/>
            <w:rPrChange w:id="1651" w:author="Koft" w:date="2016-10-26T19:28:00Z">
              <w:rPr>
                <w:rFonts w:cs="Arial"/>
                <w:shd w:val="clear" w:color="auto" w:fill="FFFFFF"/>
                <w:lang w:val="en-US"/>
              </w:rPr>
            </w:rPrChange>
          </w:rPr>
          <w:t xml:space="preserve"> </w:t>
        </w:r>
      </w:ins>
      <w:r>
        <w:rPr>
          <w:rFonts w:cs="Arial"/>
          <w:shd w:val="clear" w:color="auto" w:fill="FFFFFF"/>
        </w:rPr>
        <w:t>στην</w:t>
      </w:r>
      <w:ins w:id="1652" w:author="Koft" w:date="2016-10-26T19:28:00Z">
        <w:r w:rsidR="00071CF4" w:rsidRPr="00071CF4">
          <w:rPr>
            <w:rFonts w:cs="Arial"/>
            <w:shd w:val="clear" w:color="auto" w:fill="FFFFFF"/>
            <w:rPrChange w:id="1653" w:author="Koft" w:date="2016-10-26T19:28:00Z">
              <w:rPr>
                <w:rFonts w:cs="Arial"/>
                <w:shd w:val="clear" w:color="auto" w:fill="FFFFFF"/>
                <w:lang w:val="en-US"/>
              </w:rPr>
            </w:rPrChange>
          </w:rPr>
          <w:t xml:space="preserve"> </w:t>
        </w:r>
      </w:ins>
      <w:r>
        <w:rPr>
          <w:rFonts w:cs="Arial"/>
          <w:shd w:val="clear" w:color="auto" w:fill="FFFFFF"/>
        </w:rPr>
        <w:t>περίπτωση</w:t>
      </w:r>
      <w:r w:rsidR="00AA64FB">
        <w:rPr>
          <w:rFonts w:cs="Arial"/>
          <w:shd w:val="clear" w:color="auto" w:fill="FFFFFF"/>
        </w:rPr>
        <w:t xml:space="preserve"> του </w:t>
      </w:r>
      <w:r w:rsidR="00AA64FB">
        <w:rPr>
          <w:rFonts w:cs="Arial"/>
          <w:shd w:val="clear" w:color="auto" w:fill="FFFFFF"/>
          <w:lang w:val="en-US"/>
        </w:rPr>
        <w:t>SVM</w:t>
      </w:r>
      <w:ins w:id="1654" w:author="Koft" w:date="2016-10-26T19:28:00Z">
        <w:r w:rsidR="00071CF4" w:rsidRPr="00071CF4">
          <w:rPr>
            <w:rFonts w:cs="Arial"/>
            <w:shd w:val="clear" w:color="auto" w:fill="FFFFFF"/>
            <w:rPrChange w:id="1655" w:author="Koft" w:date="2016-10-26T19:28:00Z">
              <w:rPr>
                <w:rFonts w:cs="Arial"/>
                <w:shd w:val="clear" w:color="auto" w:fill="FFFFFF"/>
                <w:lang w:val="en-US"/>
              </w:rPr>
            </w:rPrChange>
          </w:rPr>
          <w:t xml:space="preserve"> </w:t>
        </w:r>
      </w:ins>
      <w:r>
        <w:rPr>
          <w:rFonts w:cs="Arial"/>
          <w:shd w:val="clear" w:color="auto" w:fill="FFFFFF"/>
        </w:rPr>
        <w:t>είναι</w:t>
      </w:r>
      <w:ins w:id="1656" w:author="Koft" w:date="2016-10-26T19:28:00Z">
        <w:r w:rsidR="00071CF4" w:rsidRPr="00071CF4">
          <w:rPr>
            <w:rFonts w:cs="Arial"/>
            <w:shd w:val="clear" w:color="auto" w:fill="FFFFFF"/>
            <w:rPrChange w:id="1657" w:author="Koft" w:date="2016-10-26T19:28:00Z">
              <w:rPr>
                <w:rFonts w:cs="Arial"/>
                <w:shd w:val="clear" w:color="auto" w:fill="FFFFFF"/>
                <w:lang w:val="en-US"/>
              </w:rPr>
            </w:rPrChange>
          </w:rPr>
          <w:t xml:space="preserve"> </w:t>
        </w:r>
      </w:ins>
      <w:r>
        <w:rPr>
          <w:rFonts w:cs="Arial"/>
          <w:shd w:val="clear" w:color="auto" w:fill="FFFFFF"/>
        </w:rPr>
        <w:t>πως</w:t>
      </w:r>
      <w:ins w:id="1658" w:author="Koft" w:date="2016-10-26T19:28:00Z">
        <w:r w:rsidR="00071CF4" w:rsidRPr="00071CF4">
          <w:rPr>
            <w:rFonts w:cs="Arial"/>
            <w:shd w:val="clear" w:color="auto" w:fill="FFFFFF"/>
            <w:rPrChange w:id="1659" w:author="Koft" w:date="2016-10-26T19:28:00Z">
              <w:rPr>
                <w:rFonts w:cs="Arial"/>
                <w:shd w:val="clear" w:color="auto" w:fill="FFFFFF"/>
                <w:lang w:val="en-US"/>
              </w:rPr>
            </w:rPrChange>
          </w:rPr>
          <w:t xml:space="preserve"> </w:t>
        </w:r>
      </w:ins>
      <w:r>
        <w:rPr>
          <w:rFonts w:cs="Arial"/>
          <w:shd w:val="clear" w:color="auto" w:fill="FFFFFF"/>
        </w:rPr>
        <w:t>ο</w:t>
      </w:r>
      <w:ins w:id="1660" w:author="Koft" w:date="2016-10-26T19:28:00Z">
        <w:r w:rsidR="00071CF4" w:rsidRPr="00071CF4">
          <w:rPr>
            <w:rFonts w:cs="Arial"/>
            <w:shd w:val="clear" w:color="auto" w:fill="FFFFFF"/>
            <w:rPrChange w:id="1661" w:author="Koft" w:date="2016-10-26T19:28:00Z">
              <w:rPr>
                <w:rFonts w:cs="Arial"/>
                <w:shd w:val="clear" w:color="auto" w:fill="FFFFFF"/>
                <w:lang w:val="en-US"/>
              </w:rPr>
            </w:rPrChange>
          </w:rPr>
          <w:t xml:space="preserve"> </w:t>
        </w:r>
      </w:ins>
      <w:r>
        <w:rPr>
          <w:rFonts w:cs="Arial"/>
          <w:shd w:val="clear" w:color="auto" w:fill="FFFFFF"/>
        </w:rPr>
        <w:t>σκελετός</w:t>
      </w:r>
      <w:ins w:id="1662" w:author="Koft" w:date="2016-10-26T19:28:00Z">
        <w:r w:rsidR="00071CF4" w:rsidRPr="00071CF4">
          <w:rPr>
            <w:rFonts w:cs="Arial"/>
            <w:shd w:val="clear" w:color="auto" w:fill="FFFFFF"/>
            <w:rPrChange w:id="1663" w:author="Koft" w:date="2016-10-26T19:28:00Z">
              <w:rPr>
                <w:rFonts w:cs="Arial"/>
                <w:shd w:val="clear" w:color="auto" w:fill="FFFFFF"/>
                <w:lang w:val="en-US"/>
              </w:rPr>
            </w:rPrChange>
          </w:rPr>
          <w:t xml:space="preserve"> </w:t>
        </w:r>
      </w:ins>
      <w:r>
        <w:rPr>
          <w:rFonts w:cs="Arial"/>
          <w:shd w:val="clear" w:color="auto" w:fill="FFFFFF"/>
        </w:rPr>
        <w:t>δεν</w:t>
      </w:r>
      <w:ins w:id="1664" w:author="Koft" w:date="2016-10-26T19:28:00Z">
        <w:r w:rsidR="00071CF4" w:rsidRPr="00071CF4">
          <w:rPr>
            <w:rFonts w:cs="Arial"/>
            <w:shd w:val="clear" w:color="auto" w:fill="FFFFFF"/>
            <w:rPrChange w:id="1665" w:author="Koft" w:date="2016-10-26T19:28:00Z">
              <w:rPr>
                <w:rFonts w:cs="Arial"/>
                <w:shd w:val="clear" w:color="auto" w:fill="FFFFFF"/>
                <w:lang w:val="en-US"/>
              </w:rPr>
            </w:rPrChange>
          </w:rPr>
          <w:t xml:space="preserve"> </w:t>
        </w:r>
      </w:ins>
      <w:r>
        <w:rPr>
          <w:rFonts w:cs="Arial"/>
          <w:shd w:val="clear" w:color="auto" w:fill="FFFFFF"/>
        </w:rPr>
        <w:t>ανήκει</w:t>
      </w:r>
      <w:ins w:id="1666" w:author="Koft" w:date="2016-10-26T19:28:00Z">
        <w:r w:rsidR="00071CF4" w:rsidRPr="00071CF4">
          <w:rPr>
            <w:rFonts w:cs="Arial"/>
            <w:shd w:val="clear" w:color="auto" w:fill="FFFFFF"/>
            <w:rPrChange w:id="1667" w:author="Koft" w:date="2016-10-26T19:29:00Z">
              <w:rPr>
                <w:rFonts w:cs="Arial"/>
                <w:shd w:val="clear" w:color="auto" w:fill="FFFFFF"/>
                <w:lang w:val="en-US"/>
              </w:rPr>
            </w:rPrChange>
          </w:rPr>
          <w:t xml:space="preserve"> </w:t>
        </w:r>
      </w:ins>
      <w:r>
        <w:rPr>
          <w:rFonts w:cs="Arial"/>
          <w:shd w:val="clear" w:color="auto" w:fill="FFFFFF"/>
        </w:rPr>
        <w:t>στο</w:t>
      </w:r>
      <w:ins w:id="1668" w:author="Koft" w:date="2016-10-26T19:29:00Z">
        <w:r w:rsidR="00071CF4" w:rsidRPr="00071CF4">
          <w:rPr>
            <w:rFonts w:cs="Arial"/>
            <w:shd w:val="clear" w:color="auto" w:fill="FFFFFF"/>
            <w:rPrChange w:id="1669" w:author="Koft" w:date="2016-10-26T19:29:00Z">
              <w:rPr>
                <w:rFonts w:cs="Arial"/>
                <w:shd w:val="clear" w:color="auto" w:fill="FFFFFF"/>
                <w:lang w:val="en-US"/>
              </w:rPr>
            </w:rPrChange>
          </w:rPr>
          <w:t xml:space="preserve"> </w:t>
        </w:r>
      </w:ins>
      <w:r>
        <w:rPr>
          <w:rFonts w:cs="Arial"/>
          <w:shd w:val="clear" w:color="auto" w:fill="FFFFFF"/>
        </w:rPr>
        <w:t>πρόσωπο</w:t>
      </w:r>
      <w:ins w:id="1670" w:author="Koft" w:date="2016-10-26T19:29:00Z">
        <w:r w:rsidR="00071CF4" w:rsidRPr="00071CF4">
          <w:rPr>
            <w:rFonts w:cs="Arial"/>
            <w:shd w:val="clear" w:color="auto" w:fill="FFFFFF"/>
            <w:rPrChange w:id="1671" w:author="Koft" w:date="2016-10-26T19:29:00Z">
              <w:rPr>
                <w:rFonts w:cs="Arial"/>
                <w:shd w:val="clear" w:color="auto" w:fill="FFFFFF"/>
                <w:lang w:val="en-US"/>
              </w:rPr>
            </w:rPrChange>
          </w:rPr>
          <w:t xml:space="preserve"> </w:t>
        </w:r>
      </w:ins>
      <w:r>
        <w:rPr>
          <w:rFonts w:cs="Arial"/>
          <w:shd w:val="clear" w:color="auto" w:fill="FFFFFF"/>
        </w:rPr>
        <w:t>ενδιαφέροντος</w:t>
      </w:r>
      <w:r w:rsidRPr="00697FB8">
        <w:rPr>
          <w:rFonts w:cs="Arial"/>
          <w:shd w:val="clear" w:color="auto" w:fill="FFFFFF"/>
        </w:rPr>
        <w:t xml:space="preserve">, </w:t>
      </w:r>
      <w:r>
        <w:rPr>
          <w:rFonts w:cs="Arial"/>
          <w:shd w:val="clear" w:color="auto" w:fill="FFFFFF"/>
        </w:rPr>
        <w:t>δηλαδή</w:t>
      </w:r>
      <w:ins w:id="1672" w:author="Koft" w:date="2016-10-26T19:29:00Z">
        <w:r w:rsidR="00071CF4" w:rsidRPr="00071CF4">
          <w:rPr>
            <w:rFonts w:cs="Arial"/>
            <w:shd w:val="clear" w:color="auto" w:fill="FFFFFF"/>
            <w:rPrChange w:id="1673" w:author="Koft" w:date="2016-10-26T19:29:00Z">
              <w:rPr>
                <w:rFonts w:cs="Arial"/>
                <w:shd w:val="clear" w:color="auto" w:fill="FFFFFF"/>
                <w:lang w:val="en-US"/>
              </w:rPr>
            </w:rPrChange>
          </w:rPr>
          <w:t xml:space="preserve"> </w:t>
        </w:r>
      </w:ins>
      <w:r>
        <w:rPr>
          <w:rFonts w:cs="Arial"/>
          <w:shd w:val="clear" w:color="auto" w:fill="FFFFFF"/>
        </w:rPr>
        <w:t>αυτό</w:t>
      </w:r>
      <w:ins w:id="1674" w:author="Koft" w:date="2016-10-26T19:29:00Z">
        <w:r w:rsidR="00071CF4" w:rsidRPr="00071CF4">
          <w:rPr>
            <w:rFonts w:cs="Arial"/>
            <w:shd w:val="clear" w:color="auto" w:fill="FFFFFF"/>
            <w:rPrChange w:id="1675" w:author="Koft" w:date="2016-10-26T19:29:00Z">
              <w:rPr>
                <w:rFonts w:cs="Arial"/>
                <w:shd w:val="clear" w:color="auto" w:fill="FFFFFF"/>
                <w:lang w:val="en-US"/>
              </w:rPr>
            </w:rPrChange>
          </w:rPr>
          <w:t xml:space="preserve"> </w:t>
        </w:r>
      </w:ins>
      <w:r>
        <w:rPr>
          <w:rFonts w:cs="Arial"/>
          <w:shd w:val="clear" w:color="auto" w:fill="FFFFFF"/>
        </w:rPr>
        <w:t>που</w:t>
      </w:r>
      <w:ins w:id="1676" w:author="Koft" w:date="2016-10-26T19:29:00Z">
        <w:r w:rsidR="00071CF4" w:rsidRPr="00071CF4">
          <w:rPr>
            <w:rFonts w:cs="Arial"/>
            <w:shd w:val="clear" w:color="auto" w:fill="FFFFFF"/>
            <w:rPrChange w:id="1677" w:author="Koft" w:date="2016-10-26T19:29:00Z">
              <w:rPr>
                <w:rFonts w:cs="Arial"/>
                <w:shd w:val="clear" w:color="auto" w:fill="FFFFFF"/>
                <w:lang w:val="en-US"/>
              </w:rPr>
            </w:rPrChange>
          </w:rPr>
          <w:t xml:space="preserve"> </w:t>
        </w:r>
      </w:ins>
      <w:r>
        <w:rPr>
          <w:rFonts w:cs="Arial"/>
          <w:shd w:val="clear" w:color="auto" w:fill="FFFFFF"/>
        </w:rPr>
        <w:t>θέλουμε</w:t>
      </w:r>
      <w:ins w:id="1678" w:author="Koft" w:date="2016-10-26T19:29:00Z">
        <w:r w:rsidR="00071CF4" w:rsidRPr="00071CF4">
          <w:rPr>
            <w:rFonts w:cs="Arial"/>
            <w:shd w:val="clear" w:color="auto" w:fill="FFFFFF"/>
            <w:rPrChange w:id="1679" w:author="Koft" w:date="2016-10-26T19:29:00Z">
              <w:rPr>
                <w:rFonts w:cs="Arial"/>
                <w:shd w:val="clear" w:color="auto" w:fill="FFFFFF"/>
                <w:lang w:val="en-US"/>
              </w:rPr>
            </w:rPrChange>
          </w:rPr>
          <w:t xml:space="preserve"> </w:t>
        </w:r>
      </w:ins>
      <w:r>
        <w:rPr>
          <w:rFonts w:cs="Arial"/>
          <w:shd w:val="clear" w:color="auto" w:fill="FFFFFF"/>
        </w:rPr>
        <w:t>να</w:t>
      </w:r>
      <w:ins w:id="1680" w:author="Koft" w:date="2016-10-26T19:29:00Z">
        <w:r w:rsidR="00071CF4" w:rsidRPr="00071CF4">
          <w:rPr>
            <w:rFonts w:cs="Arial"/>
            <w:shd w:val="clear" w:color="auto" w:fill="FFFFFF"/>
            <w:rPrChange w:id="1681" w:author="Koft" w:date="2016-10-26T19:29:00Z">
              <w:rPr>
                <w:rFonts w:cs="Arial"/>
                <w:shd w:val="clear" w:color="auto" w:fill="FFFFFF"/>
                <w:lang w:val="en-US"/>
              </w:rPr>
            </w:rPrChange>
          </w:rPr>
          <w:t xml:space="preserve"> </w:t>
        </w:r>
      </w:ins>
      <w:r>
        <w:rPr>
          <w:rFonts w:cs="Arial"/>
          <w:shd w:val="clear" w:color="auto" w:fill="FFFFFF"/>
        </w:rPr>
        <w:t>ταυτοποιηθεί</w:t>
      </w:r>
      <w:ins w:id="1682" w:author="Koft" w:date="2016-10-26T19:29:00Z">
        <w:r w:rsidR="00071CF4" w:rsidRPr="00071CF4">
          <w:rPr>
            <w:rFonts w:cs="Arial"/>
            <w:shd w:val="clear" w:color="auto" w:fill="FFFFFF"/>
            <w:rPrChange w:id="1683" w:author="Koft" w:date="2016-10-26T19:29:00Z">
              <w:rPr>
                <w:rFonts w:cs="Arial"/>
                <w:shd w:val="clear" w:color="auto" w:fill="FFFFFF"/>
                <w:lang w:val="en-US"/>
              </w:rPr>
            </w:rPrChange>
          </w:rPr>
          <w:t xml:space="preserve"> </w:t>
        </w:r>
      </w:ins>
      <w:r>
        <w:rPr>
          <w:rFonts w:cs="Arial"/>
          <w:shd w:val="clear" w:color="auto" w:fill="FFFFFF"/>
        </w:rPr>
        <w:t>- η κλάση με τιμή +1</w:t>
      </w:r>
      <w:ins w:id="1684" w:author="Koft" w:date="2016-10-26T19:29:00Z">
        <w:r w:rsidR="00071CF4" w:rsidRPr="00071CF4">
          <w:rPr>
            <w:rFonts w:cs="Arial"/>
            <w:shd w:val="clear" w:color="auto" w:fill="FFFFFF"/>
            <w:rPrChange w:id="1685" w:author="Koft" w:date="2016-10-26T19:29:00Z">
              <w:rPr>
                <w:rFonts w:cs="Arial"/>
                <w:shd w:val="clear" w:color="auto" w:fill="FFFFFF"/>
                <w:lang w:val="en-US"/>
              </w:rPr>
            </w:rPrChange>
          </w:rPr>
          <w:t>-</w:t>
        </w:r>
      </w:ins>
      <w:r>
        <w:rPr>
          <w:rFonts w:cs="Arial"/>
          <w:shd w:val="clear" w:color="auto" w:fill="FFFFFF"/>
        </w:rPr>
        <w:t>)</w:t>
      </w:r>
    </w:p>
    <w:p w:rsidR="00353328" w:rsidRPr="00697FB8" w:rsidRDefault="00353328" w:rsidP="002E28AC">
      <w:pPr>
        <w:jc w:val="both"/>
        <w:rPr>
          <w:i/>
        </w:rPr>
      </w:pPr>
      <w:r w:rsidRPr="00697FB8">
        <w:rPr>
          <w:rStyle w:val="Strong"/>
          <w:rFonts w:cs="Arial"/>
          <w:i/>
          <w:lang w:val="en-US"/>
        </w:rPr>
        <w:t>Cohen</w:t>
      </w:r>
      <w:r w:rsidRPr="00697FB8">
        <w:rPr>
          <w:rStyle w:val="Strong"/>
          <w:rFonts w:cs="Arial"/>
          <w:i/>
        </w:rPr>
        <w:t>'</w:t>
      </w:r>
      <w:r w:rsidRPr="00697FB8">
        <w:rPr>
          <w:rStyle w:val="Strong"/>
          <w:rFonts w:cs="Arial"/>
          <w:i/>
          <w:lang w:val="en-US"/>
        </w:rPr>
        <w:t>s</w:t>
      </w:r>
      <w:ins w:id="1686" w:author="Koft" w:date="2016-10-26T19:29:00Z">
        <w:r w:rsidR="00071CF4" w:rsidRPr="00071CF4">
          <w:rPr>
            <w:rStyle w:val="Strong"/>
            <w:rFonts w:cs="Arial"/>
            <w:i/>
            <w:rPrChange w:id="1687" w:author="Koft" w:date="2016-10-26T19:29:00Z">
              <w:rPr>
                <w:rStyle w:val="Strong"/>
                <w:rFonts w:cs="Arial"/>
                <w:i/>
                <w:lang w:val="en-US"/>
              </w:rPr>
            </w:rPrChange>
          </w:rPr>
          <w:t xml:space="preserve"> </w:t>
        </w:r>
      </w:ins>
      <w:r w:rsidRPr="00697FB8">
        <w:rPr>
          <w:rStyle w:val="Strong"/>
          <w:rFonts w:cs="Arial"/>
          <w:i/>
          <w:lang w:val="en-US"/>
        </w:rPr>
        <w:t>Kappa</w:t>
      </w:r>
      <w:r w:rsidRPr="00697FB8">
        <w:rPr>
          <w:rStyle w:val="Strong"/>
          <w:rFonts w:cs="Arial"/>
          <w:i/>
        </w:rPr>
        <w:t>:</w:t>
      </w:r>
      <w:r w:rsidRPr="00697FB8">
        <w:rPr>
          <w:rStyle w:val="apple-converted-space"/>
          <w:rFonts w:cs="Arial"/>
          <w:i/>
          <w:lang w:val="en-US"/>
        </w:rPr>
        <w:t> </w:t>
      </w:r>
      <w:r w:rsidRPr="00697FB8">
        <w:rPr>
          <w:rStyle w:val="apple-converted-space"/>
          <w:rFonts w:cs="Arial"/>
        </w:rPr>
        <w:t xml:space="preserve">Το μέτρο του πόσο καλά ο ταξινομητής αποδίδει σε σύγκριση με το πόσο καλά θα είχε αποδώσει κάνοντας τυχαία την ταξινόμηση. Με άλλα λόγια, ένα μοντέλο έχει υψηλό </w:t>
      </w:r>
      <w:r w:rsidRPr="00697FB8">
        <w:rPr>
          <w:rStyle w:val="apple-converted-space"/>
          <w:rFonts w:cs="Arial"/>
          <w:lang w:val="en-US"/>
        </w:rPr>
        <w:t>k</w:t>
      </w:r>
      <w:r w:rsidRPr="00697FB8">
        <w:rPr>
          <w:rStyle w:val="apple-converted-space"/>
          <w:rFonts w:cs="Arial"/>
        </w:rPr>
        <w:t xml:space="preserve"> δείκτη αν υπάρχει μεγάλη απόκλιση μεταξύ της ακρίβειας </w:t>
      </w:r>
      <w:r w:rsidRPr="00697FB8">
        <w:rPr>
          <w:rFonts w:cs="Arial"/>
        </w:rPr>
        <w:t>(</w:t>
      </w:r>
      <w:r w:rsidRPr="00697FB8">
        <w:rPr>
          <w:rFonts w:cs="Arial"/>
          <w:lang w:val="en-US"/>
        </w:rPr>
        <w:t>accuracy</w:t>
      </w:r>
      <w:del w:id="1688" w:author="Koft" w:date="2016-10-26T19:29:00Z">
        <w:r w:rsidRPr="00697FB8" w:rsidDel="00AD2261">
          <w:rPr>
            <w:rFonts w:cs="Arial"/>
          </w:rPr>
          <w:delText xml:space="preserve"> </w:delText>
        </w:r>
      </w:del>
      <w:r w:rsidRPr="00697FB8">
        <w:rPr>
          <w:rFonts w:cs="Arial"/>
        </w:rPr>
        <w:t>) και του ποσοστού λάθους της μηδενικής υπόθεσης.</w:t>
      </w:r>
    </w:p>
    <w:p w:rsidR="00353328" w:rsidRDefault="00353328" w:rsidP="002E28AC">
      <w:pPr>
        <w:jc w:val="both"/>
      </w:pPr>
      <w:r w:rsidRPr="002D4DE3">
        <w:rPr>
          <w:b/>
          <w:i/>
          <w:lang w:val="en-US"/>
        </w:rPr>
        <w:lastRenderedPageBreak/>
        <w:t>Specificity</w:t>
      </w:r>
      <w:r w:rsidRPr="00697FB8">
        <w:rPr>
          <w:b/>
          <w:i/>
        </w:rPr>
        <w:t xml:space="preserve">: </w:t>
      </w:r>
      <w:r>
        <w:t>Μετρά</w:t>
      </w:r>
      <w:ins w:id="1689" w:author="Koft" w:date="2016-10-26T19:29:00Z">
        <w:r w:rsidR="00071CF4" w:rsidRPr="00071CF4">
          <w:rPr>
            <w:rPrChange w:id="1690" w:author="Koft" w:date="2016-10-26T19:30:00Z">
              <w:rPr>
                <w:b/>
                <w:bCs/>
                <w:lang w:val="en-US"/>
              </w:rPr>
            </w:rPrChange>
          </w:rPr>
          <w:t xml:space="preserve"> </w:t>
        </w:r>
      </w:ins>
      <w:r>
        <w:t>την</w:t>
      </w:r>
      <w:ins w:id="1691" w:author="Koft" w:date="2016-10-26T19:29:00Z">
        <w:r w:rsidR="00071CF4" w:rsidRPr="00071CF4">
          <w:rPr>
            <w:rPrChange w:id="1692" w:author="Koft" w:date="2016-10-26T19:30:00Z">
              <w:rPr>
                <w:b/>
                <w:bCs/>
                <w:lang w:val="en-US"/>
              </w:rPr>
            </w:rPrChange>
          </w:rPr>
          <w:t xml:space="preserve"> </w:t>
        </w:r>
      </w:ins>
      <w:r>
        <w:t>αναλογία</w:t>
      </w:r>
      <w:ins w:id="1693" w:author="Koft" w:date="2016-10-26T19:29:00Z">
        <w:r w:rsidR="00071CF4" w:rsidRPr="00071CF4">
          <w:rPr>
            <w:rPrChange w:id="1694" w:author="Koft" w:date="2016-10-26T19:30:00Z">
              <w:rPr>
                <w:b/>
                <w:bCs/>
                <w:lang w:val="en-US"/>
              </w:rPr>
            </w:rPrChange>
          </w:rPr>
          <w:t xml:space="preserve"> </w:t>
        </w:r>
      </w:ins>
      <w:r>
        <w:t>των</w:t>
      </w:r>
      <w:ins w:id="1695" w:author="Koft" w:date="2016-10-26T19:30:00Z">
        <w:r w:rsidR="00071CF4" w:rsidRPr="00071CF4">
          <w:rPr>
            <w:rPrChange w:id="1696" w:author="Koft" w:date="2016-10-26T19:30:00Z">
              <w:rPr>
                <w:b/>
                <w:bCs/>
                <w:lang w:val="en-US"/>
              </w:rPr>
            </w:rPrChange>
          </w:rPr>
          <w:t xml:space="preserve"> </w:t>
        </w:r>
      </w:ins>
      <w:r>
        <w:t>σκελετών</w:t>
      </w:r>
      <w:ins w:id="1697" w:author="Koft" w:date="2016-10-26T19:30:00Z">
        <w:r w:rsidR="00071CF4" w:rsidRPr="00071CF4">
          <w:rPr>
            <w:rPrChange w:id="1698" w:author="Koft" w:date="2016-10-26T19:30:00Z">
              <w:rPr>
                <w:b/>
                <w:bCs/>
                <w:lang w:val="en-US"/>
              </w:rPr>
            </w:rPrChange>
          </w:rPr>
          <w:t xml:space="preserve"> </w:t>
        </w:r>
      </w:ins>
      <w:r>
        <w:t>που</w:t>
      </w:r>
      <w:ins w:id="1699" w:author="Koft" w:date="2016-10-26T19:30:00Z">
        <w:r w:rsidR="00071CF4" w:rsidRPr="00071CF4">
          <w:rPr>
            <w:rPrChange w:id="1700" w:author="Koft" w:date="2016-10-26T19:30:00Z">
              <w:rPr>
                <w:b/>
                <w:bCs/>
                <w:lang w:val="en-US"/>
              </w:rPr>
            </w:rPrChange>
          </w:rPr>
          <w:t xml:space="preserve"> </w:t>
        </w:r>
      </w:ins>
      <w:r>
        <w:t>δεν</w:t>
      </w:r>
      <w:ins w:id="1701" w:author="Koft" w:date="2016-10-26T19:30:00Z">
        <w:r w:rsidR="00071CF4" w:rsidRPr="00071CF4">
          <w:rPr>
            <w:rPrChange w:id="1702" w:author="Koft" w:date="2016-10-26T19:30:00Z">
              <w:rPr>
                <w:b/>
                <w:bCs/>
                <w:lang w:val="en-US"/>
              </w:rPr>
            </w:rPrChange>
          </w:rPr>
          <w:t xml:space="preserve"> </w:t>
        </w:r>
      </w:ins>
      <w:r>
        <w:t>ανήκουν</w:t>
      </w:r>
      <w:ins w:id="1703" w:author="Koft" w:date="2016-10-26T19:30:00Z">
        <w:r w:rsidR="00071CF4" w:rsidRPr="00071CF4">
          <w:rPr>
            <w:rPrChange w:id="1704" w:author="Koft" w:date="2016-10-26T19:30:00Z">
              <w:rPr>
                <w:b/>
                <w:bCs/>
                <w:lang w:val="en-US"/>
              </w:rPr>
            </w:rPrChange>
          </w:rPr>
          <w:t xml:space="preserve"> </w:t>
        </w:r>
      </w:ins>
      <w:r>
        <w:t>στην</w:t>
      </w:r>
      <w:ins w:id="1705" w:author="Koft" w:date="2016-10-26T19:30:00Z">
        <w:r w:rsidR="00071CF4" w:rsidRPr="00071CF4">
          <w:rPr>
            <w:rPrChange w:id="1706" w:author="Koft" w:date="2016-10-26T19:30:00Z">
              <w:rPr>
                <w:b/>
                <w:bCs/>
                <w:lang w:val="en-US"/>
              </w:rPr>
            </w:rPrChange>
          </w:rPr>
          <w:t xml:space="preserve"> </w:t>
        </w:r>
      </w:ins>
      <w:r>
        <w:t>κλάση</w:t>
      </w:r>
      <w:ins w:id="1707" w:author="Koft" w:date="2016-10-26T19:30:00Z">
        <w:r w:rsidR="00071CF4" w:rsidRPr="00071CF4">
          <w:rPr>
            <w:rPrChange w:id="1708" w:author="Koft" w:date="2016-10-26T19:30:00Z">
              <w:rPr>
                <w:b/>
                <w:bCs/>
                <w:lang w:val="en-US"/>
              </w:rPr>
            </w:rPrChange>
          </w:rPr>
          <w:t xml:space="preserve"> </w:t>
        </w:r>
      </w:ins>
      <w:r>
        <w:t>του</w:t>
      </w:r>
      <w:ins w:id="1709" w:author="Koft" w:date="2016-10-26T19:30:00Z">
        <w:r w:rsidR="00071CF4" w:rsidRPr="00071CF4">
          <w:rPr>
            <w:rPrChange w:id="1710" w:author="Koft" w:date="2016-10-26T19:30:00Z">
              <w:rPr>
                <w:b/>
                <w:bCs/>
                <w:lang w:val="en-US"/>
              </w:rPr>
            </w:rPrChange>
          </w:rPr>
          <w:t xml:space="preserve"> </w:t>
        </w:r>
      </w:ins>
      <w:r>
        <w:t>ατόμου</w:t>
      </w:r>
      <w:ins w:id="1711" w:author="Koft" w:date="2016-10-26T19:30:00Z">
        <w:r w:rsidR="00071CF4" w:rsidRPr="00071CF4">
          <w:rPr>
            <w:rPrChange w:id="1712" w:author="Koft" w:date="2016-10-26T19:30:00Z">
              <w:rPr>
                <w:b/>
                <w:bCs/>
                <w:lang w:val="en-US"/>
              </w:rPr>
            </w:rPrChange>
          </w:rPr>
          <w:t xml:space="preserve"> </w:t>
        </w:r>
      </w:ins>
      <w:r>
        <w:t>ενδιαφέροντος</w:t>
      </w:r>
      <w:ins w:id="1713" w:author="Koft" w:date="2016-10-26T19:30:00Z">
        <w:r w:rsidR="00071CF4" w:rsidRPr="00071CF4">
          <w:rPr>
            <w:rPrChange w:id="1714" w:author="Koft" w:date="2016-10-26T19:30:00Z">
              <w:rPr>
                <w:b/>
                <w:bCs/>
                <w:lang w:val="en-US"/>
              </w:rPr>
            </w:rPrChange>
          </w:rPr>
          <w:t xml:space="preserve"> </w:t>
        </w:r>
      </w:ins>
      <w:r>
        <w:t>και</w:t>
      </w:r>
      <w:ins w:id="1715" w:author="Koft" w:date="2016-10-26T19:30:00Z">
        <w:r w:rsidR="00071CF4" w:rsidRPr="00071CF4">
          <w:rPr>
            <w:rPrChange w:id="1716" w:author="Koft" w:date="2016-10-26T19:30:00Z">
              <w:rPr>
                <w:b/>
                <w:bCs/>
                <w:lang w:val="en-US"/>
              </w:rPr>
            </w:rPrChange>
          </w:rPr>
          <w:t xml:space="preserve"> </w:t>
        </w:r>
      </w:ins>
      <w:r>
        <w:t>δεν</w:t>
      </w:r>
      <w:ins w:id="1717" w:author="Koft" w:date="2016-10-26T19:30:00Z">
        <w:r w:rsidR="00071CF4" w:rsidRPr="00071CF4">
          <w:rPr>
            <w:rPrChange w:id="1718" w:author="Koft" w:date="2016-10-26T19:30:00Z">
              <w:rPr>
                <w:b/>
                <w:bCs/>
                <w:lang w:val="en-US"/>
              </w:rPr>
            </w:rPrChange>
          </w:rPr>
          <w:t xml:space="preserve"> </w:t>
        </w:r>
      </w:ins>
      <w:r>
        <w:t>τοποθετήθηκαν</w:t>
      </w:r>
      <w:ins w:id="1719" w:author="Koft" w:date="2016-10-26T19:30:00Z">
        <w:r w:rsidR="00071CF4" w:rsidRPr="00071CF4">
          <w:rPr>
            <w:rPrChange w:id="1720" w:author="Koft" w:date="2016-10-26T19:30:00Z">
              <w:rPr>
                <w:b/>
                <w:bCs/>
                <w:lang w:val="en-US"/>
              </w:rPr>
            </w:rPrChange>
          </w:rPr>
          <w:t xml:space="preserve"> </w:t>
        </w:r>
      </w:ins>
      <w:r>
        <w:t>σε</w:t>
      </w:r>
      <w:ins w:id="1721" w:author="Koft" w:date="2016-10-26T19:30:00Z">
        <w:r w:rsidR="00071CF4" w:rsidRPr="00071CF4">
          <w:rPr>
            <w:rPrChange w:id="1722" w:author="Koft" w:date="2016-10-26T19:30:00Z">
              <w:rPr>
                <w:b/>
                <w:bCs/>
                <w:lang w:val="en-US"/>
              </w:rPr>
            </w:rPrChange>
          </w:rPr>
          <w:t xml:space="preserve"> </w:t>
        </w:r>
      </w:ins>
      <w:r>
        <w:t>αυτή.</w:t>
      </w:r>
    </w:p>
    <w:p w:rsidR="00353328" w:rsidRPr="00697FB8" w:rsidRDefault="00353328" w:rsidP="002E28AC">
      <w:pPr>
        <w:jc w:val="both"/>
        <w:rPr>
          <w:b/>
          <w:i/>
        </w:rPr>
      </w:pPr>
      <w:r>
        <w:rPr>
          <w:b/>
          <w:i/>
          <w:lang w:val="en-US"/>
        </w:rPr>
        <w:t>Sensitivity</w:t>
      </w:r>
      <w:r w:rsidRPr="00697FB8">
        <w:rPr>
          <w:b/>
          <w:i/>
        </w:rPr>
        <w:t xml:space="preserve">: </w:t>
      </w:r>
      <w:r>
        <w:t>Μετρά</w:t>
      </w:r>
      <w:ins w:id="1723" w:author="Koft" w:date="2016-10-26T19:30:00Z">
        <w:r w:rsidR="00071CF4" w:rsidRPr="00071CF4">
          <w:rPr>
            <w:rPrChange w:id="1724" w:author="Koft" w:date="2016-10-26T19:30:00Z">
              <w:rPr>
                <w:b/>
                <w:bCs/>
                <w:lang w:val="en-US"/>
              </w:rPr>
            </w:rPrChange>
          </w:rPr>
          <w:t xml:space="preserve"> </w:t>
        </w:r>
      </w:ins>
      <w:r>
        <w:t>την</w:t>
      </w:r>
      <w:ins w:id="1725" w:author="Koft" w:date="2016-10-26T19:30:00Z">
        <w:r w:rsidR="00071CF4" w:rsidRPr="00071CF4">
          <w:rPr>
            <w:rPrChange w:id="1726" w:author="Koft" w:date="2016-10-26T19:30:00Z">
              <w:rPr>
                <w:b/>
                <w:bCs/>
                <w:lang w:val="en-US"/>
              </w:rPr>
            </w:rPrChange>
          </w:rPr>
          <w:t xml:space="preserve"> </w:t>
        </w:r>
      </w:ins>
      <w:r>
        <w:t>αναλογία</w:t>
      </w:r>
      <w:ins w:id="1727" w:author="Koft" w:date="2016-10-26T19:30:00Z">
        <w:r w:rsidR="00071CF4" w:rsidRPr="00071CF4">
          <w:rPr>
            <w:rPrChange w:id="1728" w:author="Koft" w:date="2016-10-26T19:30:00Z">
              <w:rPr>
                <w:b/>
                <w:bCs/>
                <w:lang w:val="en-US"/>
              </w:rPr>
            </w:rPrChange>
          </w:rPr>
          <w:t xml:space="preserve"> </w:t>
        </w:r>
      </w:ins>
      <w:r>
        <w:t>των</w:t>
      </w:r>
      <w:ins w:id="1729" w:author="Koft" w:date="2016-10-26T19:30:00Z">
        <w:r w:rsidR="00071CF4" w:rsidRPr="00071CF4">
          <w:rPr>
            <w:rPrChange w:id="1730" w:author="Koft" w:date="2016-10-26T19:30:00Z">
              <w:rPr>
                <w:b/>
                <w:bCs/>
                <w:lang w:val="en-US"/>
              </w:rPr>
            </w:rPrChange>
          </w:rPr>
          <w:t xml:space="preserve"> </w:t>
        </w:r>
      </w:ins>
      <w:r>
        <w:t>σκελετών</w:t>
      </w:r>
      <w:ins w:id="1731" w:author="Koft" w:date="2016-10-26T19:30:00Z">
        <w:r w:rsidR="00071CF4" w:rsidRPr="00071CF4">
          <w:rPr>
            <w:rPrChange w:id="1732" w:author="Koft" w:date="2016-10-26T19:30:00Z">
              <w:rPr>
                <w:b/>
                <w:bCs/>
                <w:lang w:val="en-US"/>
              </w:rPr>
            </w:rPrChange>
          </w:rPr>
          <w:t xml:space="preserve"> </w:t>
        </w:r>
      </w:ins>
      <w:r>
        <w:t>που</w:t>
      </w:r>
      <w:ins w:id="1733" w:author="Koft" w:date="2016-10-26T19:30:00Z">
        <w:r w:rsidR="00071CF4" w:rsidRPr="00071CF4">
          <w:rPr>
            <w:rPrChange w:id="1734" w:author="Koft" w:date="2016-10-26T19:30:00Z">
              <w:rPr>
                <w:b/>
                <w:bCs/>
                <w:lang w:val="en-US"/>
              </w:rPr>
            </w:rPrChange>
          </w:rPr>
          <w:t xml:space="preserve"> </w:t>
        </w:r>
      </w:ins>
      <w:r>
        <w:t>ανήκουν</w:t>
      </w:r>
      <w:ins w:id="1735" w:author="Koft" w:date="2016-10-26T19:30:00Z">
        <w:r w:rsidR="00071CF4" w:rsidRPr="00071CF4">
          <w:rPr>
            <w:rPrChange w:id="1736" w:author="Koft" w:date="2016-10-26T19:30:00Z">
              <w:rPr>
                <w:b/>
                <w:bCs/>
                <w:lang w:val="en-US"/>
              </w:rPr>
            </w:rPrChange>
          </w:rPr>
          <w:t xml:space="preserve"> </w:t>
        </w:r>
      </w:ins>
      <w:r>
        <w:t>στην</w:t>
      </w:r>
      <w:ins w:id="1737" w:author="Koft" w:date="2016-10-26T19:30:00Z">
        <w:r w:rsidR="00071CF4" w:rsidRPr="00071CF4">
          <w:rPr>
            <w:rPrChange w:id="1738" w:author="Koft" w:date="2016-10-26T19:30:00Z">
              <w:rPr>
                <w:b/>
                <w:bCs/>
                <w:lang w:val="en-US"/>
              </w:rPr>
            </w:rPrChange>
          </w:rPr>
          <w:t xml:space="preserve"> </w:t>
        </w:r>
      </w:ins>
      <w:r>
        <w:t>κλάση</w:t>
      </w:r>
      <w:ins w:id="1739" w:author="Koft" w:date="2016-10-26T19:30:00Z">
        <w:r w:rsidR="00071CF4" w:rsidRPr="00071CF4">
          <w:rPr>
            <w:rPrChange w:id="1740" w:author="Koft" w:date="2016-10-26T19:30:00Z">
              <w:rPr>
                <w:b/>
                <w:bCs/>
                <w:lang w:val="en-US"/>
              </w:rPr>
            </w:rPrChange>
          </w:rPr>
          <w:t xml:space="preserve"> </w:t>
        </w:r>
      </w:ins>
      <w:r>
        <w:t>του</w:t>
      </w:r>
      <w:ins w:id="1741" w:author="Koft" w:date="2016-10-26T19:30:00Z">
        <w:r w:rsidR="00071CF4" w:rsidRPr="00071CF4">
          <w:rPr>
            <w:rPrChange w:id="1742" w:author="Koft" w:date="2016-10-26T19:30:00Z">
              <w:rPr>
                <w:b/>
                <w:bCs/>
                <w:lang w:val="en-US"/>
              </w:rPr>
            </w:rPrChange>
          </w:rPr>
          <w:t xml:space="preserve"> </w:t>
        </w:r>
      </w:ins>
      <w:r>
        <w:t>ατόμου</w:t>
      </w:r>
      <w:ins w:id="1743" w:author="Koft" w:date="2016-10-26T19:30:00Z">
        <w:r w:rsidR="00071CF4" w:rsidRPr="00071CF4">
          <w:rPr>
            <w:rPrChange w:id="1744" w:author="Koft" w:date="2016-10-26T19:30:00Z">
              <w:rPr>
                <w:b/>
                <w:bCs/>
                <w:lang w:val="en-US"/>
              </w:rPr>
            </w:rPrChange>
          </w:rPr>
          <w:t xml:space="preserve"> </w:t>
        </w:r>
      </w:ins>
      <w:r>
        <w:t>ενδιαφέροντος</w:t>
      </w:r>
      <w:ins w:id="1745" w:author="Koft" w:date="2016-10-26T19:30:00Z">
        <w:r w:rsidR="00071CF4" w:rsidRPr="00071CF4">
          <w:rPr>
            <w:rPrChange w:id="1746" w:author="Koft" w:date="2016-10-26T19:30:00Z">
              <w:rPr>
                <w:b/>
                <w:bCs/>
                <w:lang w:val="en-US"/>
              </w:rPr>
            </w:rPrChange>
          </w:rPr>
          <w:t xml:space="preserve"> </w:t>
        </w:r>
      </w:ins>
      <w:r>
        <w:t>και</w:t>
      </w:r>
      <w:ins w:id="1747" w:author="Koft" w:date="2016-10-26T19:30:00Z">
        <w:r w:rsidR="00071CF4" w:rsidRPr="00071CF4">
          <w:rPr>
            <w:rPrChange w:id="1748" w:author="Koft" w:date="2016-10-26T19:30:00Z">
              <w:rPr>
                <w:b/>
                <w:bCs/>
                <w:lang w:val="en-US"/>
              </w:rPr>
            </w:rPrChange>
          </w:rPr>
          <w:t xml:space="preserve"> </w:t>
        </w:r>
      </w:ins>
      <w:r>
        <w:t>τοποθετήθηκαν ορθά</w:t>
      </w:r>
      <w:ins w:id="1749" w:author="Koft" w:date="2016-10-26T19:30:00Z">
        <w:r w:rsidR="00071CF4" w:rsidRPr="00071CF4">
          <w:rPr>
            <w:rPrChange w:id="1750" w:author="Koft" w:date="2016-10-26T19:30:00Z">
              <w:rPr>
                <w:b/>
                <w:bCs/>
                <w:lang w:val="en-US"/>
              </w:rPr>
            </w:rPrChange>
          </w:rPr>
          <w:t xml:space="preserve"> </w:t>
        </w:r>
      </w:ins>
      <w:r>
        <w:t>σε</w:t>
      </w:r>
      <w:ins w:id="1751" w:author="Koft" w:date="2016-10-26T19:30:00Z">
        <w:r w:rsidR="00071CF4" w:rsidRPr="00071CF4">
          <w:rPr>
            <w:rPrChange w:id="1752" w:author="Koft" w:date="2016-10-26T19:30:00Z">
              <w:rPr>
                <w:b/>
                <w:bCs/>
                <w:lang w:val="en-US"/>
              </w:rPr>
            </w:rPrChange>
          </w:rPr>
          <w:t xml:space="preserve"> </w:t>
        </w:r>
      </w:ins>
      <w:r>
        <w:t>αυτή.</w:t>
      </w:r>
    </w:p>
    <w:p w:rsidR="00353328" w:rsidRPr="00571511" w:rsidRDefault="00353328" w:rsidP="002E28AC">
      <w:pPr>
        <w:jc w:val="both"/>
      </w:pPr>
      <w:r w:rsidRPr="00E26286">
        <w:rPr>
          <w:b/>
          <w:i/>
          <w:lang w:val="en-US"/>
        </w:rPr>
        <w:t>Prevalence</w:t>
      </w:r>
      <w:r w:rsidRPr="00571511">
        <w:rPr>
          <w:b/>
          <w:i/>
        </w:rPr>
        <w:t xml:space="preserve">: </w:t>
      </w:r>
      <w:r>
        <w:t>Πόσο</w:t>
      </w:r>
      <w:ins w:id="1753" w:author="Koft" w:date="2016-10-26T19:30:00Z">
        <w:r w:rsidR="00071CF4" w:rsidRPr="00071CF4">
          <w:rPr>
            <w:rPrChange w:id="1754" w:author="Koft" w:date="2016-10-26T19:30:00Z">
              <w:rPr>
                <w:b/>
                <w:bCs/>
                <w:lang w:val="en-US"/>
              </w:rPr>
            </w:rPrChange>
          </w:rPr>
          <w:t xml:space="preserve"> </w:t>
        </w:r>
      </w:ins>
      <w:r>
        <w:t>συχνά</w:t>
      </w:r>
      <w:ins w:id="1755" w:author="Koft" w:date="2016-10-26T19:30:00Z">
        <w:r w:rsidR="00071CF4" w:rsidRPr="00071CF4">
          <w:rPr>
            <w:rPrChange w:id="1756" w:author="Koft" w:date="2016-10-26T19:30:00Z">
              <w:rPr>
                <w:b/>
                <w:bCs/>
                <w:lang w:val="en-US"/>
              </w:rPr>
            </w:rPrChange>
          </w:rPr>
          <w:t xml:space="preserve"> </w:t>
        </w:r>
      </w:ins>
      <w:r>
        <w:t>απαντάται σκελετός που ανήκει στην κλάση του σκελετού του ατόμου ενδιαφέροντος.</w:t>
      </w:r>
    </w:p>
    <w:p w:rsidR="00353328" w:rsidRPr="00571511" w:rsidRDefault="00353328" w:rsidP="002E28AC">
      <w:pPr>
        <w:jc w:val="both"/>
      </w:pPr>
      <w:r w:rsidRPr="00E26286">
        <w:rPr>
          <w:b/>
          <w:i/>
          <w:lang w:val="en-US"/>
        </w:rPr>
        <w:t>Positive</w:t>
      </w:r>
      <w:ins w:id="1757" w:author="Koft" w:date="2016-10-26T19:31:00Z">
        <w:r w:rsidR="00071CF4" w:rsidRPr="00071CF4">
          <w:rPr>
            <w:b/>
            <w:i/>
            <w:rPrChange w:id="1758" w:author="Koft" w:date="2016-10-26T19:31:00Z">
              <w:rPr>
                <w:b/>
                <w:bCs/>
                <w:i/>
                <w:lang w:val="en-US"/>
              </w:rPr>
            </w:rPrChange>
          </w:rPr>
          <w:t xml:space="preserve"> </w:t>
        </w:r>
      </w:ins>
      <w:r w:rsidRPr="00E26286">
        <w:rPr>
          <w:b/>
          <w:i/>
          <w:lang w:val="en-US"/>
        </w:rPr>
        <w:t>Predictive</w:t>
      </w:r>
      <w:ins w:id="1759" w:author="Koft" w:date="2016-10-26T19:31:00Z">
        <w:r w:rsidR="00071CF4" w:rsidRPr="00071CF4">
          <w:rPr>
            <w:b/>
            <w:i/>
            <w:rPrChange w:id="1760" w:author="Koft" w:date="2016-10-26T19:31:00Z">
              <w:rPr>
                <w:b/>
                <w:bCs/>
                <w:i/>
                <w:lang w:val="en-US"/>
              </w:rPr>
            </w:rPrChange>
          </w:rPr>
          <w:t xml:space="preserve"> </w:t>
        </w:r>
      </w:ins>
      <w:r w:rsidRPr="00E26286">
        <w:rPr>
          <w:b/>
          <w:i/>
          <w:lang w:val="en-US"/>
        </w:rPr>
        <w:t>Value</w:t>
      </w:r>
      <w:r>
        <w:rPr>
          <w:b/>
          <w:i/>
        </w:rPr>
        <w:t xml:space="preserve">: </w:t>
      </w:r>
      <w:r>
        <w:t>Το ποσοστό ορθής πρόβλεψης, δηλαδή το ποσοστό τοποθέτησης του σκελετού του ατόμου ενδιαφέροντος στη σωστή τάξη.</w:t>
      </w:r>
    </w:p>
    <w:p w:rsidR="00353328" w:rsidRPr="009E533F" w:rsidRDefault="00353328" w:rsidP="002E28AC">
      <w:pPr>
        <w:tabs>
          <w:tab w:val="left" w:pos="5272"/>
        </w:tabs>
        <w:jc w:val="both"/>
        <w:rPr>
          <w:b/>
          <w:i/>
        </w:rPr>
      </w:pPr>
      <w:r>
        <w:rPr>
          <w:b/>
          <w:i/>
          <w:lang w:val="en-US"/>
        </w:rPr>
        <w:t>Balance</w:t>
      </w:r>
      <w:ins w:id="1761" w:author="Koft" w:date="2016-10-26T19:31:00Z">
        <w:r w:rsidR="00071CF4" w:rsidRPr="00071CF4">
          <w:rPr>
            <w:b/>
            <w:i/>
            <w:rPrChange w:id="1762" w:author="Koft" w:date="2016-10-26T19:31:00Z">
              <w:rPr>
                <w:b/>
                <w:bCs/>
                <w:i/>
                <w:lang w:val="en-US"/>
              </w:rPr>
            </w:rPrChange>
          </w:rPr>
          <w:t xml:space="preserve"> </w:t>
        </w:r>
      </w:ins>
      <w:r>
        <w:rPr>
          <w:b/>
          <w:i/>
          <w:lang w:val="en-US"/>
        </w:rPr>
        <w:t>accuracy</w:t>
      </w:r>
      <w:r w:rsidRPr="00571511">
        <w:rPr>
          <w:b/>
          <w:i/>
        </w:rPr>
        <w:t>:</w:t>
      </w:r>
      <w:r w:rsidRPr="00571511">
        <w:t>(</w:t>
      </w:r>
      <w:r w:rsidRPr="00571511">
        <w:rPr>
          <w:lang w:val="en-US"/>
        </w:rPr>
        <w:t>sensitivity</w:t>
      </w:r>
      <w:r w:rsidRPr="00571511">
        <w:t>+</w:t>
      </w:r>
      <w:r w:rsidRPr="00571511">
        <w:rPr>
          <w:lang w:val="en-US"/>
        </w:rPr>
        <w:t>specificity</w:t>
      </w:r>
      <w:r w:rsidRPr="00571511">
        <w:t>)/2</w:t>
      </w:r>
      <w:r w:rsidRPr="00571511">
        <w:tab/>
      </w:r>
    </w:p>
    <w:p w:rsidR="00353328" w:rsidRPr="00571511" w:rsidRDefault="00353328" w:rsidP="002E28AC">
      <w:pPr>
        <w:jc w:val="both"/>
      </w:pPr>
      <w:r w:rsidRPr="00E26286">
        <w:rPr>
          <w:b/>
          <w:i/>
          <w:lang w:val="en-US"/>
        </w:rPr>
        <w:t>Accuracy</w:t>
      </w:r>
      <w:r w:rsidRPr="00E26286">
        <w:rPr>
          <w:b/>
          <w:i/>
        </w:rPr>
        <w:t>:</w:t>
      </w:r>
      <w:ins w:id="1763" w:author="Koft" w:date="2016-10-26T19:31:00Z">
        <w:r w:rsidR="00071CF4" w:rsidRPr="00071CF4">
          <w:rPr>
            <w:b/>
            <w:i/>
            <w:rPrChange w:id="1764" w:author="Koft" w:date="2016-10-26T19:31:00Z">
              <w:rPr>
                <w:b/>
                <w:bCs/>
                <w:i/>
                <w:lang w:val="en-US"/>
              </w:rPr>
            </w:rPrChange>
          </w:rPr>
          <w:t xml:space="preserve"> </w:t>
        </w:r>
      </w:ins>
      <w:r>
        <w:t xml:space="preserve">Η ακρίβεια πρόβλεψης του μοντέλου επί τις εκατό, δηλαδή το ποσοστό επιτυχημένης ταξινόμησης κάθε νέου στοιχείου στην κατάλληλη κλάση. Ορίζεται ως το πηλίκο του αθροίσματος των </w:t>
      </w:r>
    </w:p>
    <w:p w:rsidR="00542291" w:rsidRDefault="00353328" w:rsidP="002E28AC">
      <w:pPr>
        <w:jc w:val="both"/>
        <w:rPr>
          <w:rFonts w:cs="Arial"/>
          <w:bCs/>
          <w:shd w:val="clear" w:color="auto" w:fill="FFFFFF"/>
        </w:rPr>
      </w:pPr>
      <w:r w:rsidRPr="00CA4F23">
        <w:rPr>
          <w:rFonts w:cs="Arial"/>
          <w:b/>
          <w:bCs/>
          <w:i/>
          <w:shd w:val="clear" w:color="auto" w:fill="FFFFFF"/>
          <w:lang w:val="en-US"/>
        </w:rPr>
        <w:t>Objectivefunctionvalue</w:t>
      </w:r>
      <w:r w:rsidRPr="00CA4F23">
        <w:rPr>
          <w:rFonts w:cs="Arial"/>
          <w:b/>
          <w:bCs/>
          <w:i/>
          <w:shd w:val="clear" w:color="auto" w:fill="FFFFFF"/>
        </w:rPr>
        <w:t>:</w:t>
      </w:r>
      <w:ins w:id="1765" w:author="Koft" w:date="2016-10-26T19:31:00Z">
        <w:r w:rsidR="00071CF4" w:rsidRPr="00071CF4">
          <w:rPr>
            <w:rFonts w:cs="Arial"/>
            <w:b/>
            <w:bCs/>
            <w:i/>
            <w:shd w:val="clear" w:color="auto" w:fill="FFFFFF"/>
            <w:rPrChange w:id="1766" w:author="Koft" w:date="2016-10-26T19:31:00Z">
              <w:rPr>
                <w:rFonts w:cs="Arial"/>
                <w:b/>
                <w:bCs/>
                <w:i/>
                <w:shd w:val="clear" w:color="auto" w:fill="FFFFFF"/>
                <w:lang w:val="en-US"/>
              </w:rPr>
            </w:rPrChange>
          </w:rPr>
          <w:t xml:space="preserve"> </w:t>
        </w:r>
      </w:ins>
      <w:r w:rsidRPr="00CA4F23">
        <w:rPr>
          <w:rFonts w:cs="Arial"/>
          <w:bCs/>
          <w:shd w:val="clear" w:color="auto" w:fill="FFFFFF"/>
        </w:rPr>
        <w:t>Η τιμή της πραγματικής συνάρτησης πραγματικών μεταβλητών που αποτελεί την μαθηματική έκφραση για τη βελτιστοποίηση του προβλήματος ( η σχέση 1.8 στην προκειμένη.</w:t>
      </w:r>
    </w:p>
    <w:p w:rsidR="00353328" w:rsidRPr="00542291" w:rsidRDefault="00542291" w:rsidP="002E28AC">
      <w:pPr>
        <w:jc w:val="both"/>
        <w:rPr>
          <w:rFonts w:cs="Arial"/>
          <w:bCs/>
          <w:shd w:val="clear" w:color="auto" w:fill="FFFFFF"/>
        </w:rPr>
      </w:pPr>
      <w:r>
        <w:rPr>
          <w:rFonts w:cs="Arial"/>
          <w:bCs/>
          <w:shd w:val="clear" w:color="auto" w:fill="FFFFFF"/>
        </w:rPr>
        <w:br w:type="page"/>
      </w:r>
    </w:p>
    <w:p w:rsidR="00293705" w:rsidRPr="000E2C89" w:rsidRDefault="00446BE2" w:rsidP="002E28AC">
      <w:pPr>
        <w:pStyle w:val="Heading2"/>
        <w:jc w:val="both"/>
        <w:rPr>
          <w:rStyle w:val="IntenseReference"/>
        </w:rPr>
      </w:pPr>
      <w:bookmarkStart w:id="1767" w:name="_Toc462922491"/>
      <w:r>
        <w:rPr>
          <w:rStyle w:val="IntenseReference"/>
        </w:rPr>
        <w:lastRenderedPageBreak/>
        <w:t>Αποτελέσματα</w:t>
      </w:r>
      <w:ins w:id="1768" w:author="Koft" w:date="2016-10-26T19:31:00Z">
        <w:r w:rsidR="00AD2261">
          <w:rPr>
            <w:rStyle w:val="IntenseReference"/>
            <w:lang w:val="en-US"/>
          </w:rPr>
          <w:t xml:space="preserve"> </w:t>
        </w:r>
      </w:ins>
      <w:r>
        <w:rPr>
          <w:rStyle w:val="IntenseReference"/>
        </w:rPr>
        <w:t xml:space="preserve"> </w:t>
      </w:r>
      <w:r>
        <w:rPr>
          <w:rStyle w:val="IntenseReference"/>
          <w:lang w:val="en-US"/>
        </w:rPr>
        <w:t>SVM</w:t>
      </w:r>
      <w:bookmarkEnd w:id="1767"/>
    </w:p>
    <w:p w:rsidR="0049339C" w:rsidRDefault="005647EE" w:rsidP="002E28AC">
      <w:pPr>
        <w:ind w:firstLine="720"/>
        <w:jc w:val="both"/>
        <w:rPr>
          <w:noProof/>
          <w:lang w:eastAsia="el-GR"/>
        </w:rPr>
      </w:pPr>
      <w:r>
        <w:rPr>
          <w:lang w:val="en-US"/>
        </w:rPr>
        <w:t>A</w:t>
      </w:r>
      <w:r>
        <w:t xml:space="preserve">κολουθούν οι πίνακες με τα αποτελέσματα της εφαρμογής του </w:t>
      </w:r>
      <w:r>
        <w:rPr>
          <w:lang w:val="en-US"/>
        </w:rPr>
        <w:t>SVM</w:t>
      </w:r>
      <w:r>
        <w:t xml:space="preserve">, ως δόθηκαν από την </w:t>
      </w:r>
      <w:r>
        <w:rPr>
          <w:lang w:val="en-US"/>
        </w:rPr>
        <w:t>R</w:t>
      </w:r>
      <w:r w:rsidRPr="005647EE">
        <w:t>,</w:t>
      </w:r>
      <w:ins w:id="1769" w:author="Koft" w:date="2016-10-26T19:31:00Z">
        <w:r w:rsidR="00071CF4" w:rsidRPr="00071CF4">
          <w:rPr>
            <w:rPrChange w:id="1770" w:author="Koft" w:date="2016-10-26T19:31:00Z">
              <w:rPr>
                <w:b/>
                <w:bCs/>
                <w:lang w:val="en-US"/>
              </w:rPr>
            </w:rPrChange>
          </w:rPr>
          <w:t xml:space="preserve"> </w:t>
        </w:r>
      </w:ins>
      <w:r>
        <w:t xml:space="preserve">για την </w:t>
      </w:r>
      <w:r w:rsidR="00906F52">
        <w:t>ταξινόμηση</w:t>
      </w:r>
      <w:r>
        <w:t xml:space="preserve"> τριών προσώπων, η οποία έγινε δια</w:t>
      </w:r>
      <w:r w:rsidR="007B6E21">
        <w:t xml:space="preserve">δοχικά, τρέχοντας τροποποιημένο </w:t>
      </w:r>
      <w:r>
        <w:t xml:space="preserve">τον αλγόριθμο </w:t>
      </w:r>
      <w:r w:rsidR="00AD5F1C">
        <w:t>για κάθε άτομο</w:t>
      </w:r>
      <w:r>
        <w:t xml:space="preserve"> καθώς</w:t>
      </w:r>
      <w:r w:rsidR="00AD5F1C">
        <w:t xml:space="preserve"> εφαρμόστηκε </w:t>
      </w:r>
      <w:r>
        <w:t>δυαδική ταυτοποίηση.</w:t>
      </w:r>
    </w:p>
    <w:p w:rsidR="00820118" w:rsidRPr="009330B2" w:rsidRDefault="00374A9D" w:rsidP="002E28AC">
      <w:pPr>
        <w:pStyle w:val="Heading3"/>
        <w:jc w:val="both"/>
      </w:pPr>
      <w:r w:rsidRPr="00230193">
        <w:rPr>
          <w:noProof/>
          <w:lang w:eastAsia="el-GR"/>
        </w:rPr>
        <w:drawing>
          <wp:inline distT="0" distB="0" distL="0" distR="0">
            <wp:extent cx="5274310" cy="2965450"/>
            <wp:effectExtent l="19050" t="0" r="2540" b="0"/>
            <wp:docPr id="1" name="Picture 0" descr="result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svm.png"/>
                    <pic:cNvPicPr/>
                  </pic:nvPicPr>
                  <pic:blipFill>
                    <a:blip r:embed="rId163" cstate="print"/>
                    <a:stretch>
                      <a:fillRect/>
                    </a:stretch>
                  </pic:blipFill>
                  <pic:spPr>
                    <a:xfrm>
                      <a:off x="0" y="0"/>
                      <a:ext cx="5274310" cy="2965450"/>
                    </a:xfrm>
                    <a:prstGeom prst="rect">
                      <a:avLst/>
                    </a:prstGeom>
                  </pic:spPr>
                </pic:pic>
              </a:graphicData>
            </a:graphic>
          </wp:inline>
        </w:drawing>
      </w:r>
      <w:bookmarkStart w:id="1771" w:name="_Toc462922492"/>
      <w:r w:rsidR="00CA4F23" w:rsidRPr="00C3739A">
        <w:rPr>
          <w:rStyle w:val="Heading4Char"/>
          <w:b/>
          <w:i w:val="0"/>
        </w:rPr>
        <w:t>Συμπεράσματα:</w:t>
      </w:r>
      <w:bookmarkEnd w:id="1771"/>
    </w:p>
    <w:p w:rsidR="00CA4F23" w:rsidRDefault="00CA4F23" w:rsidP="002E28AC">
      <w:pPr>
        <w:ind w:firstLine="720"/>
        <w:jc w:val="both"/>
      </w:pPr>
      <w:r>
        <w:t xml:space="preserve">Το μοντέλο πρόβλεψής μας παρουσιάζει ιδιαίτερα </w:t>
      </w:r>
      <w:r w:rsidR="0081334A">
        <w:t>ενθαρρυντικά</w:t>
      </w:r>
      <w:r>
        <w:t xml:space="preserve"> αποτελέσματα, με την Ακρίβεια να είναι άνω του 95% και στις τρεις </w:t>
      </w:r>
      <w:r w:rsidR="0081334A">
        <w:t>περιπτώσεις</w:t>
      </w:r>
      <w:r>
        <w:t xml:space="preserve"> και το εκτιμώμενο ποσοστό λάθους από το </w:t>
      </w:r>
      <w:r>
        <w:rPr>
          <w:lang w:val="en-US"/>
        </w:rPr>
        <w:t>k</w:t>
      </w:r>
      <w:r w:rsidRPr="00CA4F23">
        <w:t>-</w:t>
      </w:r>
      <w:r>
        <w:rPr>
          <w:lang w:val="en-US"/>
        </w:rPr>
        <w:t>cross</w:t>
      </w:r>
      <w:ins w:id="1772" w:author="Koft" w:date="2016-10-26T19:31:00Z">
        <w:r w:rsidR="00071CF4" w:rsidRPr="00071CF4">
          <w:rPr>
            <w:rPrChange w:id="1773" w:author="Koft" w:date="2016-10-26T19:31:00Z">
              <w:rPr>
                <w:b/>
                <w:bCs/>
                <w:lang w:val="en-US"/>
              </w:rPr>
            </w:rPrChange>
          </w:rPr>
          <w:t xml:space="preserve"> </w:t>
        </w:r>
      </w:ins>
      <w:r>
        <w:rPr>
          <w:lang w:val="en-US"/>
        </w:rPr>
        <w:t>validation</w:t>
      </w:r>
      <w:ins w:id="1774" w:author="Koft" w:date="2016-10-26T19:31:00Z">
        <w:r w:rsidR="00071CF4" w:rsidRPr="00071CF4">
          <w:rPr>
            <w:rPrChange w:id="1775" w:author="Koft" w:date="2016-10-26T19:31:00Z">
              <w:rPr>
                <w:b/>
                <w:bCs/>
                <w:lang w:val="en-US"/>
              </w:rPr>
            </w:rPrChange>
          </w:rPr>
          <w:t xml:space="preserve"> </w:t>
        </w:r>
      </w:ins>
      <w:r>
        <w:t>έλεγχο να μην ξεπερνά το 0.06% σε καμία περίπτωση.</w:t>
      </w:r>
    </w:p>
    <w:p w:rsidR="00CA4F23" w:rsidRDefault="00CA4F23" w:rsidP="002E28AC">
      <w:pPr>
        <w:jc w:val="both"/>
      </w:pPr>
      <w:r>
        <w:tab/>
        <w:t xml:space="preserve">Το μέτρο </w:t>
      </w:r>
      <w:r>
        <w:rPr>
          <w:lang w:val="en-US"/>
        </w:rPr>
        <w:t>Cohen</w:t>
      </w:r>
      <w:r w:rsidRPr="00CA4F23">
        <w:t>’</w:t>
      </w:r>
      <w:r>
        <w:rPr>
          <w:lang w:val="en-US"/>
        </w:rPr>
        <w:t>s</w:t>
      </w:r>
      <w:ins w:id="1776" w:author="Koft" w:date="2016-10-26T19:31:00Z">
        <w:r w:rsidR="00071CF4" w:rsidRPr="00071CF4">
          <w:rPr>
            <w:rPrChange w:id="1777" w:author="Koft" w:date="2016-10-26T19:31:00Z">
              <w:rPr>
                <w:b/>
                <w:bCs/>
                <w:lang w:val="en-US"/>
              </w:rPr>
            </w:rPrChange>
          </w:rPr>
          <w:t xml:space="preserve"> </w:t>
        </w:r>
      </w:ins>
      <w:r>
        <w:rPr>
          <w:lang w:val="en-US"/>
        </w:rPr>
        <w:t>kappa</w:t>
      </w:r>
      <w:ins w:id="1778" w:author="Koft" w:date="2016-10-26T19:31:00Z">
        <w:r w:rsidR="00071CF4" w:rsidRPr="00071CF4">
          <w:rPr>
            <w:rPrChange w:id="1779" w:author="Koft" w:date="2016-10-26T19:31:00Z">
              <w:rPr>
                <w:b/>
                <w:bCs/>
                <w:lang w:val="en-US"/>
              </w:rPr>
            </w:rPrChange>
          </w:rPr>
          <w:t xml:space="preserve"> </w:t>
        </w:r>
      </w:ins>
      <w:r>
        <w:t xml:space="preserve">που έχει ως μέγιστη τιμή τη μονάδα, βλέπουμε ότι προβλέπεται άνω του 0.77 και φτάνει στην τρίτη περίπτωση </w:t>
      </w:r>
      <w:r w:rsidR="00B80913">
        <w:t>έως</w:t>
      </w:r>
      <w:r>
        <w:t xml:space="preserve"> και 0.9547 εξασφαλίζοντας την μεγάλη απόκλισ</w:t>
      </w:r>
      <w:r w:rsidR="00906F52">
        <w:t>η της ακρίβειας από το ποσοστό λ</w:t>
      </w:r>
      <w:r>
        <w:t>άθους της μηδενικής υπόθεσης</w:t>
      </w:r>
      <w:r w:rsidR="005B236B">
        <w:t>. Ε</w:t>
      </w:r>
      <w:r>
        <w:t>ξασφαλίζ</w:t>
      </w:r>
      <w:r w:rsidR="005B236B">
        <w:t>ει δηλαδή</w:t>
      </w:r>
      <w:r>
        <w:t xml:space="preserve"> πως η περίπτωση εσφαλμένης τοποθέτησης ενός σκελετού που δεν ανήκει στην κατηγορία ενδιαφέροντος μας στην </w:t>
      </w:r>
      <w:r w:rsidR="0081334A">
        <w:t>κλάση</w:t>
      </w:r>
      <w:r>
        <w:t xml:space="preserve"> αυτή είναι πάρα πολύ μικρό. Στο σημείο αυτό θα αναφέρουμε πως λόγω της πρακτικής φύσης του προβλήματος είναι προτιμότερη η περίπτωση ένας σκελετός που ανήκει στην κλάση +1, δηλαδή του ατόμου ενδιαφέροντος, να τοποθετηθεί εσφαλμένα στην άλλη κλάση, παρά το αντίθετο, καθώς στη δεύ</w:t>
      </w:r>
      <w:r w:rsidR="003F719C">
        <w:t>τερη περίπτωση θα αλλοιωθούν οι πληροφορίες που ανακτώνται για το άτομο ενδιαφέροντος, αλλοιώνοντας πιθανώς και τα αποτελέσματα των μετέπειτα μελετών πάνω στα στοιχεία αυτά.</w:t>
      </w:r>
    </w:p>
    <w:p w:rsidR="00A46657" w:rsidRDefault="003F719C" w:rsidP="002E28AC">
      <w:pPr>
        <w:jc w:val="both"/>
      </w:pPr>
      <w:r>
        <w:tab/>
        <w:t xml:space="preserve">Επομένως,μας ενδιαφέρει περισσότερο ένα βέλτιστο ποσοστό </w:t>
      </w:r>
      <w:r>
        <w:rPr>
          <w:lang w:val="en-US"/>
        </w:rPr>
        <w:t>Specificity</w:t>
      </w:r>
      <w:r>
        <w:t xml:space="preserve">παρά </w:t>
      </w:r>
      <w:r>
        <w:rPr>
          <w:lang w:val="en-US"/>
        </w:rPr>
        <w:t>Sensitivity</w:t>
      </w:r>
      <w:r>
        <w:t xml:space="preserve">, κάτι το οποίο επιτυγχάνεται μιας και τα μοντέλα 2 και 3 έχουν 100% ποσοστό </w:t>
      </w:r>
      <w:r>
        <w:rPr>
          <w:lang w:val="en-US"/>
        </w:rPr>
        <w:t>Specificity</w:t>
      </w:r>
      <w:r>
        <w:t xml:space="preserve">, δηλαδή δεν κατατάσσουν εσφαλμένα ούτε ένα σκελετό στην κλάση του ατόμου ενδιαφέροντος, </w:t>
      </w:r>
      <w:r w:rsidR="0081334A">
        <w:t>ενώ</w:t>
      </w:r>
      <w:r>
        <w:t xml:space="preserve"> το πρώτο μοντέλο ποσοστό άνω του 99%. Όμοια είναι και τα αποτελέσματα για το Positive Predictive Value, άρα το ποσοστό πληροφορίας που θα χαθεί κατά την ταξινόμηση των σκελετών για το άτομο ενδιαφέροντος είναι μηδαμινό.</w:t>
      </w:r>
    </w:p>
    <w:p w:rsidR="00AD2261" w:rsidRDefault="00AD2261" w:rsidP="002E28AC">
      <w:pPr>
        <w:pStyle w:val="Heading2"/>
        <w:jc w:val="both"/>
        <w:rPr>
          <w:ins w:id="1780" w:author="Koft" w:date="2016-10-26T19:31:00Z"/>
          <w:color w:val="00B050"/>
          <w:lang w:val="en-US"/>
        </w:rPr>
      </w:pPr>
    </w:p>
    <w:p w:rsidR="003F719C" w:rsidRPr="00C3739A" w:rsidDel="00AD2261" w:rsidRDefault="003F719C" w:rsidP="002E28AC">
      <w:pPr>
        <w:jc w:val="both"/>
        <w:rPr>
          <w:del w:id="1781" w:author="Koft" w:date="2016-10-26T19:31:00Z"/>
        </w:rPr>
      </w:pPr>
      <w:commentRangeStart w:id="1782"/>
      <w:del w:id="1783" w:author="Koft" w:date="2016-10-26T19:31:00Z">
        <w:r w:rsidRPr="00941BE8" w:rsidDel="00AD2261">
          <w:rPr>
            <w:color w:val="00B050"/>
          </w:rPr>
          <w:delText>Τισυμπεράσματαμπορώναβγάλωγια</w:delText>
        </w:r>
        <w:r w:rsidRPr="00941BE8" w:rsidDel="00AD2261">
          <w:rPr>
            <w:color w:val="00B050"/>
            <w:lang w:val="en-US"/>
          </w:rPr>
          <w:delText>Mcnear</w:delText>
        </w:r>
        <w:r w:rsidRPr="00C3739A" w:rsidDel="00AD2261">
          <w:rPr>
            <w:color w:val="00B050"/>
          </w:rPr>
          <w:delText>’</w:delText>
        </w:r>
        <w:r w:rsidRPr="00941BE8" w:rsidDel="00AD2261">
          <w:rPr>
            <w:color w:val="00B050"/>
            <w:lang w:val="en-US"/>
          </w:rPr>
          <w:delText>stestpvalue</w:delText>
        </w:r>
        <w:r w:rsidRPr="00941BE8" w:rsidDel="00AD2261">
          <w:rPr>
            <w:color w:val="00B050"/>
          </w:rPr>
          <w:delText>και</w:delText>
        </w:r>
        <w:r w:rsidRPr="00941BE8" w:rsidDel="00AD2261">
          <w:rPr>
            <w:color w:val="00B050"/>
            <w:lang w:val="en-US"/>
          </w:rPr>
          <w:delText>Objectivefunctionvalue</w:delText>
        </w:r>
        <w:commentRangeEnd w:id="1782"/>
        <w:r w:rsidR="00A46657" w:rsidDel="00AD2261">
          <w:rPr>
            <w:rStyle w:val="CommentReference"/>
          </w:rPr>
          <w:commentReference w:id="1782"/>
        </w:r>
        <w:r w:rsidRPr="00C3739A" w:rsidDel="00AD2261">
          <w:rPr>
            <w:color w:val="00B050"/>
          </w:rPr>
          <w:delText>?</w:delText>
        </w:r>
        <w:r w:rsidR="00AA4CDC" w:rsidRPr="00C3739A" w:rsidDel="00AD2261">
          <w:rPr>
            <w:color w:val="FF0000"/>
          </w:rPr>
          <w:br w:type="page"/>
        </w:r>
      </w:del>
    </w:p>
    <w:p w:rsidR="00461738" w:rsidRPr="00820118" w:rsidRDefault="00446BE2" w:rsidP="002E28AC">
      <w:pPr>
        <w:pStyle w:val="Heading2"/>
        <w:jc w:val="both"/>
        <w:rPr>
          <w:rStyle w:val="IntenseReference"/>
        </w:rPr>
      </w:pPr>
      <w:bookmarkStart w:id="1784" w:name="_Toc462922493"/>
      <w:r>
        <w:rPr>
          <w:rStyle w:val="IntenseReference"/>
        </w:rPr>
        <w:lastRenderedPageBreak/>
        <w:t>Αποτελέσματα</w:t>
      </w:r>
      <w:r>
        <w:rPr>
          <w:rStyle w:val="IntenseReference"/>
          <w:lang w:val="en-US"/>
        </w:rPr>
        <w:t>KNN</w:t>
      </w:r>
      <w:bookmarkEnd w:id="1784"/>
    </w:p>
    <w:p w:rsidR="0007662D" w:rsidRDefault="0007662D" w:rsidP="002E28AC">
      <w:pPr>
        <w:pStyle w:val="HTMLPreformatted"/>
        <w:wordWrap w:val="0"/>
        <w:jc w:val="both"/>
      </w:pPr>
    </w:p>
    <w:p w:rsidR="00BA3BD8" w:rsidRPr="00CB437A" w:rsidRDefault="0007662D" w:rsidP="002E28AC">
      <w:pPr>
        <w:pStyle w:val="HTMLPreformatted"/>
        <w:wordWrap w:val="0"/>
        <w:jc w:val="both"/>
        <w:rPr>
          <w:rFonts w:ascii="Calibri" w:hAnsi="Calibri" w:cs="Calibri"/>
          <w:sz w:val="22"/>
          <w:szCs w:val="22"/>
        </w:rPr>
      </w:pPr>
      <w:r>
        <w:rPr>
          <w:rFonts w:ascii="Calibri" w:hAnsi="Calibri" w:cs="Calibri"/>
          <w:sz w:val="22"/>
          <w:szCs w:val="22"/>
        </w:rPr>
        <w:t xml:space="preserve">Παρακάτωδίνεται ο </w:t>
      </w:r>
      <w:r w:rsidR="00BA3BD8">
        <w:rPr>
          <w:rFonts w:ascii="Calibri" w:hAnsi="Calibri" w:cs="Calibri"/>
          <w:sz w:val="22"/>
          <w:szCs w:val="22"/>
          <w:lang w:val="en-US"/>
        </w:rPr>
        <w:t>Confusion</w:t>
      </w:r>
      <w:ins w:id="1785" w:author="Koft" w:date="2016-10-26T19:32:00Z">
        <w:r w:rsidR="00071CF4" w:rsidRPr="00071CF4">
          <w:rPr>
            <w:rFonts w:ascii="Calibri" w:hAnsi="Calibri" w:cs="Calibri"/>
            <w:sz w:val="22"/>
            <w:szCs w:val="22"/>
            <w:rPrChange w:id="1786" w:author="Koft" w:date="2016-10-26T19:32:00Z">
              <w:rPr>
                <w:rFonts w:ascii="Calibri" w:eastAsiaTheme="minorHAnsi" w:hAnsi="Calibri" w:cs="Calibri"/>
                <w:b/>
                <w:bCs/>
                <w:sz w:val="22"/>
                <w:szCs w:val="22"/>
                <w:lang w:val="en-US" w:eastAsia="en-US"/>
              </w:rPr>
            </w:rPrChange>
          </w:rPr>
          <w:t xml:space="preserve"> </w:t>
        </w:r>
      </w:ins>
      <w:r w:rsidR="00BA3BD8">
        <w:rPr>
          <w:rFonts w:ascii="Calibri" w:hAnsi="Calibri" w:cs="Calibri"/>
          <w:sz w:val="22"/>
          <w:szCs w:val="22"/>
          <w:lang w:val="en-US"/>
        </w:rPr>
        <w:t>Matrix</w:t>
      </w:r>
      <w:r w:rsidR="00BA3BD8">
        <w:rPr>
          <w:rFonts w:ascii="Calibri" w:hAnsi="Calibri" w:cs="Calibri"/>
          <w:sz w:val="22"/>
          <w:szCs w:val="22"/>
        </w:rPr>
        <w:t xml:space="preserve"> μετά την εφαρμογή του ΚΝΝ στο </w:t>
      </w:r>
      <w:r w:rsidR="00BA3BD8">
        <w:rPr>
          <w:rFonts w:ascii="Calibri" w:hAnsi="Calibri" w:cs="Calibri"/>
          <w:sz w:val="22"/>
          <w:szCs w:val="22"/>
          <w:lang w:val="en-US"/>
        </w:rPr>
        <w:t>Rstudio</w:t>
      </w:r>
      <w:r w:rsidR="00BA3BD8" w:rsidRPr="00BA3BD8">
        <w:rPr>
          <w:rFonts w:ascii="Calibri" w:hAnsi="Calibri" w:cs="Calibri"/>
          <w:sz w:val="22"/>
          <w:szCs w:val="22"/>
        </w:rPr>
        <w:t>:</w:t>
      </w:r>
    </w:p>
    <w:p w:rsidR="0007662D" w:rsidRPr="00BA3BD8" w:rsidRDefault="00BA3BD8" w:rsidP="002E28AC">
      <w:pPr>
        <w:pStyle w:val="HTMLPreformatted"/>
        <w:wordWrap w:val="0"/>
        <w:jc w:val="both"/>
      </w:pPr>
      <w:r w:rsidRPr="00CB437A">
        <w:rPr>
          <w:rFonts w:ascii="Calibri" w:hAnsi="Calibri" w:cs="Calibri"/>
          <w:sz w:val="22"/>
          <w:szCs w:val="22"/>
        </w:rPr>
        <w:tab/>
      </w:r>
      <w:r w:rsidR="00C3296A">
        <w:rPr>
          <w:noProof/>
        </w:rPr>
        <w:drawing>
          <wp:inline distT="0" distB="0" distL="0" distR="0">
            <wp:extent cx="3733965" cy="3621058"/>
            <wp:effectExtent l="19050" t="0" r="0" b="0"/>
            <wp:docPr id="21" name="Picture 20" descr="knn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 results.png"/>
                    <pic:cNvPicPr/>
                  </pic:nvPicPr>
                  <pic:blipFill>
                    <a:blip r:embed="rId165" cstate="print"/>
                    <a:stretch>
                      <a:fillRect/>
                    </a:stretch>
                  </pic:blipFill>
                  <pic:spPr>
                    <a:xfrm>
                      <a:off x="0" y="0"/>
                      <a:ext cx="3739005" cy="3625946"/>
                    </a:xfrm>
                    <a:prstGeom prst="rect">
                      <a:avLst/>
                    </a:prstGeom>
                  </pic:spPr>
                </pic:pic>
              </a:graphicData>
            </a:graphic>
          </wp:inline>
        </w:drawing>
      </w:r>
    </w:p>
    <w:p w:rsidR="003A5AB5" w:rsidRDefault="00353328">
      <w:pPr>
        <w:pStyle w:val="HTMLPreformatted"/>
        <w:wordWrap w:val="0"/>
        <w:jc w:val="both"/>
        <w:rPr>
          <w:rFonts w:ascii="Calibri" w:hAnsi="Calibri" w:cs="Calibri"/>
          <w:sz w:val="22"/>
          <w:szCs w:val="22"/>
        </w:rPr>
      </w:pPr>
      <w:r w:rsidRPr="00BA3BD8">
        <w:rPr>
          <w:rFonts w:ascii="Calibri" w:hAnsi="Calibri" w:cs="Calibri"/>
          <w:sz w:val="22"/>
          <w:szCs w:val="22"/>
        </w:rPr>
        <w:tab/>
      </w:r>
      <w:r w:rsidR="0007662D">
        <w:rPr>
          <w:rFonts w:ascii="Calibri" w:hAnsi="Calibri" w:cs="Calibri"/>
          <w:sz w:val="22"/>
          <w:szCs w:val="22"/>
        </w:rPr>
        <w:t>Συμπεριλαμβάνονταιτρίαάτομαστηδιαδικασίακαθένασταοποίααντιστοιχείέναςδιαφορετικόςαριθμός</w:t>
      </w:r>
      <w:r w:rsidR="0007662D" w:rsidRPr="00353328">
        <w:rPr>
          <w:rFonts w:ascii="Calibri" w:hAnsi="Calibri" w:cs="Calibri"/>
          <w:sz w:val="22"/>
          <w:szCs w:val="22"/>
        </w:rPr>
        <w:t xml:space="preserve">. </w:t>
      </w:r>
      <w:r w:rsidR="0081334A">
        <w:rPr>
          <w:rFonts w:ascii="Calibri" w:hAnsi="Calibri" w:cs="Calibri"/>
          <w:sz w:val="22"/>
          <w:szCs w:val="22"/>
        </w:rPr>
        <w:t xml:space="preserve">Ο 437 αναφέρεται στη </w:t>
      </w:r>
      <w:r w:rsidR="00A46657">
        <w:rPr>
          <w:rFonts w:ascii="Calibri" w:hAnsi="Calibri" w:cs="Calibri"/>
          <w:sz w:val="22"/>
          <w:szCs w:val="22"/>
        </w:rPr>
        <w:t>Άτομο1</w:t>
      </w:r>
      <w:r w:rsidR="0081334A">
        <w:rPr>
          <w:rFonts w:ascii="Calibri" w:hAnsi="Calibri" w:cs="Calibri"/>
          <w:sz w:val="22"/>
          <w:szCs w:val="22"/>
        </w:rPr>
        <w:t xml:space="preserve">, ο 476 </w:t>
      </w:r>
      <w:r w:rsidR="000A7E50">
        <w:rPr>
          <w:rFonts w:ascii="Calibri" w:hAnsi="Calibri" w:cs="Calibri"/>
          <w:sz w:val="22"/>
          <w:szCs w:val="22"/>
        </w:rPr>
        <w:t>στο Άτομο2</w:t>
      </w:r>
      <w:r w:rsidR="0081334A">
        <w:rPr>
          <w:rFonts w:ascii="Calibri" w:hAnsi="Calibri" w:cs="Calibri"/>
          <w:sz w:val="22"/>
          <w:szCs w:val="22"/>
        </w:rPr>
        <w:t xml:space="preserve">, τέλος ο 665 </w:t>
      </w:r>
      <w:r w:rsidR="000A7E50">
        <w:rPr>
          <w:rFonts w:ascii="Calibri" w:hAnsi="Calibri" w:cs="Calibri"/>
          <w:sz w:val="22"/>
          <w:szCs w:val="22"/>
        </w:rPr>
        <w:t>στο Άτομο3</w:t>
      </w:r>
      <w:r w:rsidR="0081334A">
        <w:rPr>
          <w:rFonts w:ascii="Calibri" w:hAnsi="Calibri" w:cs="Calibri"/>
          <w:sz w:val="22"/>
          <w:szCs w:val="22"/>
        </w:rPr>
        <w:t>.</w:t>
      </w:r>
    </w:p>
    <w:p w:rsidR="003A5AB5" w:rsidRDefault="003A5AB5">
      <w:pPr>
        <w:pStyle w:val="HTMLPreformatted"/>
        <w:wordWrap w:val="0"/>
        <w:jc w:val="both"/>
        <w:rPr>
          <w:rFonts w:ascii="Calibri" w:hAnsi="Calibri" w:cs="Calibri"/>
          <w:sz w:val="22"/>
          <w:szCs w:val="22"/>
        </w:rPr>
      </w:pPr>
    </w:p>
    <w:p w:rsidR="003A5AB5" w:rsidRDefault="00353328">
      <w:pPr>
        <w:pStyle w:val="HTMLPreformatted"/>
        <w:wordWrap w:val="0"/>
        <w:jc w:val="both"/>
        <w:rPr>
          <w:rFonts w:ascii="Calibri" w:hAnsi="Calibri" w:cs="Calibri"/>
          <w:sz w:val="22"/>
          <w:szCs w:val="22"/>
        </w:rPr>
      </w:pPr>
      <w:r w:rsidRPr="00353328">
        <w:rPr>
          <w:rFonts w:ascii="Calibri" w:hAnsi="Calibri" w:cs="Calibri"/>
          <w:sz w:val="22"/>
          <w:szCs w:val="22"/>
        </w:rPr>
        <w:tab/>
      </w:r>
      <w:r w:rsidR="0081334A">
        <w:rPr>
          <w:rFonts w:ascii="Calibri" w:hAnsi="Calibri" w:cs="Calibri"/>
          <w:sz w:val="22"/>
          <w:szCs w:val="22"/>
        </w:rPr>
        <w:t>Ο</w:t>
      </w:r>
      <w:ins w:id="1787" w:author="Koft" w:date="2016-10-26T19:32:00Z">
        <w:r w:rsidR="00071CF4" w:rsidRPr="00071CF4">
          <w:rPr>
            <w:rFonts w:ascii="Calibri" w:hAnsi="Calibri" w:cs="Calibri"/>
            <w:sz w:val="22"/>
            <w:szCs w:val="22"/>
            <w:rPrChange w:id="1788" w:author="Koft" w:date="2016-10-26T19:32:00Z">
              <w:rPr>
                <w:rFonts w:ascii="Calibri" w:eastAsiaTheme="minorHAnsi" w:hAnsi="Calibri" w:cs="Calibri"/>
                <w:b/>
                <w:bCs/>
                <w:sz w:val="22"/>
                <w:szCs w:val="22"/>
                <w:lang w:val="en-US" w:eastAsia="en-US"/>
              </w:rPr>
            </w:rPrChange>
          </w:rPr>
          <w:t xml:space="preserve"> </w:t>
        </w:r>
      </w:ins>
      <w:r w:rsidR="0081334A">
        <w:rPr>
          <w:rFonts w:ascii="Calibri" w:hAnsi="Calibri" w:cs="Calibri"/>
          <w:sz w:val="22"/>
          <w:szCs w:val="22"/>
        </w:rPr>
        <w:t>τρόπος</w:t>
      </w:r>
      <w:ins w:id="1789" w:author="Koft" w:date="2016-10-26T19:32:00Z">
        <w:r w:rsidR="00071CF4" w:rsidRPr="00071CF4">
          <w:rPr>
            <w:rFonts w:ascii="Calibri" w:hAnsi="Calibri" w:cs="Calibri"/>
            <w:sz w:val="22"/>
            <w:szCs w:val="22"/>
            <w:rPrChange w:id="1790" w:author="Koft" w:date="2016-10-26T19:32:00Z">
              <w:rPr>
                <w:rFonts w:ascii="Calibri" w:eastAsiaTheme="minorHAnsi" w:hAnsi="Calibri" w:cs="Calibri"/>
                <w:b/>
                <w:bCs/>
                <w:sz w:val="22"/>
                <w:szCs w:val="22"/>
                <w:lang w:val="en-US" w:eastAsia="en-US"/>
              </w:rPr>
            </w:rPrChange>
          </w:rPr>
          <w:t xml:space="preserve"> </w:t>
        </w:r>
      </w:ins>
      <w:r w:rsidR="0049339C">
        <w:rPr>
          <w:rFonts w:ascii="Calibri" w:hAnsi="Calibri" w:cs="Calibri"/>
          <w:sz w:val="22"/>
          <w:szCs w:val="22"/>
        </w:rPr>
        <w:t>ανάγνωσης ενός 2Χ</w:t>
      </w:r>
      <w:r w:rsidR="0081334A">
        <w:rPr>
          <w:rFonts w:ascii="Calibri" w:hAnsi="Calibri" w:cs="Calibri"/>
          <w:sz w:val="22"/>
          <w:szCs w:val="22"/>
        </w:rPr>
        <w:t xml:space="preserve">2 </w:t>
      </w:r>
      <w:r w:rsidR="0081334A" w:rsidRPr="0007662D">
        <w:rPr>
          <w:rFonts w:ascii="Calibri" w:hAnsi="Calibri" w:cs="Calibri"/>
          <w:sz w:val="22"/>
          <w:szCs w:val="22"/>
          <w:lang w:val="en-US"/>
        </w:rPr>
        <w:t>Confusion</w:t>
      </w:r>
      <w:ins w:id="1791" w:author="Koft" w:date="2016-10-26T19:32:00Z">
        <w:r w:rsidR="00071CF4" w:rsidRPr="00071CF4">
          <w:rPr>
            <w:rFonts w:ascii="Calibri" w:hAnsi="Calibri" w:cs="Calibri"/>
            <w:sz w:val="22"/>
            <w:szCs w:val="22"/>
            <w:rPrChange w:id="1792" w:author="Koft" w:date="2016-10-26T19:32:00Z">
              <w:rPr>
                <w:rFonts w:ascii="Calibri" w:eastAsiaTheme="minorHAnsi" w:hAnsi="Calibri" w:cs="Calibri"/>
                <w:b/>
                <w:bCs/>
                <w:sz w:val="22"/>
                <w:szCs w:val="22"/>
                <w:lang w:val="en-US" w:eastAsia="en-US"/>
              </w:rPr>
            </w:rPrChange>
          </w:rPr>
          <w:t xml:space="preserve"> </w:t>
        </w:r>
      </w:ins>
      <w:r w:rsidR="0081334A" w:rsidRPr="0007662D">
        <w:rPr>
          <w:rFonts w:ascii="Calibri" w:hAnsi="Calibri" w:cs="Calibri"/>
          <w:sz w:val="22"/>
          <w:szCs w:val="22"/>
          <w:lang w:val="en-US"/>
        </w:rPr>
        <w:t>matrix</w:t>
      </w:r>
      <w:r w:rsidR="0081334A">
        <w:rPr>
          <w:rFonts w:ascii="Calibri" w:hAnsi="Calibri" w:cs="Calibri"/>
          <w:sz w:val="22"/>
          <w:szCs w:val="22"/>
        </w:rPr>
        <w:t xml:space="preserve"> όπως έχουμε παραπάνω δε διαφέρει από τον </w:t>
      </w:r>
      <w:r w:rsidR="008D2EA3">
        <w:rPr>
          <w:rFonts w:ascii="Calibri" w:hAnsi="Calibri" w:cs="Calibri"/>
          <w:sz w:val="22"/>
          <w:szCs w:val="22"/>
        </w:rPr>
        <w:t xml:space="preserve">εδώ </w:t>
      </w:r>
      <w:r w:rsidR="0049339C">
        <w:rPr>
          <w:rFonts w:ascii="Calibri" w:hAnsi="Calibri" w:cs="Calibri"/>
          <w:sz w:val="22"/>
          <w:szCs w:val="22"/>
        </w:rPr>
        <w:t>παραθετούμενο 3Χ</w:t>
      </w:r>
      <w:r w:rsidR="0081334A">
        <w:rPr>
          <w:rFonts w:ascii="Calibri" w:hAnsi="Calibri" w:cs="Calibri"/>
          <w:sz w:val="22"/>
          <w:szCs w:val="22"/>
        </w:rPr>
        <w:t xml:space="preserve">3. Κάθε άτομο αναγνωρίζεται ακριβώς στην κατηγορία που ανήκει στην πραγματικότητα, η κύρια διαγώνιος έχει θετικές τιμές ενώ οι υπόλοιπες θέσεις παίρνουν την τιμή 0. </w:t>
      </w:r>
      <w:r w:rsidR="008D2EA3">
        <w:rPr>
          <w:rFonts w:ascii="Calibri" w:hAnsi="Calibri" w:cs="Calibri"/>
          <w:sz w:val="22"/>
          <w:szCs w:val="22"/>
        </w:rPr>
        <w:t>Έχουμε τη μέγιστη δυνατή ακρίβεια 100%, οπότε η μελέτη περαιτέρω τιμών κρίνεται περιττή καθώς όλες αγγίζουν το τέλειο αποτέλεσμα. Το μοντέλο αυτό έχει τη δυνατότητα να κατατάξει απολύτως σωστά ένα νέο διάνυσμα σκελετού σε μια από τις τρεις κατηγορίες.Αυτή η απόλυτη επιτυχία του ΚΝΝ μας εκπλήσσει θετικά, όμως μας προβληματίζει ταυτόχρονα ως προς τα στοιχεία επιρροής και δημιουργίας τέτοιων θετικών αποτελεσμάτων. Θα ακολουθήσει αναφορά στις ιδιαιτερότητες του δείγματος μου.</w:t>
      </w:r>
    </w:p>
    <w:p w:rsidR="003A5AB5" w:rsidRDefault="003A5AB5">
      <w:pPr>
        <w:pStyle w:val="HTMLPreformatted"/>
        <w:wordWrap w:val="0"/>
        <w:jc w:val="both"/>
        <w:rPr>
          <w:rFonts w:ascii="Calibri" w:hAnsi="Calibri" w:cs="Calibri"/>
          <w:sz w:val="22"/>
          <w:szCs w:val="22"/>
        </w:rPr>
      </w:pPr>
    </w:p>
    <w:p w:rsidR="003A5AB5" w:rsidRDefault="00CB437A">
      <w:pPr>
        <w:pStyle w:val="HTMLPreformatted"/>
        <w:wordWrap w:val="0"/>
        <w:jc w:val="both"/>
        <w:rPr>
          <w:rFonts w:ascii="Calibri" w:hAnsi="Calibri" w:cs="Calibri"/>
          <w:sz w:val="22"/>
          <w:szCs w:val="22"/>
        </w:rPr>
      </w:pPr>
      <w:r w:rsidRPr="009151EA">
        <w:rPr>
          <w:rFonts w:ascii="Calibri" w:hAnsi="Calibri" w:cs="Calibri"/>
          <w:sz w:val="22"/>
          <w:szCs w:val="22"/>
        </w:rPr>
        <w:tab/>
      </w:r>
      <w:r w:rsidR="00B427CE" w:rsidRPr="00B427CE">
        <w:rPr>
          <w:rFonts w:ascii="Calibri" w:hAnsi="Calibri" w:cs="Calibri"/>
          <w:sz w:val="22"/>
          <w:szCs w:val="22"/>
        </w:rPr>
        <w:t xml:space="preserve">Τα αποτελέσματα τόσο ως προς την τιμή του </w:t>
      </w:r>
      <w:r w:rsidR="00B427CE" w:rsidRPr="00B427CE">
        <w:rPr>
          <w:rFonts w:ascii="Calibri" w:hAnsi="Calibri" w:cs="Calibri"/>
          <w:sz w:val="22"/>
          <w:szCs w:val="22"/>
          <w:lang w:val="en-US"/>
        </w:rPr>
        <w:t>Specificity</w:t>
      </w:r>
      <w:r w:rsidR="00B427CE" w:rsidRPr="00B427CE">
        <w:rPr>
          <w:rFonts w:ascii="Calibri" w:hAnsi="Calibri" w:cs="Calibri"/>
          <w:sz w:val="22"/>
          <w:szCs w:val="22"/>
        </w:rPr>
        <w:t xml:space="preserve"> όσο και αυτής του </w:t>
      </w:r>
      <w:r w:rsidR="00B427CE" w:rsidRPr="00B427CE">
        <w:rPr>
          <w:rFonts w:ascii="Calibri" w:hAnsi="Calibri" w:cs="Calibri"/>
          <w:sz w:val="22"/>
          <w:szCs w:val="22"/>
          <w:lang w:val="en-US"/>
        </w:rPr>
        <w:t>Sensitivity</w:t>
      </w:r>
      <w:r w:rsidR="00B427CE" w:rsidRPr="00B427CE">
        <w:rPr>
          <w:rFonts w:ascii="Calibri" w:hAnsi="Calibri" w:cs="Calibri"/>
          <w:sz w:val="22"/>
          <w:szCs w:val="22"/>
        </w:rPr>
        <w:t xml:space="preserve"> είναι ακριβώς 100 %. Συμπερασματικά, αναγνωρίζεται ο κάθε σκελετός στην αντίστοιχηπραγματική κατηγορία προέλευσης του. Εισάγοντας τα δεδομένα του σκελετού η επιτυχία αναγνώρισης είναι εγγυημένη. Ομοίως, το μέτρο </w:t>
      </w:r>
      <w:r w:rsidR="00B427CE" w:rsidRPr="00B427CE">
        <w:rPr>
          <w:rFonts w:ascii="Calibri" w:hAnsi="Calibri" w:cs="Calibri"/>
          <w:sz w:val="22"/>
          <w:szCs w:val="22"/>
          <w:lang w:val="en-US"/>
        </w:rPr>
        <w:t>Cohen</w:t>
      </w:r>
      <w:r w:rsidR="00B427CE" w:rsidRPr="00B427CE">
        <w:rPr>
          <w:rFonts w:ascii="Calibri" w:hAnsi="Calibri" w:cs="Calibri"/>
          <w:sz w:val="22"/>
          <w:szCs w:val="22"/>
        </w:rPr>
        <w:t>’</w:t>
      </w:r>
      <w:r w:rsidR="00B427CE" w:rsidRPr="00B427CE">
        <w:rPr>
          <w:rFonts w:ascii="Calibri" w:hAnsi="Calibri" w:cs="Calibri"/>
          <w:sz w:val="22"/>
          <w:szCs w:val="22"/>
          <w:lang w:val="en-US"/>
        </w:rPr>
        <w:t>s</w:t>
      </w:r>
      <w:ins w:id="1793" w:author="Koft" w:date="2016-10-26T19:32:00Z">
        <w:r w:rsidR="00071CF4" w:rsidRPr="00071CF4">
          <w:rPr>
            <w:rFonts w:ascii="Calibri" w:hAnsi="Calibri" w:cs="Calibri"/>
            <w:sz w:val="22"/>
            <w:szCs w:val="22"/>
            <w:rPrChange w:id="1794" w:author="Koft" w:date="2016-10-26T19:32:00Z">
              <w:rPr>
                <w:rFonts w:ascii="Calibri" w:eastAsiaTheme="minorHAnsi" w:hAnsi="Calibri" w:cs="Calibri"/>
                <w:b/>
                <w:bCs/>
                <w:sz w:val="22"/>
                <w:szCs w:val="22"/>
                <w:lang w:val="en-US" w:eastAsia="en-US"/>
              </w:rPr>
            </w:rPrChange>
          </w:rPr>
          <w:t xml:space="preserve"> </w:t>
        </w:r>
      </w:ins>
      <w:r w:rsidR="00B427CE" w:rsidRPr="00B427CE">
        <w:rPr>
          <w:rFonts w:ascii="Calibri" w:hAnsi="Calibri" w:cs="Calibri"/>
          <w:sz w:val="22"/>
          <w:szCs w:val="22"/>
          <w:lang w:val="en-US"/>
        </w:rPr>
        <w:t>kappa</w:t>
      </w:r>
      <w:r w:rsidR="00B427CE" w:rsidRPr="00B427CE">
        <w:rPr>
          <w:rFonts w:ascii="Calibri" w:hAnsi="Calibri" w:cs="Calibri"/>
          <w:sz w:val="22"/>
          <w:szCs w:val="22"/>
        </w:rPr>
        <w:t xml:space="preserve"> έχει τη μέγιστη δυνατή τιμή του ενός, άρα ο ταξινομητής αποδίδει άριστα τόσο σε αυτή όσο και σε κάθε τυχαία επανάληψη του ΚΝΝ.</w:t>
      </w:r>
    </w:p>
    <w:p w:rsidR="003A5AB5" w:rsidRDefault="003A5AB5">
      <w:pPr>
        <w:pStyle w:val="HTMLPreformatted"/>
        <w:wordWrap w:val="0"/>
        <w:jc w:val="both"/>
        <w:rPr>
          <w:rFonts w:ascii="Calibri" w:hAnsi="Calibri" w:cs="Calibri"/>
          <w:color w:val="FF0000"/>
          <w:sz w:val="22"/>
          <w:szCs w:val="22"/>
        </w:rPr>
      </w:pPr>
    </w:p>
    <w:p w:rsidR="00F45A74" w:rsidRPr="00CB437A" w:rsidRDefault="00F45A74" w:rsidP="002E28AC">
      <w:pPr>
        <w:ind w:firstLine="720"/>
        <w:jc w:val="both"/>
      </w:pPr>
      <w:r>
        <w:t xml:space="preserve">Σύμφωνα με το θεωρητικό υπόβαθρο ακολουθούν ιδιαιτερότητες του δείγματος μας που παίζουν ρόλο στη διαδικασία δημιουργίας του αποτελέσματος. Αρχικά η διαφαινόμενη σίγουρη επιτυχία του ΚΝΝ οφείλεται στα καθαρά δεδομένα που βασίζεται η </w:t>
      </w:r>
      <w:r>
        <w:lastRenderedPageBreak/>
        <w:t xml:space="preserve">εργασία. Αυτόματα, λοιπόν, εξαλείφεται ένα από τα μεγαλύτερα μειονεκτήματα του αλγόριθμου που είναι η χρήση αλλοιωμένων δεδομένων. </w:t>
      </w:r>
    </w:p>
    <w:p w:rsidR="00F45A74" w:rsidRPr="009151EA" w:rsidRDefault="00F45A74" w:rsidP="002E28AC">
      <w:pPr>
        <w:jc w:val="both"/>
      </w:pPr>
      <w:r w:rsidRPr="00A07302">
        <w:tab/>
      </w:r>
      <w:r>
        <w:t xml:space="preserve"> Μια ακόμη ιδιαιτερότητα του δείγματος που χρησιμοποιήσαμε είναι το σχετικά μικρό του μέγεθος. Με αυτόν τον τρόπο μπορέσαμε να επιλέξουμε ένα σχετικά μεγάλο </w:t>
      </w:r>
      <w:r>
        <w:rPr>
          <w:lang w:val="en-US"/>
        </w:rPr>
        <w:t>k</w:t>
      </w:r>
      <w:r>
        <w:t xml:space="preserve"> και να διασφαλίσουμε τέτοιο ποσοστό επιτυχίας. Είναι γνωστό ότι η επιτυχία πιθανόν μεγεθύνεται ταυτόχρονα με την τιμή του </w:t>
      </w:r>
      <w:r>
        <w:rPr>
          <w:lang w:val="en-US"/>
        </w:rPr>
        <w:t>k</w:t>
      </w:r>
      <w:r>
        <w:t>, το ίδιο συμβαίνει όμως και στην απαιτούμενη μνήμη για την εκμάθηση του ΚΝΝ. Τα διανύσματα χρησιμοποιούμενα στον ΚΝΝ είναι συνολικά 144, αριθμός τόσο αρκετά ικανοποιητικός όσο και χρονικά φθηνός για το πρόγραμμα.</w:t>
      </w:r>
    </w:p>
    <w:p w:rsidR="00446BE2" w:rsidRPr="009330B2" w:rsidRDefault="00B427CE" w:rsidP="009151EA">
      <w:pPr>
        <w:rPr>
          <w:rFonts w:ascii="Courier New" w:eastAsia="Times New Roman" w:hAnsi="Courier New" w:cs="Courier New"/>
          <w:sz w:val="20"/>
          <w:szCs w:val="20"/>
          <w:lang w:eastAsia="el-GR"/>
        </w:rPr>
      </w:pPr>
      <w:r>
        <w:br w:type="page"/>
      </w:r>
    </w:p>
    <w:p w:rsidR="00446BE2" w:rsidRDefault="00446BE2" w:rsidP="00446BE2">
      <w:pPr>
        <w:pStyle w:val="Subtitle"/>
        <w:outlineLvl w:val="1"/>
        <w:rPr>
          <w:rStyle w:val="SubtleReference"/>
        </w:rPr>
      </w:pPr>
      <w:bookmarkStart w:id="1795" w:name="_Toc462922494"/>
      <w:r w:rsidRPr="00446BE2">
        <w:rPr>
          <w:rStyle w:val="SubtleReference"/>
        </w:rPr>
        <w:lastRenderedPageBreak/>
        <w:t>Αποτελέσματα</w:t>
      </w:r>
      <w:ins w:id="1796" w:author="Koft" w:date="2016-10-26T19:32:00Z">
        <w:r w:rsidR="00AD2261">
          <w:rPr>
            <w:rStyle w:val="SubtleReference"/>
            <w:lang w:val="en-US"/>
          </w:rPr>
          <w:t xml:space="preserve"> </w:t>
        </w:r>
      </w:ins>
      <w:r w:rsidRPr="00446BE2">
        <w:rPr>
          <w:rStyle w:val="SubtleReference"/>
        </w:rPr>
        <w:t>Σύγκρισης</w:t>
      </w:r>
      <w:ins w:id="1797" w:author="Koft" w:date="2016-10-26T19:32:00Z">
        <w:r w:rsidR="00AD2261">
          <w:rPr>
            <w:rStyle w:val="SubtleReference"/>
            <w:lang w:val="en-US"/>
          </w:rPr>
          <w:t xml:space="preserve"> </w:t>
        </w:r>
      </w:ins>
      <w:r w:rsidRPr="00446BE2">
        <w:rPr>
          <w:rStyle w:val="SubtleReference"/>
        </w:rPr>
        <w:t>Αλγορίθμων</w:t>
      </w:r>
      <w:bookmarkEnd w:id="1795"/>
    </w:p>
    <w:p w:rsidR="00542291" w:rsidRDefault="00B80913" w:rsidP="002E28AC">
      <w:pPr>
        <w:ind w:firstLine="720"/>
        <w:jc w:val="both"/>
      </w:pPr>
      <w:r>
        <w:t xml:space="preserve">Χρησιμοποιώνταςέτοιμες συναρτήσεις υπολογισμού της δεσμευόμενης μνήμης και του χρόνου εκτέλεσης ενός αλγορίθμου στην </w:t>
      </w:r>
      <w:r>
        <w:rPr>
          <w:lang w:val="en-US"/>
        </w:rPr>
        <w:t>R</w:t>
      </w:r>
      <w:r w:rsidRPr="00542291">
        <w:t>,</w:t>
      </w:r>
      <w:r>
        <w:t>υπολογίστηκαν οι παρακάτω τιμές για καθέναν από τους δύο αλγορίθμους που εκπαιδεύθηκαν. Η μέτρηση και στις δύο περιπτώσεις περιλαμβάνει τη φόρτωση και επεξεργασία των αντίστοιχων δεδομένων που χρειάστηκαν σε κάθε περίπτωση.</w:t>
      </w:r>
    </w:p>
    <w:p w:rsidR="00B0602F" w:rsidRDefault="00B84D27" w:rsidP="002E28AC">
      <w:pPr>
        <w:jc w:val="both"/>
      </w:pPr>
      <w:r>
        <w:rPr>
          <w:noProof/>
          <w:lang w:eastAsia="el-GR"/>
        </w:rPr>
        <w:drawing>
          <wp:inline distT="0" distB="0" distL="0" distR="0">
            <wp:extent cx="3248936" cy="2300776"/>
            <wp:effectExtent l="19050" t="0" r="8614" b="0"/>
            <wp:docPr id="26" name="Picture 25" descr="Time and Memory Compari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nd Memory Comparisson.png"/>
                    <pic:cNvPicPr/>
                  </pic:nvPicPr>
                  <pic:blipFill>
                    <a:blip r:embed="rId166" cstate="print"/>
                    <a:stretch>
                      <a:fillRect/>
                    </a:stretch>
                  </pic:blipFill>
                  <pic:spPr>
                    <a:xfrm>
                      <a:off x="0" y="0"/>
                      <a:ext cx="3250607" cy="2301960"/>
                    </a:xfrm>
                    <a:prstGeom prst="rect">
                      <a:avLst/>
                    </a:prstGeom>
                  </pic:spPr>
                </pic:pic>
              </a:graphicData>
            </a:graphic>
          </wp:inline>
        </w:drawing>
      </w:r>
    </w:p>
    <w:p w:rsidR="00542291" w:rsidRDefault="0073394B" w:rsidP="002E28AC">
      <w:pPr>
        <w:jc w:val="both"/>
      </w:pPr>
      <w:r>
        <w:t>Οι</w:t>
      </w:r>
      <w:ins w:id="1798" w:author="Koft" w:date="2016-10-26T19:33:00Z">
        <w:r w:rsidR="00071CF4" w:rsidRPr="00071CF4">
          <w:rPr>
            <w:rPrChange w:id="1799" w:author="Koft" w:date="2016-10-26T19:33:00Z">
              <w:rPr>
                <w:b/>
                <w:bCs/>
                <w:lang w:val="en-US"/>
              </w:rPr>
            </w:rPrChange>
          </w:rPr>
          <w:t xml:space="preserve"> </w:t>
        </w:r>
      </w:ins>
      <w:r>
        <w:t>παραπάνω</w:t>
      </w:r>
      <w:ins w:id="1800" w:author="Koft" w:date="2016-10-26T19:33:00Z">
        <w:r w:rsidR="00071CF4" w:rsidRPr="00071CF4">
          <w:rPr>
            <w:rPrChange w:id="1801" w:author="Koft" w:date="2016-10-26T19:33:00Z">
              <w:rPr>
                <w:b/>
                <w:bCs/>
                <w:lang w:val="en-US"/>
              </w:rPr>
            </w:rPrChange>
          </w:rPr>
          <w:t xml:space="preserve"> </w:t>
        </w:r>
      </w:ins>
      <w:r>
        <w:t>χρονικές</w:t>
      </w:r>
      <w:ins w:id="1802" w:author="Koft" w:date="2016-10-26T19:33:00Z">
        <w:r w:rsidR="00071CF4" w:rsidRPr="00071CF4">
          <w:rPr>
            <w:rPrChange w:id="1803" w:author="Koft" w:date="2016-10-26T19:33:00Z">
              <w:rPr>
                <w:b/>
                <w:bCs/>
                <w:lang w:val="en-US"/>
              </w:rPr>
            </w:rPrChange>
          </w:rPr>
          <w:t xml:space="preserve"> </w:t>
        </w:r>
      </w:ins>
      <w:r>
        <w:t>τιμές</w:t>
      </w:r>
      <w:ins w:id="1804" w:author="Koft" w:date="2016-10-26T19:33:00Z">
        <w:r w:rsidR="00071CF4" w:rsidRPr="00071CF4">
          <w:rPr>
            <w:rPrChange w:id="1805" w:author="Koft" w:date="2016-10-26T19:33:00Z">
              <w:rPr>
                <w:b/>
                <w:bCs/>
                <w:lang w:val="en-US"/>
              </w:rPr>
            </w:rPrChange>
          </w:rPr>
          <w:t xml:space="preserve"> </w:t>
        </w:r>
      </w:ins>
      <w:r>
        <w:t xml:space="preserve">ορίζονται από το λειτουργικό σύστημα του κάθε υπολογιστή, αλλά σε γενικές γραμμές προσεγγίζονται από την </w:t>
      </w:r>
      <w:r>
        <w:rPr>
          <w:lang w:val="en-US"/>
        </w:rPr>
        <w:t>R</w:t>
      </w:r>
      <w:ins w:id="1806" w:author="Koft" w:date="2016-10-26T19:33:00Z">
        <w:r w:rsidR="00071CF4" w:rsidRPr="00071CF4">
          <w:rPr>
            <w:rPrChange w:id="1807" w:author="Koft" w:date="2016-10-26T19:33:00Z">
              <w:rPr>
                <w:b/>
                <w:bCs/>
                <w:lang w:val="en-US"/>
              </w:rPr>
            </w:rPrChange>
          </w:rPr>
          <w:t xml:space="preserve"> </w:t>
        </w:r>
      </w:ins>
      <w:r>
        <w:t xml:space="preserve">και τον δημιουργό του πακέτου </w:t>
      </w:r>
      <w:r w:rsidRPr="0073394B">
        <w:t>“</w:t>
      </w:r>
      <w:r>
        <w:rPr>
          <w:lang w:val="en-US"/>
        </w:rPr>
        <w:t>base</w:t>
      </w:r>
      <w:r w:rsidRPr="0073394B">
        <w:t xml:space="preserve">” </w:t>
      </w:r>
      <w:r>
        <w:t xml:space="preserve">που χρησιμοποιήθηκε γιατην εντολή </w:t>
      </w:r>
      <w:r>
        <w:rPr>
          <w:lang w:val="en-US"/>
        </w:rPr>
        <w:t>proc</w:t>
      </w:r>
      <w:r w:rsidRPr="0073394B">
        <w:t>.</w:t>
      </w:r>
      <w:r>
        <w:rPr>
          <w:lang w:val="en-US"/>
        </w:rPr>
        <w:t>time</w:t>
      </w:r>
      <w:r>
        <w:t>με την οποία υπολογίσθηκε ο χρόνος εκτέλεση ως εξής:</w:t>
      </w:r>
    </w:p>
    <w:p w:rsidR="0073394B" w:rsidRPr="0073394B" w:rsidRDefault="0073394B" w:rsidP="002E28AC">
      <w:pPr>
        <w:pStyle w:val="ListParagraph"/>
        <w:numPr>
          <w:ilvl w:val="0"/>
          <w:numId w:val="9"/>
        </w:numPr>
        <w:jc w:val="both"/>
        <w:rPr>
          <w:b/>
        </w:rPr>
      </w:pPr>
      <w:r w:rsidRPr="0073394B">
        <w:rPr>
          <w:b/>
          <w:lang w:val="en-US"/>
        </w:rPr>
        <w:t>usertime</w:t>
      </w:r>
      <w:r w:rsidRPr="0073394B">
        <w:rPr>
          <w:b/>
        </w:rPr>
        <w:t>:</w:t>
      </w:r>
      <w:ins w:id="1808" w:author="Koft" w:date="2016-10-26T19:33:00Z">
        <w:r w:rsidR="00C27E2D">
          <w:rPr>
            <w:rFonts w:cs="Arial"/>
            <w:color w:val="000000"/>
            <w:lang w:val="en-US"/>
          </w:rPr>
          <w:t>O</w:t>
        </w:r>
      </w:ins>
      <w:del w:id="1809" w:author="Koft" w:date="2016-10-26T19:33:00Z">
        <w:r w:rsidRPr="000E7114" w:rsidDel="00C27E2D">
          <w:rPr>
            <w:rFonts w:cs="Arial"/>
            <w:color w:val="000000"/>
          </w:rPr>
          <w:delText>ο</w:delText>
        </w:r>
      </w:del>
      <w:r w:rsidRPr="000E7114">
        <w:rPr>
          <w:rFonts w:cs="Arial"/>
          <w:color w:val="000000"/>
        </w:rPr>
        <w:t xml:space="preserve"> απαιτούμενος χρόνος εκτέλεσης του κώδικα</w:t>
      </w:r>
    </w:p>
    <w:p w:rsidR="001F328F" w:rsidRPr="001F328F" w:rsidRDefault="0073394B" w:rsidP="002E28AC">
      <w:pPr>
        <w:pStyle w:val="ListParagraph"/>
        <w:numPr>
          <w:ilvl w:val="0"/>
          <w:numId w:val="9"/>
        </w:numPr>
        <w:jc w:val="both"/>
        <w:rPr>
          <w:rFonts w:cs="Arial"/>
          <w:b/>
          <w:color w:val="000000"/>
        </w:rPr>
      </w:pPr>
      <w:r w:rsidRPr="000E7114">
        <w:rPr>
          <w:b/>
          <w:lang w:val="en-US"/>
        </w:rPr>
        <w:t>systemtime</w:t>
      </w:r>
      <w:r w:rsidRPr="000E7114">
        <w:rPr>
          <w:b/>
        </w:rPr>
        <w:t xml:space="preserve">: </w:t>
      </w:r>
      <w:ins w:id="1810" w:author="Koft" w:date="2016-10-26T19:33:00Z">
        <w:r w:rsidR="00C27E2D">
          <w:rPr>
            <w:lang w:val="en-US"/>
          </w:rPr>
          <w:t>O</w:t>
        </w:r>
      </w:ins>
      <w:del w:id="1811" w:author="Koft" w:date="2016-10-26T19:33:00Z">
        <w:r w:rsidRPr="000E7114" w:rsidDel="00C27E2D">
          <w:delText>ο</w:delText>
        </w:r>
      </w:del>
      <w:r w:rsidRPr="000E7114">
        <w:t xml:space="preserve"> απαιτούμενος χρόνος που </w:t>
      </w:r>
      <w:r w:rsidR="000E7114" w:rsidRPr="000E7114">
        <w:t>η Μονάδα Κεντρικού Επεξεργαστή</w:t>
      </w:r>
      <w:r w:rsidRPr="000E7114">
        <w:rPr>
          <w:rFonts w:cs="Arial"/>
          <w:color w:val="000000"/>
        </w:rPr>
        <w:t xml:space="preserve"> (</w:t>
      </w:r>
      <w:r w:rsidRPr="000E7114">
        <w:rPr>
          <w:rFonts w:cs="Arial"/>
          <w:color w:val="000000"/>
          <w:lang w:val="en-US"/>
        </w:rPr>
        <w:t>CPU</w:t>
      </w:r>
      <w:r w:rsidRPr="000E7114">
        <w:rPr>
          <w:rFonts w:cs="Arial"/>
          <w:color w:val="000000"/>
        </w:rPr>
        <w:t xml:space="preserve">) </w:t>
      </w:r>
      <w:r w:rsidR="000E7114" w:rsidRPr="000E7114">
        <w:rPr>
          <w:rFonts w:cs="Arial"/>
          <w:color w:val="000000"/>
        </w:rPr>
        <w:t>χρησιμοποιήθηκε για την επεξεργασία των εντολών του αλγορίθμου</w:t>
      </w:r>
    </w:p>
    <w:p w:rsidR="005E17CC" w:rsidRPr="009019AB" w:rsidRDefault="0073394B" w:rsidP="002E28AC">
      <w:pPr>
        <w:pStyle w:val="ListParagraph"/>
        <w:numPr>
          <w:ilvl w:val="0"/>
          <w:numId w:val="9"/>
        </w:numPr>
        <w:jc w:val="both"/>
        <w:rPr>
          <w:rFonts w:cs="Arial"/>
          <w:b/>
          <w:color w:val="000000"/>
        </w:rPr>
      </w:pPr>
      <w:r w:rsidRPr="001F328F">
        <w:rPr>
          <w:b/>
          <w:lang w:val="en-US"/>
        </w:rPr>
        <w:t>elapsedtime</w:t>
      </w:r>
      <w:r w:rsidRPr="001F328F">
        <w:rPr>
          <w:rFonts w:ascii="Arial" w:hAnsi="Arial" w:cs="Arial"/>
          <w:b/>
          <w:color w:val="000000"/>
          <w:sz w:val="16"/>
          <w:szCs w:val="16"/>
        </w:rPr>
        <w:t>:</w:t>
      </w:r>
      <w:ins w:id="1812" w:author="Koft" w:date="2016-10-26T19:33:00Z">
        <w:r w:rsidR="00071CF4" w:rsidRPr="00071CF4">
          <w:rPr>
            <w:rFonts w:ascii="Arial" w:hAnsi="Arial" w:cs="Arial"/>
            <w:b/>
            <w:color w:val="000000"/>
            <w:sz w:val="16"/>
            <w:szCs w:val="16"/>
            <w:rPrChange w:id="1813" w:author="Koft" w:date="2016-10-26T19:33:00Z">
              <w:rPr>
                <w:rFonts w:ascii="Arial" w:hAnsi="Arial" w:cs="Arial"/>
                <w:b/>
                <w:bCs/>
                <w:color w:val="000000"/>
                <w:sz w:val="16"/>
                <w:szCs w:val="16"/>
                <w:lang w:val="en-US"/>
              </w:rPr>
            </w:rPrChange>
          </w:rPr>
          <w:t xml:space="preserve"> </w:t>
        </w:r>
        <w:r w:rsidR="00C27E2D">
          <w:rPr>
            <w:rFonts w:cs="Arial"/>
            <w:color w:val="000000"/>
            <w:lang w:val="en-US"/>
          </w:rPr>
          <w:t>H</w:t>
        </w:r>
      </w:ins>
      <w:del w:id="1814" w:author="Koft" w:date="2016-10-26T19:33:00Z">
        <w:r w:rsidR="000E7114" w:rsidRPr="001F328F" w:rsidDel="00C27E2D">
          <w:rPr>
            <w:rFonts w:cs="Arial"/>
            <w:color w:val="000000"/>
          </w:rPr>
          <w:delText>η</w:delText>
        </w:r>
      </w:del>
      <w:r w:rsidR="000E7114" w:rsidRPr="001F328F">
        <w:rPr>
          <w:rFonts w:cs="Arial"/>
          <w:color w:val="000000"/>
        </w:rPr>
        <w:t xml:space="preserve"> χρονική διαφορά από την ώρα που ξεκίνησε η μέτρηση μέχρι τη χρονική στιγμή που ο μετρητής σταμάτησε. Επ’ουσίας ο συνολικός χρόνος που χρειάστηκε από τη μηχανή για την είσοδο και επεξεργασία των δεδομένων, την εκτέλεση του αλγορίθμου, ως και την έξοδο των αποτελεσμάτων</w:t>
      </w:r>
      <w:r w:rsidR="005E17CC" w:rsidRPr="00CB437A">
        <w:tab/>
      </w:r>
    </w:p>
    <w:p w:rsidR="009019AB" w:rsidRPr="00863AF9" w:rsidRDefault="009019AB" w:rsidP="002E28AC">
      <w:pPr>
        <w:ind w:left="360"/>
        <w:jc w:val="both"/>
        <w:rPr>
          <w:rFonts w:cs="Arial"/>
          <w:color w:val="000000"/>
        </w:rPr>
      </w:pPr>
      <w:r w:rsidRPr="00863AF9">
        <w:rPr>
          <w:u w:val="single"/>
        </w:rPr>
        <w:t>Μονάδα μέτρησης :</w:t>
      </w:r>
      <w:r w:rsidRPr="00863AF9">
        <w:rPr>
          <w:rFonts w:cs="Arial"/>
          <w:color w:val="000000"/>
        </w:rPr>
        <w:t xml:space="preserve"> Δευτερόλεπτο</w:t>
      </w:r>
    </w:p>
    <w:p w:rsidR="004F31EC" w:rsidRDefault="007B6B0E" w:rsidP="002E28AC">
      <w:pPr>
        <w:jc w:val="both"/>
      </w:pPr>
      <w:r>
        <w:t>Σε ότι αφορά την ακρίβεια και την αποτελεσματικότητα των δύο αλγορίθμων, δίνεται ο παρακάτω συγκριτικός πίνακας των βασικών στατιστικών μέτρων.</w:t>
      </w:r>
      <w:ins w:id="1815" w:author="Koft" w:date="2016-10-26T19:33:00Z">
        <w:r w:rsidR="00071CF4" w:rsidRPr="00071CF4">
          <w:rPr>
            <w:rPrChange w:id="1816" w:author="Koft" w:date="2016-10-26T19:33:00Z">
              <w:rPr>
                <w:b/>
                <w:bCs/>
                <w:lang w:val="en-US"/>
              </w:rPr>
            </w:rPrChange>
          </w:rPr>
          <w:t xml:space="preserve"> </w:t>
        </w:r>
      </w:ins>
      <w:r>
        <w:t xml:space="preserve">Δεδομένου ότι για τον </w:t>
      </w:r>
      <w:r>
        <w:rPr>
          <w:lang w:val="en-US"/>
        </w:rPr>
        <w:t>SVM</w:t>
      </w:r>
      <w:ins w:id="1817" w:author="Koft" w:date="2016-10-26T19:33:00Z">
        <w:r w:rsidR="00071CF4" w:rsidRPr="00071CF4">
          <w:rPr>
            <w:rPrChange w:id="1818" w:author="Koft" w:date="2016-10-26T19:33:00Z">
              <w:rPr>
                <w:b/>
                <w:bCs/>
                <w:lang w:val="en-US"/>
              </w:rPr>
            </w:rPrChange>
          </w:rPr>
          <w:t xml:space="preserve"> </w:t>
        </w:r>
      </w:ins>
      <w:r>
        <w:t xml:space="preserve">η αποτελεσματικότητα και η ακρίβεια πρέπει να </w:t>
      </w:r>
      <w:r w:rsidR="001F328F">
        <w:t xml:space="preserve">ληφθεί υπ’όψιν για το σύνολο της διαδικασίας </w:t>
      </w:r>
      <w:r w:rsidR="00B80913">
        <w:t>ταξινόμησης</w:t>
      </w:r>
      <w:r w:rsidR="001F328F">
        <w:t xml:space="preserve"> των τριών προσώπων </w:t>
      </w:r>
      <w:r w:rsidR="00290780">
        <w:t>ενδιαφέροντος</w:t>
      </w:r>
      <w:r w:rsidR="00290780" w:rsidRPr="00290780">
        <w:t>,</w:t>
      </w:r>
      <w:r w:rsidR="00290780">
        <w:t xml:space="preserve">υπολογίστηκε ο Μέσος Όρος των βασικών τιμών του </w:t>
      </w:r>
      <w:r w:rsidR="00290780">
        <w:rPr>
          <w:lang w:val="en-US"/>
        </w:rPr>
        <w:t>ConfusionMatrix</w:t>
      </w:r>
      <w:r w:rsidR="00290780">
        <w:t>για να γίνει η σύγκριση.</w:t>
      </w:r>
    </w:p>
    <w:tbl>
      <w:tblPr>
        <w:tblStyle w:val="LightShading-Accent2"/>
        <w:tblW w:w="8965" w:type="dxa"/>
        <w:tblLook w:val="04A0"/>
      </w:tblPr>
      <w:tblGrid>
        <w:gridCol w:w="1216"/>
        <w:gridCol w:w="949"/>
        <w:gridCol w:w="1047"/>
        <w:gridCol w:w="1059"/>
        <w:gridCol w:w="1113"/>
        <w:gridCol w:w="722"/>
        <w:gridCol w:w="770"/>
        <w:gridCol w:w="770"/>
        <w:gridCol w:w="1319"/>
      </w:tblGrid>
      <w:tr w:rsidR="00163274" w:rsidRPr="00163274" w:rsidTr="004F3219">
        <w:trPr>
          <w:cnfStyle w:val="100000000000"/>
          <w:trHeight w:val="218"/>
        </w:trPr>
        <w:tc>
          <w:tcPr>
            <w:cnfStyle w:val="001000000000"/>
            <w:tcW w:w="1216" w:type="dxa"/>
          </w:tcPr>
          <w:p w:rsidR="00BD0482" w:rsidRPr="004F3219" w:rsidRDefault="00CF4C39" w:rsidP="002E28AC">
            <w:pPr>
              <w:jc w:val="both"/>
              <w:rPr>
                <w:sz w:val="18"/>
              </w:rPr>
            </w:pPr>
            <w:r w:rsidRPr="004F3219">
              <w:rPr>
                <w:color w:val="auto"/>
                <w:sz w:val="18"/>
              </w:rPr>
              <w:t>Αλγόριθμος</w:t>
            </w:r>
          </w:p>
        </w:tc>
        <w:tc>
          <w:tcPr>
            <w:tcW w:w="949" w:type="dxa"/>
          </w:tcPr>
          <w:p w:rsidR="00BD0482" w:rsidRPr="004F3219" w:rsidRDefault="00CF4C39" w:rsidP="002E28AC">
            <w:pPr>
              <w:jc w:val="both"/>
              <w:cnfStyle w:val="100000000000"/>
              <w:rPr>
                <w:sz w:val="18"/>
                <w:lang w:val="en-US"/>
              </w:rPr>
            </w:pPr>
            <w:r w:rsidRPr="004F3219">
              <w:rPr>
                <w:color w:val="auto"/>
                <w:sz w:val="18"/>
                <w:lang w:val="en-US"/>
              </w:rPr>
              <w:t>Accuracy</w:t>
            </w:r>
          </w:p>
        </w:tc>
        <w:tc>
          <w:tcPr>
            <w:tcW w:w="1047" w:type="dxa"/>
          </w:tcPr>
          <w:p w:rsidR="00BD0482" w:rsidRPr="004F3219" w:rsidRDefault="00CF4C39" w:rsidP="002E28AC">
            <w:pPr>
              <w:jc w:val="both"/>
              <w:cnfStyle w:val="100000000000"/>
              <w:rPr>
                <w:sz w:val="18"/>
                <w:lang w:val="en-US"/>
              </w:rPr>
            </w:pPr>
            <w:r w:rsidRPr="004F3219">
              <w:rPr>
                <w:color w:val="auto"/>
                <w:sz w:val="18"/>
                <w:lang w:val="en-US"/>
              </w:rPr>
              <w:t>Specificity</w:t>
            </w:r>
          </w:p>
        </w:tc>
        <w:tc>
          <w:tcPr>
            <w:tcW w:w="1059" w:type="dxa"/>
          </w:tcPr>
          <w:p w:rsidR="00BD0482" w:rsidRPr="004F3219" w:rsidRDefault="00CF4C39" w:rsidP="002E28AC">
            <w:pPr>
              <w:jc w:val="both"/>
              <w:cnfStyle w:val="100000000000"/>
              <w:rPr>
                <w:sz w:val="18"/>
                <w:lang w:val="en-US"/>
              </w:rPr>
            </w:pPr>
            <w:r w:rsidRPr="004F3219">
              <w:rPr>
                <w:color w:val="auto"/>
                <w:sz w:val="18"/>
                <w:lang w:val="en-US"/>
              </w:rPr>
              <w:t>Sensitivity</w:t>
            </w:r>
          </w:p>
        </w:tc>
        <w:tc>
          <w:tcPr>
            <w:tcW w:w="1113" w:type="dxa"/>
          </w:tcPr>
          <w:p w:rsidR="00BD0482" w:rsidRPr="004F3219" w:rsidRDefault="00CF4C39" w:rsidP="002E28AC">
            <w:pPr>
              <w:jc w:val="both"/>
              <w:cnfStyle w:val="100000000000"/>
              <w:rPr>
                <w:sz w:val="18"/>
                <w:lang w:val="en-US"/>
              </w:rPr>
            </w:pPr>
            <w:r w:rsidRPr="004F3219">
              <w:rPr>
                <w:color w:val="auto"/>
                <w:sz w:val="18"/>
                <w:lang w:val="en-US"/>
              </w:rPr>
              <w:t>Prevalence</w:t>
            </w:r>
          </w:p>
        </w:tc>
        <w:tc>
          <w:tcPr>
            <w:tcW w:w="722" w:type="dxa"/>
          </w:tcPr>
          <w:p w:rsidR="00BD0482" w:rsidRPr="004F3219" w:rsidRDefault="00CF4C39" w:rsidP="002E28AC">
            <w:pPr>
              <w:jc w:val="both"/>
              <w:cnfStyle w:val="100000000000"/>
              <w:rPr>
                <w:sz w:val="18"/>
                <w:lang w:val="en-US"/>
              </w:rPr>
            </w:pPr>
            <w:r w:rsidRPr="004F3219">
              <w:rPr>
                <w:color w:val="auto"/>
                <w:sz w:val="18"/>
                <w:lang w:val="en-US"/>
              </w:rPr>
              <w:t>kappa</w:t>
            </w:r>
          </w:p>
        </w:tc>
        <w:tc>
          <w:tcPr>
            <w:tcW w:w="770" w:type="dxa"/>
          </w:tcPr>
          <w:p w:rsidR="00BD0482" w:rsidRPr="004F3219" w:rsidRDefault="00CF4C39" w:rsidP="002E28AC">
            <w:pPr>
              <w:jc w:val="both"/>
              <w:cnfStyle w:val="100000000000"/>
              <w:rPr>
                <w:sz w:val="18"/>
                <w:lang w:val="en-US"/>
              </w:rPr>
            </w:pPr>
            <w:r w:rsidRPr="004F3219">
              <w:rPr>
                <w:color w:val="auto"/>
                <w:sz w:val="18"/>
                <w:lang w:val="en-US"/>
              </w:rPr>
              <w:t>PP</w:t>
            </w:r>
          </w:p>
        </w:tc>
        <w:tc>
          <w:tcPr>
            <w:tcW w:w="770" w:type="dxa"/>
          </w:tcPr>
          <w:p w:rsidR="00BD0482" w:rsidRPr="004F3219" w:rsidRDefault="00CF4C39" w:rsidP="002E28AC">
            <w:pPr>
              <w:jc w:val="both"/>
              <w:cnfStyle w:val="100000000000"/>
              <w:rPr>
                <w:sz w:val="18"/>
                <w:lang w:val="en-US"/>
              </w:rPr>
            </w:pPr>
            <w:r w:rsidRPr="004F3219">
              <w:rPr>
                <w:color w:val="auto"/>
                <w:sz w:val="18"/>
                <w:lang w:val="en-US"/>
              </w:rPr>
              <w:t>NP</w:t>
            </w:r>
          </w:p>
        </w:tc>
        <w:tc>
          <w:tcPr>
            <w:tcW w:w="1319" w:type="dxa"/>
          </w:tcPr>
          <w:p w:rsidR="00BD0482" w:rsidRPr="004F3219" w:rsidRDefault="00CF4C39" w:rsidP="002E28AC">
            <w:pPr>
              <w:jc w:val="both"/>
              <w:cnfStyle w:val="100000000000"/>
              <w:rPr>
                <w:sz w:val="18"/>
                <w:lang w:val="en-US"/>
              </w:rPr>
            </w:pPr>
            <w:r w:rsidRPr="004F3219">
              <w:rPr>
                <w:color w:val="auto"/>
                <w:sz w:val="18"/>
                <w:lang w:val="en-US"/>
              </w:rPr>
              <w:t>Balanced Accuracy</w:t>
            </w:r>
          </w:p>
        </w:tc>
      </w:tr>
      <w:tr w:rsidR="00163274" w:rsidRPr="00163274" w:rsidTr="004F3219">
        <w:trPr>
          <w:cnfStyle w:val="000000100000"/>
          <w:trHeight w:val="218"/>
        </w:trPr>
        <w:tc>
          <w:tcPr>
            <w:cnfStyle w:val="001000000000"/>
            <w:tcW w:w="1216" w:type="dxa"/>
          </w:tcPr>
          <w:p w:rsidR="00BD0482" w:rsidRPr="004F3219" w:rsidRDefault="00CF4C39" w:rsidP="002E28AC">
            <w:pPr>
              <w:spacing w:after="200" w:line="276" w:lineRule="auto"/>
              <w:jc w:val="both"/>
              <w:rPr>
                <w:sz w:val="18"/>
                <w:lang w:val="en-US"/>
              </w:rPr>
            </w:pPr>
            <w:r w:rsidRPr="004F3219">
              <w:rPr>
                <w:color w:val="auto"/>
                <w:sz w:val="18"/>
                <w:lang w:val="en-US"/>
              </w:rPr>
              <w:t>SVM</w:t>
            </w:r>
          </w:p>
        </w:tc>
        <w:tc>
          <w:tcPr>
            <w:tcW w:w="949" w:type="dxa"/>
          </w:tcPr>
          <w:p w:rsidR="00BD0482" w:rsidRPr="004F3219" w:rsidRDefault="00CF4C39" w:rsidP="002E28AC">
            <w:pPr>
              <w:spacing w:after="200" w:line="276" w:lineRule="auto"/>
              <w:jc w:val="both"/>
              <w:cnfStyle w:val="000000100000"/>
              <w:rPr>
                <w:sz w:val="18"/>
                <w:lang w:val="en-US"/>
              </w:rPr>
            </w:pPr>
            <w:r w:rsidRPr="004F3219">
              <w:rPr>
                <w:color w:val="auto"/>
                <w:sz w:val="18"/>
                <w:lang w:val="en-US"/>
              </w:rPr>
              <w:t>0.9669</w:t>
            </w:r>
          </w:p>
        </w:tc>
        <w:tc>
          <w:tcPr>
            <w:tcW w:w="1047" w:type="dxa"/>
          </w:tcPr>
          <w:p w:rsidR="00BD0482" w:rsidRPr="004F3219" w:rsidRDefault="00CF4C39" w:rsidP="002E28AC">
            <w:pPr>
              <w:spacing w:after="200" w:line="276" w:lineRule="auto"/>
              <w:jc w:val="both"/>
              <w:cnfStyle w:val="000000100000"/>
              <w:rPr>
                <w:sz w:val="18"/>
                <w:lang w:val="en-US"/>
              </w:rPr>
            </w:pPr>
            <w:r w:rsidRPr="004F3219">
              <w:rPr>
                <w:color w:val="auto"/>
                <w:sz w:val="18"/>
                <w:lang w:val="en-US"/>
              </w:rPr>
              <w:t>0.9968</w:t>
            </w:r>
          </w:p>
        </w:tc>
        <w:tc>
          <w:tcPr>
            <w:tcW w:w="1059" w:type="dxa"/>
          </w:tcPr>
          <w:p w:rsidR="00BD0482" w:rsidRPr="004F3219" w:rsidRDefault="00CF4C39" w:rsidP="002E28AC">
            <w:pPr>
              <w:spacing w:after="200" w:line="276" w:lineRule="auto"/>
              <w:jc w:val="both"/>
              <w:cnfStyle w:val="000000100000"/>
              <w:rPr>
                <w:sz w:val="18"/>
                <w:lang w:val="en-US"/>
              </w:rPr>
            </w:pPr>
            <w:r w:rsidRPr="004F3219">
              <w:rPr>
                <w:color w:val="auto"/>
                <w:sz w:val="18"/>
                <w:lang w:val="en-US"/>
              </w:rPr>
              <w:t>0.8156</w:t>
            </w:r>
          </w:p>
        </w:tc>
        <w:tc>
          <w:tcPr>
            <w:tcW w:w="1113" w:type="dxa"/>
          </w:tcPr>
          <w:p w:rsidR="00BD0482" w:rsidRPr="004F3219" w:rsidRDefault="00CF4C39" w:rsidP="002E28AC">
            <w:pPr>
              <w:spacing w:after="200" w:line="276" w:lineRule="auto"/>
              <w:jc w:val="both"/>
              <w:cnfStyle w:val="000000100000"/>
              <w:rPr>
                <w:sz w:val="18"/>
                <w:lang w:val="en-US"/>
              </w:rPr>
            </w:pPr>
            <w:r w:rsidRPr="004F3219">
              <w:rPr>
                <w:color w:val="auto"/>
                <w:sz w:val="18"/>
                <w:lang w:val="en-US"/>
              </w:rPr>
              <w:t>0.1901</w:t>
            </w:r>
          </w:p>
        </w:tc>
        <w:tc>
          <w:tcPr>
            <w:tcW w:w="722" w:type="dxa"/>
          </w:tcPr>
          <w:p w:rsidR="00BD0482" w:rsidRPr="004F3219" w:rsidRDefault="00CF4C39" w:rsidP="002E28AC">
            <w:pPr>
              <w:spacing w:after="200" w:line="276" w:lineRule="auto"/>
              <w:jc w:val="both"/>
              <w:cnfStyle w:val="000000100000"/>
              <w:rPr>
                <w:sz w:val="18"/>
                <w:lang w:val="en-US"/>
              </w:rPr>
            </w:pPr>
            <w:r w:rsidRPr="004F3219">
              <w:rPr>
                <w:color w:val="auto"/>
                <w:sz w:val="18"/>
                <w:lang w:val="en-US"/>
              </w:rPr>
              <w:t>0.866</w:t>
            </w:r>
          </w:p>
        </w:tc>
        <w:tc>
          <w:tcPr>
            <w:tcW w:w="770" w:type="dxa"/>
          </w:tcPr>
          <w:p w:rsidR="00BD0482" w:rsidRPr="004F3219" w:rsidRDefault="00CF4C39" w:rsidP="002E28AC">
            <w:pPr>
              <w:spacing w:after="200" w:line="276" w:lineRule="auto"/>
              <w:jc w:val="both"/>
              <w:cnfStyle w:val="000000100000"/>
              <w:rPr>
                <w:sz w:val="18"/>
                <w:lang w:val="en-US"/>
              </w:rPr>
            </w:pPr>
            <w:r w:rsidRPr="004F3219">
              <w:rPr>
                <w:color w:val="auto"/>
                <w:sz w:val="18"/>
                <w:lang w:val="en-US"/>
              </w:rPr>
              <w:t>0.9722</w:t>
            </w:r>
          </w:p>
        </w:tc>
        <w:tc>
          <w:tcPr>
            <w:tcW w:w="770" w:type="dxa"/>
          </w:tcPr>
          <w:p w:rsidR="00BD0482" w:rsidRPr="004F3219" w:rsidRDefault="00CF4C39" w:rsidP="002E28AC">
            <w:pPr>
              <w:spacing w:after="200" w:line="276" w:lineRule="auto"/>
              <w:jc w:val="both"/>
              <w:cnfStyle w:val="000000100000"/>
              <w:rPr>
                <w:sz w:val="18"/>
                <w:lang w:val="en-US"/>
              </w:rPr>
            </w:pPr>
            <w:r w:rsidRPr="004F3219">
              <w:rPr>
                <w:color w:val="auto"/>
                <w:sz w:val="18"/>
                <w:lang w:val="en-US"/>
              </w:rPr>
              <w:t>0.9645</w:t>
            </w:r>
          </w:p>
        </w:tc>
        <w:tc>
          <w:tcPr>
            <w:tcW w:w="1319" w:type="dxa"/>
          </w:tcPr>
          <w:p w:rsidR="00BD0482" w:rsidRPr="004F3219" w:rsidRDefault="00CF4C39" w:rsidP="002E28AC">
            <w:pPr>
              <w:spacing w:after="200" w:line="276" w:lineRule="auto"/>
              <w:jc w:val="both"/>
              <w:cnfStyle w:val="000000100000"/>
              <w:rPr>
                <w:sz w:val="18"/>
                <w:lang w:val="en-US"/>
              </w:rPr>
            </w:pPr>
            <w:r w:rsidRPr="004F3219">
              <w:rPr>
                <w:color w:val="auto"/>
                <w:sz w:val="18"/>
                <w:lang w:val="en-US"/>
              </w:rPr>
              <w:t>0.9062</w:t>
            </w:r>
          </w:p>
        </w:tc>
      </w:tr>
      <w:tr w:rsidR="00163274" w:rsidRPr="00163274" w:rsidTr="004F3219">
        <w:trPr>
          <w:trHeight w:val="229"/>
        </w:trPr>
        <w:tc>
          <w:tcPr>
            <w:cnfStyle w:val="001000000000"/>
            <w:tcW w:w="1216" w:type="dxa"/>
          </w:tcPr>
          <w:p w:rsidR="00BD0482" w:rsidRPr="004F3219" w:rsidRDefault="00CF4C39" w:rsidP="002E28AC">
            <w:pPr>
              <w:spacing w:after="200" w:line="276" w:lineRule="auto"/>
              <w:jc w:val="both"/>
              <w:rPr>
                <w:sz w:val="18"/>
                <w:lang w:val="en-US"/>
              </w:rPr>
            </w:pPr>
            <w:r w:rsidRPr="004F3219">
              <w:rPr>
                <w:color w:val="auto"/>
                <w:sz w:val="18"/>
                <w:lang w:val="en-US"/>
              </w:rPr>
              <w:t>KNN</w:t>
            </w:r>
          </w:p>
        </w:tc>
        <w:tc>
          <w:tcPr>
            <w:tcW w:w="949" w:type="dxa"/>
          </w:tcPr>
          <w:p w:rsidR="00BD0482" w:rsidRPr="004F3219" w:rsidRDefault="00CF4C39" w:rsidP="002E28AC">
            <w:pPr>
              <w:spacing w:after="200" w:line="276" w:lineRule="auto"/>
              <w:jc w:val="both"/>
              <w:cnfStyle w:val="000000000000"/>
              <w:rPr>
                <w:sz w:val="18"/>
                <w:lang w:val="en-US"/>
              </w:rPr>
            </w:pPr>
            <w:r w:rsidRPr="004F3219">
              <w:rPr>
                <w:color w:val="auto"/>
                <w:sz w:val="18"/>
                <w:lang w:val="en-US"/>
              </w:rPr>
              <w:t>1.000</w:t>
            </w:r>
          </w:p>
        </w:tc>
        <w:tc>
          <w:tcPr>
            <w:tcW w:w="1047" w:type="dxa"/>
          </w:tcPr>
          <w:p w:rsidR="00BD0482" w:rsidRPr="004F3219" w:rsidRDefault="00CF4C39" w:rsidP="002E28AC">
            <w:pPr>
              <w:spacing w:after="200" w:line="276" w:lineRule="auto"/>
              <w:jc w:val="both"/>
              <w:cnfStyle w:val="000000000000"/>
              <w:rPr>
                <w:sz w:val="18"/>
                <w:lang w:val="en-US"/>
              </w:rPr>
            </w:pPr>
            <w:r w:rsidRPr="004F3219">
              <w:rPr>
                <w:color w:val="auto"/>
                <w:sz w:val="18"/>
                <w:lang w:val="en-US"/>
              </w:rPr>
              <w:t>1.000</w:t>
            </w:r>
          </w:p>
        </w:tc>
        <w:tc>
          <w:tcPr>
            <w:tcW w:w="1059" w:type="dxa"/>
          </w:tcPr>
          <w:p w:rsidR="00BD0482" w:rsidRPr="004F3219" w:rsidRDefault="00CF4C39" w:rsidP="002E28AC">
            <w:pPr>
              <w:spacing w:after="200" w:line="276" w:lineRule="auto"/>
              <w:jc w:val="both"/>
              <w:cnfStyle w:val="000000000000"/>
              <w:rPr>
                <w:sz w:val="18"/>
                <w:lang w:val="en-US"/>
              </w:rPr>
            </w:pPr>
            <w:r w:rsidRPr="004F3219">
              <w:rPr>
                <w:color w:val="auto"/>
                <w:sz w:val="18"/>
                <w:lang w:val="en-US"/>
              </w:rPr>
              <w:t>1.000</w:t>
            </w:r>
          </w:p>
        </w:tc>
        <w:tc>
          <w:tcPr>
            <w:tcW w:w="1113" w:type="dxa"/>
          </w:tcPr>
          <w:p w:rsidR="00BD0482" w:rsidRPr="004F3219" w:rsidRDefault="00CF4C39" w:rsidP="002E28AC">
            <w:pPr>
              <w:spacing w:after="200" w:line="276" w:lineRule="auto"/>
              <w:jc w:val="both"/>
              <w:cnfStyle w:val="000000000000"/>
              <w:rPr>
                <w:sz w:val="18"/>
                <w:lang w:val="en-US"/>
              </w:rPr>
            </w:pPr>
            <w:r w:rsidRPr="004F3219">
              <w:rPr>
                <w:color w:val="auto"/>
                <w:sz w:val="18"/>
                <w:lang w:val="en-US"/>
              </w:rPr>
              <w:t>0.2708</w:t>
            </w:r>
          </w:p>
        </w:tc>
        <w:tc>
          <w:tcPr>
            <w:tcW w:w="722" w:type="dxa"/>
          </w:tcPr>
          <w:p w:rsidR="00BD0482" w:rsidRPr="004F3219" w:rsidRDefault="00CF4C39" w:rsidP="002E28AC">
            <w:pPr>
              <w:spacing w:after="200" w:line="276" w:lineRule="auto"/>
              <w:jc w:val="both"/>
              <w:cnfStyle w:val="000000000000"/>
              <w:rPr>
                <w:sz w:val="18"/>
                <w:lang w:val="en-US"/>
              </w:rPr>
            </w:pPr>
            <w:r w:rsidRPr="004F3219">
              <w:rPr>
                <w:color w:val="auto"/>
                <w:sz w:val="18"/>
                <w:lang w:val="en-US"/>
              </w:rPr>
              <w:t>1.000</w:t>
            </w:r>
          </w:p>
        </w:tc>
        <w:tc>
          <w:tcPr>
            <w:tcW w:w="770" w:type="dxa"/>
          </w:tcPr>
          <w:p w:rsidR="00BD0482" w:rsidRPr="004F3219" w:rsidRDefault="00CF4C39" w:rsidP="002E28AC">
            <w:pPr>
              <w:spacing w:after="200" w:line="276" w:lineRule="auto"/>
              <w:jc w:val="both"/>
              <w:cnfStyle w:val="000000000000"/>
              <w:rPr>
                <w:sz w:val="18"/>
                <w:lang w:val="en-US"/>
              </w:rPr>
            </w:pPr>
            <w:r w:rsidRPr="004F3219">
              <w:rPr>
                <w:color w:val="auto"/>
                <w:sz w:val="18"/>
                <w:lang w:val="en-US"/>
              </w:rPr>
              <w:t>1.000</w:t>
            </w:r>
          </w:p>
        </w:tc>
        <w:tc>
          <w:tcPr>
            <w:tcW w:w="770" w:type="dxa"/>
          </w:tcPr>
          <w:p w:rsidR="00BD0482" w:rsidRPr="004F3219" w:rsidRDefault="00CF4C39" w:rsidP="002E28AC">
            <w:pPr>
              <w:spacing w:after="200" w:line="276" w:lineRule="auto"/>
              <w:jc w:val="both"/>
              <w:cnfStyle w:val="000000000000"/>
              <w:rPr>
                <w:sz w:val="18"/>
                <w:lang w:val="en-US"/>
              </w:rPr>
            </w:pPr>
            <w:r w:rsidRPr="004F3219">
              <w:rPr>
                <w:color w:val="auto"/>
                <w:sz w:val="18"/>
                <w:lang w:val="en-US"/>
              </w:rPr>
              <w:t>1.000</w:t>
            </w:r>
          </w:p>
        </w:tc>
        <w:tc>
          <w:tcPr>
            <w:tcW w:w="1319" w:type="dxa"/>
          </w:tcPr>
          <w:p w:rsidR="00BD0482" w:rsidRPr="004F3219" w:rsidRDefault="00CF4C39" w:rsidP="002E28AC">
            <w:pPr>
              <w:spacing w:after="200" w:line="276" w:lineRule="auto"/>
              <w:jc w:val="both"/>
              <w:cnfStyle w:val="000000000000"/>
              <w:rPr>
                <w:sz w:val="18"/>
                <w:lang w:val="en-US"/>
              </w:rPr>
            </w:pPr>
            <w:r w:rsidRPr="004F3219">
              <w:rPr>
                <w:color w:val="auto"/>
                <w:sz w:val="18"/>
                <w:lang w:val="en-US"/>
              </w:rPr>
              <w:t>1.000</w:t>
            </w:r>
          </w:p>
        </w:tc>
      </w:tr>
    </w:tbl>
    <w:p w:rsidR="00446BE2" w:rsidRDefault="00446BE2" w:rsidP="002E28AC">
      <w:pPr>
        <w:jc w:val="both"/>
        <w:rPr>
          <w:lang w:val="en-US"/>
        </w:rPr>
      </w:pPr>
    </w:p>
    <w:p w:rsidR="00446BE2" w:rsidRPr="0050503E" w:rsidRDefault="0050503E" w:rsidP="002E28AC">
      <w:pPr>
        <w:pStyle w:val="Heading2"/>
        <w:jc w:val="both"/>
        <w:rPr>
          <w:rStyle w:val="SubtleReference"/>
          <w:b w:val="0"/>
        </w:rPr>
      </w:pPr>
      <w:bookmarkStart w:id="1819" w:name="_Toc462922495"/>
      <w:r>
        <w:rPr>
          <w:rStyle w:val="SubtleReference"/>
          <w:b w:val="0"/>
        </w:rPr>
        <w:lastRenderedPageBreak/>
        <w:t>συζητηση και ερωτηματα για περαιτερω ερευνα</w:t>
      </w:r>
      <w:bookmarkEnd w:id="1819"/>
    </w:p>
    <w:p w:rsidR="00B0602F" w:rsidRDefault="00A76CDC" w:rsidP="002E28AC">
      <w:pPr>
        <w:jc w:val="both"/>
      </w:pPr>
      <w:r>
        <w:tab/>
      </w:r>
      <w:r w:rsidR="00B80913">
        <w:t>Η έκβαση της εργασίας μας θεωρείται πως πέτυχε τον τεθειμένο στόχο της δημιουργίας, εκπαίδευσης και σύγκρισης δύο αλγορίθμων που επιτυγχάνουν την ταξινόμηση προσώπων βάση σκελετικών δεδομένων. Στη συνέχεια, θα συζητήσουμε τα αποτελέσματα του ερευνητικού μέρους, συγκρίνοντας τα με τις βιβλιογραφικές αναφορές και άλλες έρευνες στον τομέα, καθώς και θα αναφέρουμε τα ανοιχτά ερωτήματα και τα νέα ερευνητικά ενδιαφέροντα που απορρέουν.</w:t>
      </w:r>
    </w:p>
    <w:p w:rsidR="000567B7" w:rsidRDefault="000567B7" w:rsidP="002E28AC">
      <w:pPr>
        <w:jc w:val="both"/>
      </w:pPr>
      <w:r>
        <w:tab/>
        <w:t xml:space="preserve">Τη γενική κατευθυντήρια γραμμή </w:t>
      </w:r>
      <w:r w:rsidR="00580656">
        <w:t>και</w:t>
      </w:r>
      <w:r w:rsidRPr="000567B7">
        <w:t xml:space="preserve"> βάση αυτής της εργασίας ως προς τη μεθοδολογία αποτέλεσε η ενασχόληση με προηγούμενες έρευνες, με τις οποίες</w:t>
      </w:r>
      <w:r w:rsidR="00580656">
        <w:t xml:space="preserve"> θα συγκριθούν αριθμητικά τα </w:t>
      </w:r>
      <w:r w:rsidR="00B80913">
        <w:t>εξαγόμενα</w:t>
      </w:r>
      <w:r w:rsidR="00580656">
        <w:t xml:space="preserve"> αποτελέσματα μας.</w:t>
      </w:r>
      <w:r w:rsidRPr="000567B7">
        <w:t xml:space="preserve"> Καθοριστικά επιδρά η συλλογή δ</w:t>
      </w:r>
      <w:r w:rsidR="00580656">
        <w:t xml:space="preserve">εδομένων, η οποία </w:t>
      </w:r>
      <w:r w:rsidR="00B80913">
        <w:t>προκύπτειεξολοκλήρου</w:t>
      </w:r>
      <w:r w:rsidR="00580656">
        <w:t xml:space="preserve"> από</w:t>
      </w:r>
      <w:r w:rsidRPr="000567B7">
        <w:t xml:space="preserve"> εργαστηριακή καταγραφή έτσι ώστε να χρησιμοποιούνται μόνο καθαρά δεδομένα. Τα ποσοστά τόσο του ΚΝΝ όσο και του SVM ερμηνεύονται ως παραπάνω από ικανοποιητικά στη σκελετική προσέγγιση παρουσιάζοντας σε προηγούμενες εργασίες ποσοστά επιτυχίας 85,4% ακόμα και 99,6% όσον αφορά τον ΚΝΝ και 84,7% όσον αφορά τον SVM ενώ στην παρούσα 100% και 97% αντίστοιχα. </w:t>
      </w:r>
      <w:r w:rsidR="00B80913" w:rsidRPr="000567B7">
        <w:t xml:space="preserve">Συμπερασματικά, παρά τις διαφοροποιήσεις στην επιλογή καθοριστικών </w:t>
      </w:r>
      <w:r w:rsidR="00B80913">
        <w:t>παραμέτρων</w:t>
      </w:r>
      <w:r w:rsidR="00B80913" w:rsidRPr="000567B7">
        <w:t xml:space="preserve"> όπως το k ή ο πυρήνας </w:t>
      </w:r>
      <w:r w:rsidR="00B80913">
        <w:t xml:space="preserve">στις διάφορες εργασίες, </w:t>
      </w:r>
      <w:r w:rsidR="00B80913" w:rsidRPr="000567B7">
        <w:t>διασφαλίζεται μια πολύ υψηλή αποτελεσματικότητα και στους δύο αλγορίθμους</w:t>
      </w:r>
      <w:r w:rsidR="00B80913">
        <w:t>, ανεξαρτήτως του αυστηρού ορισμού του φυσικού προβλήματος. Τέλος, γ</w:t>
      </w:r>
      <w:r w:rsidR="00B80913" w:rsidRPr="000567B7">
        <w:t>ια</w:t>
      </w:r>
      <w:r w:rsidRPr="000567B7">
        <w:t xml:space="preserve"> μια ακόμα φορά επιβεβαιώνεται μέσα από αυτήν την εργασία η αξία ενασχόλησης με τον ΚΝΝ και τον SVM</w:t>
      </w:r>
      <w:r w:rsidR="00580656">
        <w:t>.</w:t>
      </w:r>
    </w:p>
    <w:p w:rsidR="009151EA" w:rsidRPr="00753093" w:rsidRDefault="00753093" w:rsidP="002E28AC">
      <w:pPr>
        <w:pStyle w:val="Heading3"/>
        <w:jc w:val="both"/>
      </w:pPr>
      <w:bookmarkStart w:id="1820" w:name="_Toc462922496"/>
      <w:r>
        <w:t>Αριθμητικά Αποτελέσματα Σύγκρισης:</w:t>
      </w:r>
      <w:bookmarkEnd w:id="1820"/>
    </w:p>
    <w:p w:rsidR="00CE7C74" w:rsidRDefault="00E6793A" w:rsidP="002E28AC">
      <w:pPr>
        <w:jc w:val="both"/>
      </w:pPr>
      <w:r w:rsidRPr="009330B2">
        <w:tab/>
      </w:r>
      <w:r w:rsidR="00B80913">
        <w:t xml:space="preserve">Από τους συγκριτικούς πίνακες χρόνου εκτέλεσης και δεσμευόμενης μνήμης που παρατέθηκαν προηγουμένως, προκύπτει ότι ο </w:t>
      </w:r>
      <w:r w:rsidR="00B80913">
        <w:rPr>
          <w:lang w:val="en-US"/>
        </w:rPr>
        <w:t>KNN</w:t>
      </w:r>
      <w:ins w:id="1821" w:author="Koft" w:date="2016-10-26T19:34:00Z">
        <w:r w:rsidR="00071CF4" w:rsidRPr="00071CF4">
          <w:rPr>
            <w:rPrChange w:id="1822" w:author="Koft" w:date="2016-10-26T19:35:00Z">
              <w:rPr>
                <w:b/>
                <w:bCs/>
                <w:lang w:val="en-US"/>
              </w:rPr>
            </w:rPrChange>
          </w:rPr>
          <w:t xml:space="preserve"> </w:t>
        </w:r>
      </w:ins>
      <w:r w:rsidR="00B80913">
        <w:t xml:space="preserve">είναι κατά 24% γρηγορότερος από τον </w:t>
      </w:r>
      <w:r w:rsidR="00B80913">
        <w:rPr>
          <w:lang w:val="en-US"/>
        </w:rPr>
        <w:t>SVM</w:t>
      </w:r>
      <w:ins w:id="1823" w:author="Koft" w:date="2016-10-26T19:35:00Z">
        <w:r w:rsidR="00071CF4" w:rsidRPr="00071CF4">
          <w:rPr>
            <w:rPrChange w:id="1824" w:author="Koft" w:date="2016-10-26T19:35:00Z">
              <w:rPr>
                <w:b/>
                <w:bCs/>
                <w:lang w:val="en-US"/>
              </w:rPr>
            </w:rPrChange>
          </w:rPr>
          <w:t xml:space="preserve"> </w:t>
        </w:r>
      </w:ins>
      <w:r w:rsidR="00B80913">
        <w:t xml:space="preserve">σε χρόνο χρήστη, κατά 25,7% σε χρόνο συστήματος και σε συνολικό χρόνο κατά 39% γρηγορότερος, ενώ δεσμεύει 93 ΜΒ μνήμης,έναντι 103 ΜΒ του </w:t>
      </w:r>
      <w:r w:rsidR="00B80913">
        <w:rPr>
          <w:lang w:val="en-US"/>
        </w:rPr>
        <w:t>SVM</w:t>
      </w:r>
      <w:r w:rsidR="00B80913" w:rsidRPr="003931CA">
        <w:t xml:space="preserve">, </w:t>
      </w:r>
      <w:r w:rsidR="00B80913">
        <w:t xml:space="preserve">δηλαδή κάνει εξοικονόμηση μνήμης τάξεως του 10%. </w:t>
      </w:r>
      <w:r w:rsidR="003931CA">
        <w:t xml:space="preserve">Ωστόσο, τα ποσοστά αυτά δεν μπορούν να ερμηνευθούν ως μια διασφαλισμένη υπεροχή του </w:t>
      </w:r>
      <w:r w:rsidR="003931CA">
        <w:rPr>
          <w:lang w:val="en-US"/>
        </w:rPr>
        <w:t>KNN</w:t>
      </w:r>
      <w:r w:rsidR="003931CA">
        <w:t>, λόγω των ακολούθων παραγόντων που πρέπει να ληφθούν υπ’όψιν:</w:t>
      </w:r>
    </w:p>
    <w:p w:rsidR="003931CA" w:rsidRDefault="00B80913" w:rsidP="002E28AC">
      <w:pPr>
        <w:pStyle w:val="ListParagraph"/>
        <w:numPr>
          <w:ilvl w:val="0"/>
          <w:numId w:val="10"/>
        </w:numPr>
        <w:jc w:val="both"/>
      </w:pPr>
      <w:r>
        <w:t xml:space="preserve">Ο </w:t>
      </w:r>
      <w:r>
        <w:rPr>
          <w:lang w:val="en-US"/>
        </w:rPr>
        <w:t>SVM</w:t>
      </w:r>
      <w:ins w:id="1825" w:author="Koft" w:date="2016-10-26T19:35:00Z">
        <w:r w:rsidR="00071CF4" w:rsidRPr="00071CF4">
          <w:rPr>
            <w:rPrChange w:id="1826" w:author="Koft" w:date="2016-10-26T19:35:00Z">
              <w:rPr>
                <w:b/>
                <w:bCs/>
                <w:lang w:val="en-US"/>
              </w:rPr>
            </w:rPrChange>
          </w:rPr>
          <w:t xml:space="preserve"> </w:t>
        </w:r>
      </w:ins>
      <w:r>
        <w:t xml:space="preserve">κάνει ταξινόμηση των σκελετών των ατόμων ενδιαφέροντος, χρησιμοποιώντας ως σύνολο δεδομένων 5 άτομα, δηλαδή 277 </w:t>
      </w:r>
      <w:r>
        <w:rPr>
          <w:lang w:val="en-US"/>
        </w:rPr>
        <w:t>frames</w:t>
      </w:r>
      <w:r w:rsidRPr="003931CA">
        <w:t xml:space="preserve">, </w:t>
      </w:r>
      <w:r>
        <w:t xml:space="preserve">ενώ ο </w:t>
      </w:r>
      <w:r>
        <w:rPr>
          <w:lang w:val="en-US"/>
        </w:rPr>
        <w:t>KNN</w:t>
      </w:r>
      <w:ins w:id="1827" w:author="Koft" w:date="2016-10-26T19:35:00Z">
        <w:r w:rsidR="00071CF4" w:rsidRPr="00071CF4">
          <w:rPr>
            <w:rPrChange w:id="1828" w:author="Koft" w:date="2016-10-26T19:35:00Z">
              <w:rPr>
                <w:b/>
                <w:bCs/>
                <w:lang w:val="en-US"/>
              </w:rPr>
            </w:rPrChange>
          </w:rPr>
          <w:t xml:space="preserve"> </w:t>
        </w:r>
      </w:ins>
      <w:r>
        <w:t xml:space="preserve">έξαρχος περιορίζεται στο σύνολο δεδομένων των 3 ατόμων ενδιαφέροντος με 144 </w:t>
      </w:r>
      <w:r>
        <w:rPr>
          <w:lang w:val="en-US"/>
        </w:rPr>
        <w:t>frames</w:t>
      </w:r>
      <w:r w:rsidRPr="003931CA">
        <w:t xml:space="preserve">, </w:t>
      </w:r>
      <w:r>
        <w:t xml:space="preserve">δηλαδή 48% μικρότερο σύνολο δεδομένων. </w:t>
      </w:r>
      <w:r w:rsidR="003931CA">
        <w:t xml:space="preserve">Αυτό, </w:t>
      </w:r>
      <w:r>
        <w:t>εγείρει</w:t>
      </w:r>
      <w:r w:rsidR="003931CA">
        <w:t xml:space="preserve"> το ακόλουθο ερευνητικό ερώτημα: Είναι προτιμότερος ένας πιο γρήγορος και λιγότερο πολύπλοκος αλγόριθμος, ο οποίος περιορίζει τη χρήση του μόνον σε συγκεκριμένα άτομα ενδιαφέροντος, ή ένας αλγόριθμος χρονικά δαπανηρός ο οποίος δίνει τη δυνατότητα ευρύτερης χρήσης, καθώς μπορεί να χρησιμοποιηθεί </w:t>
      </w:r>
      <w:r w:rsidR="007F32E5">
        <w:t xml:space="preserve">για την </w:t>
      </w:r>
      <w:r>
        <w:t>ταξινόμηση</w:t>
      </w:r>
      <w:r w:rsidR="007F32E5">
        <w:t xml:space="preserve"> του προσώπου ενδιαφέροντος ακόμη και μετά την προσθήκη νέων προσώπων στο σύνολο δεδομένων; Η απάντηση βασίζεται στο φυσικό πρόβλημα που τίθεται από τον ερευνητή, όπως θα συζητήσουμε στη συνέχεια.</w:t>
      </w:r>
    </w:p>
    <w:p w:rsidR="007F32E5" w:rsidRDefault="00B80913" w:rsidP="002E28AC">
      <w:pPr>
        <w:pStyle w:val="ListParagraph"/>
        <w:numPr>
          <w:ilvl w:val="0"/>
          <w:numId w:val="10"/>
        </w:numPr>
        <w:jc w:val="both"/>
      </w:pPr>
      <w:r>
        <w:t xml:space="preserve">Καθώς ο </w:t>
      </w:r>
      <w:r>
        <w:rPr>
          <w:lang w:val="en-US"/>
        </w:rPr>
        <w:t>KNN</w:t>
      </w:r>
      <w:ins w:id="1829" w:author="Koft" w:date="2016-10-26T19:35:00Z">
        <w:r w:rsidR="00071CF4" w:rsidRPr="00071CF4">
          <w:rPr>
            <w:rPrChange w:id="1830" w:author="Koft" w:date="2016-10-26T19:35:00Z">
              <w:rPr>
                <w:b/>
                <w:bCs/>
                <w:lang w:val="en-US"/>
              </w:rPr>
            </w:rPrChange>
          </w:rPr>
          <w:t xml:space="preserve"> </w:t>
        </w:r>
      </w:ins>
      <w:r>
        <w:t>είναι κατασκευασμένος ώστε να ταξινομεί αυτόματα 3 πρόσωπα, το καθένα στην σκελετική κλάση που ανήκει, ελέγχει 1 φορά 3 άτομα</w:t>
      </w:r>
      <w:r w:rsidRPr="007F32E5">
        <w:t>.</w:t>
      </w:r>
      <w:r>
        <w:t xml:space="preserve"> Αντιθέτως ο </w:t>
      </w:r>
      <w:r>
        <w:rPr>
          <w:lang w:val="en-US"/>
        </w:rPr>
        <w:t>SVM</w:t>
      </w:r>
      <w:r>
        <w:t xml:space="preserve"> ταξινομεί τα 3 πρόσωπα ενδιαφέροντος το καθένα ξεχωριστά, συγκρίνοντάς το με τα υπόλοιπα 4, κάνοντας συνολικά 3Χ5=15, δηλαδή 5 φορές περισσότερες </w:t>
      </w:r>
      <w:r>
        <w:lastRenderedPageBreak/>
        <w:t xml:space="preserve">συγκρίσεις από τον </w:t>
      </w:r>
      <w:r>
        <w:rPr>
          <w:lang w:val="en-US"/>
        </w:rPr>
        <w:t>KNN</w:t>
      </w:r>
      <w:r w:rsidRPr="007F32E5">
        <w:t>.</w:t>
      </w:r>
      <w:r w:rsidR="007F32E5">
        <w:t>Βάση αυτού, η επιβάρυνση χρόνου και μνήμης που παρατηρήθηκε είναι φυσική και γραμμικά συγκρινόμενη η αύξηση είναι υποδιπλάσια της αναμενόμενης.</w:t>
      </w:r>
    </w:p>
    <w:p w:rsidR="007F32E5" w:rsidRDefault="007F32E5" w:rsidP="002E28AC">
      <w:pPr>
        <w:pStyle w:val="ListParagraph"/>
        <w:numPr>
          <w:ilvl w:val="0"/>
          <w:numId w:val="10"/>
        </w:numPr>
        <w:jc w:val="both"/>
      </w:pPr>
      <w:r>
        <w:t xml:space="preserve">Ο αλγόριθμος </w:t>
      </w:r>
      <w:r>
        <w:rPr>
          <w:lang w:val="en-US"/>
        </w:rPr>
        <w:t>SVM</w:t>
      </w:r>
      <w:ins w:id="1831" w:author="Koft" w:date="2016-10-26T19:35:00Z">
        <w:r w:rsidR="00071CF4" w:rsidRPr="00071CF4">
          <w:rPr>
            <w:rPrChange w:id="1832" w:author="Koft" w:date="2016-10-26T19:35:00Z">
              <w:rPr>
                <w:b/>
                <w:bCs/>
                <w:lang w:val="en-US"/>
              </w:rPr>
            </w:rPrChange>
          </w:rPr>
          <w:t xml:space="preserve"> </w:t>
        </w:r>
      </w:ins>
      <w:r>
        <w:t xml:space="preserve">ενσωματώνει στην εφαρμογή του </w:t>
      </w:r>
      <w:r>
        <w:rPr>
          <w:lang w:val="en-US"/>
        </w:rPr>
        <w:t>k</w:t>
      </w:r>
      <w:r w:rsidRPr="007F32E5">
        <w:t>-</w:t>
      </w:r>
      <w:r>
        <w:rPr>
          <w:lang w:val="en-US"/>
        </w:rPr>
        <w:t>cross</w:t>
      </w:r>
      <w:ins w:id="1833" w:author="Koft" w:date="2016-10-26T19:35:00Z">
        <w:r w:rsidR="00071CF4" w:rsidRPr="00071CF4">
          <w:rPr>
            <w:rPrChange w:id="1834" w:author="Koft" w:date="2016-10-26T19:35:00Z">
              <w:rPr>
                <w:b/>
                <w:bCs/>
                <w:lang w:val="en-US"/>
              </w:rPr>
            </w:rPrChange>
          </w:rPr>
          <w:t xml:space="preserve"> </w:t>
        </w:r>
      </w:ins>
      <w:r>
        <w:rPr>
          <w:lang w:val="en-US"/>
        </w:rPr>
        <w:t>validation</w:t>
      </w:r>
      <w:ins w:id="1835" w:author="Koft" w:date="2016-10-26T19:35:00Z">
        <w:r w:rsidR="00071CF4" w:rsidRPr="00071CF4">
          <w:rPr>
            <w:rPrChange w:id="1836" w:author="Koft" w:date="2016-10-26T19:35:00Z">
              <w:rPr>
                <w:b/>
                <w:bCs/>
                <w:lang w:val="en-US"/>
              </w:rPr>
            </w:rPrChange>
          </w:rPr>
          <w:t xml:space="preserve"> </w:t>
        </w:r>
      </w:ins>
      <w:r>
        <w:t xml:space="preserve">έλεγχο, για την καλύτερη ρύθμιση των παραμέτρων και έλεγχο του ποσοστού λάθους, σε αντίθεση με τον </w:t>
      </w:r>
      <w:r>
        <w:rPr>
          <w:lang w:val="en-US"/>
        </w:rPr>
        <w:t>KNN</w:t>
      </w:r>
      <w:r w:rsidR="00015A63">
        <w:t xml:space="preserve">, στον οποίο η καθαρότητα των δεδομένων εξασφαλίζει εκ προοιμίου την αποτελεσματικότητα του, χωρίς να αυξάνει την πολυπλοκότητα- ωστόσο σε μη ιδανικά δεδομένα που η χρήση του </w:t>
      </w:r>
      <w:r w:rsidR="00015A63">
        <w:rPr>
          <w:lang w:val="en-US"/>
        </w:rPr>
        <w:t>k</w:t>
      </w:r>
      <w:r w:rsidR="00015A63" w:rsidRPr="00015A63">
        <w:t>-</w:t>
      </w:r>
      <w:r w:rsidR="00015A63">
        <w:rPr>
          <w:lang w:val="en-US"/>
        </w:rPr>
        <w:t>cross</w:t>
      </w:r>
      <w:ins w:id="1837" w:author="Koft" w:date="2016-10-26T19:35:00Z">
        <w:r w:rsidR="00071CF4" w:rsidRPr="00071CF4">
          <w:rPr>
            <w:rPrChange w:id="1838" w:author="Koft" w:date="2016-10-26T19:35:00Z">
              <w:rPr>
                <w:b/>
                <w:bCs/>
                <w:lang w:val="en-US"/>
              </w:rPr>
            </w:rPrChange>
          </w:rPr>
          <w:t xml:space="preserve"> </w:t>
        </w:r>
      </w:ins>
      <w:r w:rsidR="00015A63">
        <w:rPr>
          <w:lang w:val="en-US"/>
        </w:rPr>
        <w:t>validation</w:t>
      </w:r>
      <w:ins w:id="1839" w:author="Koft" w:date="2016-10-26T19:35:00Z">
        <w:r w:rsidR="00071CF4" w:rsidRPr="00071CF4">
          <w:rPr>
            <w:rPrChange w:id="1840" w:author="Koft" w:date="2016-10-26T19:35:00Z">
              <w:rPr>
                <w:b/>
                <w:bCs/>
                <w:lang w:val="en-US"/>
              </w:rPr>
            </w:rPrChange>
          </w:rPr>
          <w:t xml:space="preserve"> </w:t>
        </w:r>
      </w:ins>
      <w:r w:rsidR="00015A63">
        <w:rPr>
          <w:lang w:val="en-US"/>
        </w:rPr>
        <w:t>test</w:t>
      </w:r>
      <w:ins w:id="1841" w:author="Koft" w:date="2016-10-26T19:35:00Z">
        <w:r w:rsidR="00071CF4" w:rsidRPr="00071CF4">
          <w:rPr>
            <w:rPrChange w:id="1842" w:author="Koft" w:date="2016-10-26T19:35:00Z">
              <w:rPr>
                <w:b/>
                <w:bCs/>
                <w:lang w:val="en-US"/>
              </w:rPr>
            </w:rPrChange>
          </w:rPr>
          <w:t xml:space="preserve"> </w:t>
        </w:r>
      </w:ins>
      <w:r w:rsidR="00015A63">
        <w:t>θα είναι επιβαλλόμενη, ο ΚΝΝ θα παρουσιάζει αύξηση χρονικών και μνημονικών απαιτήσεων-.</w:t>
      </w:r>
    </w:p>
    <w:p w:rsidR="00015A63" w:rsidRPr="003931CA" w:rsidRDefault="00015A63" w:rsidP="002E28AC">
      <w:pPr>
        <w:pStyle w:val="ListParagraph"/>
        <w:numPr>
          <w:ilvl w:val="0"/>
          <w:numId w:val="10"/>
        </w:numPr>
        <w:jc w:val="both"/>
      </w:pPr>
      <w:r>
        <w:t xml:space="preserve">Τέλος, είναι </w:t>
      </w:r>
      <w:r w:rsidR="00B80913">
        <w:t>εμφανής</w:t>
      </w:r>
      <w:r>
        <w:t xml:space="preserve"> η υπεροχή του ΚΝΝ σε αποτελέσματα ακρίβειας. Η ακρίβεια αυτή, ωστόσο, είναι στατιστικά ασταθής διότι λόγω της σημαντικότητας κάθε στοιχείου που εισάγεται στον αλγόριθμο, και της αυξημένης μεταβλητότητας του προς τα άκρα, ο ΚΝΝ είναι ιδιαίτερα ευαίσθητος σε ακραίες </w:t>
      </w:r>
      <w:r w:rsidR="00B80913">
        <w:t>τιμές</w:t>
      </w:r>
      <w:r>
        <w:t xml:space="preserve">, παράτυπα σημεία και μη καθαρά δεδομένα. Ο </w:t>
      </w:r>
      <w:r>
        <w:rPr>
          <w:lang w:val="en-US"/>
        </w:rPr>
        <w:t>SVM</w:t>
      </w:r>
      <w:r>
        <w:t xml:space="preserve">, αντίθετα, χρησιμοποιεί τα ακραία σημεία ως σημεία αναφοράς, μιας και όπως είδαμε αυτά διαμορφώνουν και τα </w:t>
      </w:r>
      <w:r>
        <w:rPr>
          <w:lang w:val="en-US"/>
        </w:rPr>
        <w:t>SVs</w:t>
      </w:r>
      <w:r>
        <w:t>, αλλά λόγω της πολυπλοκότητας με την οποία προσεγγίζει το σύνολο των δεδομένων</w:t>
      </w:r>
      <w:r w:rsidR="0085601C">
        <w:t xml:space="preserve"> και του γεγονότος ότι δουλεύει με υποσύνολα που διαμορφώνουν ως σημεία στον πολυδιάστατο χώρο, η αντοχή του στην επιρροή παράτυπων σημείων είναι μεγαλύτερη.</w:t>
      </w:r>
    </w:p>
    <w:p w:rsidR="009151EA" w:rsidRPr="00E6793A" w:rsidRDefault="009151EA" w:rsidP="002E28AC">
      <w:pPr>
        <w:jc w:val="both"/>
      </w:pPr>
    </w:p>
    <w:p w:rsidR="00D61AA9" w:rsidRDefault="00753093" w:rsidP="002E28AC">
      <w:pPr>
        <w:pStyle w:val="Heading3"/>
        <w:jc w:val="both"/>
      </w:pPr>
      <w:bookmarkStart w:id="1843" w:name="_Toc462922497"/>
      <w:r>
        <w:t>Συζήτηση και Ερμηνεία των Αριθμητικών Αποτελεσμάτων:</w:t>
      </w:r>
      <w:bookmarkEnd w:id="1843"/>
    </w:p>
    <w:p w:rsidR="00E072E9" w:rsidRDefault="00A4644C" w:rsidP="00A4644C">
      <w:r>
        <w:tab/>
      </w:r>
      <w:r w:rsidR="001A21EF">
        <w:t>Συγκρινόμενοι με την βιβλιογραφία στην οποία στηρίχθηκε η έρευνα αυτή,  παρατηρούμε πως δεν υπάρχουν σημαντικές ασυμφωνίες, πέραν του ό,τι, παρ’ότι όλες οι εργασίες στηρίζονται σε ιδανικά και εργαστηριακά δεδομένα, οι αλγόριθμοι στην έρευνα αυτή αποδίδουν με μεγαλύτερη ακρίβεια. Πιο συγκεκριμένα, ο ΚΝΝ αποδίδει με 100% ακρίβεια , ενώ στην εργασία των</w:t>
      </w:r>
      <w:ins w:id="1844" w:author="Koft" w:date="2016-10-26T19:36:00Z">
        <w:r w:rsidR="00071CF4" w:rsidRPr="00071CF4">
          <w:rPr>
            <w:rPrChange w:id="1845" w:author="Koft" w:date="2016-10-26T19:36:00Z">
              <w:rPr>
                <w:b/>
                <w:bCs/>
                <w:lang w:val="en-US"/>
              </w:rPr>
            </w:rPrChange>
          </w:rPr>
          <w:t xml:space="preserve"> </w:t>
        </w:r>
      </w:ins>
      <w:r w:rsidR="00E072E9" w:rsidRPr="00E072E9">
        <w:t>Araujo, Graña, &amp; Andersson</w:t>
      </w:r>
      <w:r w:rsidR="00071CF4">
        <w:fldChar w:fldCharType="begin" w:fldLock="1"/>
      </w:r>
      <w:r w:rsidR="00E072E9">
        <w:instrText>ADDIN CSL_CITATION { "citationItems" : [ { "id" : "ITEM-1", "itemData" : { "DOI" : "10.1145/2480362.2480369", "ISBN" : "9781450316569", "author" : [ { "dropping-particle" : "", "family" : "Araujo", "given" : "Ricardo M.", "non-dropping-particle" : "", "parse-names" : false, "suffix" : "" }, { "dropping-particle" : "", "family" : "Gra\u00f1a", "given" : "Gustavo", "non-dropping-particle" : "", "parse-names" : false, "suffix" : "" }, { "dropping-particle" : "", "family" : "Andersson", "given" : "Virginia", "non-dropping-particle" : "", "parse-names" : false, "suffix" : "" } ], "container-title" : "Proceedings of the 28th Annual ACM Symposium on Applied Computing - SAC '13", "id" : "ITEM-1", "issued" : { "date-parts" : [ [ "2013" ] ] }, "page" : "21", "title" : "Towards skeleton biometric identification using the microsoft kinect sensor", "type" : "article-journal" }, "uris" : [ "http://www.mendeley.com/documents/?uuid=15208539-26d9-442e-b96c-753023b88271" ] } ], "mendeley" : { "formattedCitation" : "(R. M. Araujo et al., 2013)", "plainTextFormattedCitation" : "(R. M. Araujo et al., 2013)", "previouslyFormattedCitation" : "(R. M. Araujo et al., 2013)" }, "properties" : { "noteIndex" : 0 }, "schema" : "https://github.com/citation-style-language/schema/raw/master/csl-citation.json" }</w:instrText>
      </w:r>
      <w:r w:rsidR="00071CF4">
        <w:fldChar w:fldCharType="separate"/>
      </w:r>
      <w:r w:rsidR="001A21EF" w:rsidRPr="001A21EF">
        <w:rPr>
          <w:noProof/>
        </w:rPr>
        <w:t>(R. M. Araujo et al., 2013)</w:t>
      </w:r>
      <w:r w:rsidR="00071CF4">
        <w:fldChar w:fldCharType="end"/>
      </w:r>
      <w:r w:rsidR="00E072E9">
        <w:t xml:space="preserve"> για ταξινόμηση 3 ατόμων το αντίστοιχο ποσοστό ακρίβειας είναι 99.93% και στις μετέπειτα εργασίες τους πέφτει στο 97.4%, με δείγμα 20 ατόμων και 85.4% με δείγμα 140 ατόμων.</w:t>
      </w:r>
      <w:r w:rsidR="00071CF4">
        <w:fldChar w:fldCharType="begin" w:fldLock="1"/>
      </w:r>
      <w:r w:rsidR="00E072E9">
        <w:instrText>ADDIN CSL_CITATION { "citationItems" : [ { "id" : "ITEM-1", "itemData" : { "DOI" : "10.1109/ICTAI.2014.99", "ISBN" : "978-1-4799-6572-4", "ISSN" : "1082-3409", "author" : [ { "dropping-particle" : "", "family" : "Andersson", "given" : "VirginiaO.", "non-dropping-particle" : "", "parse-names" : false, "suffix" : "" }, { "dropping-particle" : "", "family" : "Araujo", "given" : "RicardoM.", "non-dropping-particle" : "", "parse-names" : false, "suffix" : "" } ], "container-title" : "2014 IEEE 26thInternationalConferenceonToolswithArtificialIntelligence", "id" : "ITEM-1", "issued" : { "date-parts" : [ [ "2014", "11" ] ] }, "language" : "English", "page" : "627-633", "publisher" : "IEEE", "title" : "FullBodyPersonIdentificationUsingtheKinectSensor", "type" : "paper-conference" }, "uris" : [ "http://www.mendeley.com/documents/?uuid=a6c605e4-198f-42d3-b493-108a5cc0b697" ] }, { "id" : "ITEM-2", "itemData" : { "ISBN" : "9781577356998", "author" : [ { "dropping-particle" : "", "family" : "Andersson", "given" : "V", "non-dropping-particle" : "", "parse-names" : false, "suffix" : "" }, { "dropping-particle" : "", "family" : "Araujo", "given" : "R", "non-dropping-particle" : "", "parse-names" : false, "suffix" : "" } ], "container-title" : "Twenty-Ninth AAAI Conference on Artificial Intelligence", "id" : "ITEM-2", "issue" : "JANUARY", "issued" : { "date-parts" : [ [ "2015" ] ] }, "page" : "425-431", "title" : "Person identification using anthropometric and gait data from kinect sensor", "type" : "article-journal" }, "uris" : [ "http://www.mendeley.com/documents/?uuid=a5d8aa5f-8309-47a9-9e04-d0ebc84204ad" ] } ], "mendeley" : { "formattedCitation" : "(V Andersson &amp; Araujo, 2015a; VirginiaO. Andersson &amp; Araujo, 2014)", "plainTextFormattedCitation" : "(V Andersson &amp; Araujo, 2015a; VirginiaO. Andersson &amp; Araujo, 2014)", "previouslyFormattedCitation" : "(V Andersson &amp; Araujo, 2015a; VirginiaO. Andersson &amp; Araujo, 2014)" }, "properties" : { "noteIndex" : 0 }, "schema" : "https://github.com/citation-style-language/schema/raw/master/csl-citation.json" }</w:instrText>
      </w:r>
      <w:r w:rsidR="00071CF4">
        <w:fldChar w:fldCharType="separate"/>
      </w:r>
      <w:r w:rsidR="00E072E9" w:rsidRPr="00E072E9">
        <w:rPr>
          <w:noProof/>
        </w:rPr>
        <w:t>(V Andersson &amp; Araujo, 2015a; VirginiaO. Andersson &amp; Araujo, 2014)</w:t>
      </w:r>
      <w:r w:rsidR="00071CF4">
        <w:fldChar w:fldCharType="end"/>
      </w:r>
    </w:p>
    <w:p w:rsidR="00E072E9" w:rsidRPr="00E072E9" w:rsidRDefault="00E072E9" w:rsidP="00A4644C">
      <w:r>
        <w:tab/>
        <w:t xml:space="preserve">Αντίστοιχα, ο </w:t>
      </w:r>
      <w:r>
        <w:rPr>
          <w:lang w:val="en-US"/>
        </w:rPr>
        <w:t>SVM</w:t>
      </w:r>
      <w:ins w:id="1846" w:author="Koft" w:date="2016-10-26T19:36:00Z">
        <w:r w:rsidR="00071CF4" w:rsidRPr="00071CF4">
          <w:rPr>
            <w:rPrChange w:id="1847" w:author="Koft" w:date="2016-10-26T19:36:00Z">
              <w:rPr>
                <w:b/>
                <w:bCs/>
                <w:lang w:val="en-US"/>
              </w:rPr>
            </w:rPrChange>
          </w:rPr>
          <w:t xml:space="preserve"> </w:t>
        </w:r>
      </w:ins>
      <w:r>
        <w:t xml:space="preserve">απέδωσε με ακρίβεια 96.69% ως εφαρμόσθηκε στην παρούσα εργασία για την ταξινόμηση 3 ατόμων, ενώ στις εργασίες των </w:t>
      </w:r>
      <w:r w:rsidRPr="00E072E9">
        <w:t>Araujo, Graña, &amp; Andersson</w:t>
      </w:r>
      <w:r w:rsidR="009A3DA0">
        <w:t xml:space="preserve"> , οι οποίει εργάστηκαν με πολυωνυ</w:t>
      </w:r>
      <w:r>
        <w:t>μικό πυρήνα, ταξινόμησε 3 άτομα ενδιαφέροντος με ακρίβεια 98.1%, αλλά η ακρίβεια του έπεσε στο 84.7% για δείγμα άνω των 80 ατόμων</w:t>
      </w:r>
      <w:r w:rsidR="00071CF4">
        <w:fldChar w:fldCharType="begin" w:fldLock="1"/>
      </w:r>
      <w:r>
        <w:instrText>ADDIN CSL_CITATION { "citationItems" : [ { "id" : "ITEM-1", "itemData" : { "DOI" : "10.1109/ICTAI.2014.99", "ISBN" : "978-1-4799-6572-4", "ISSN" : "1082-3409", "author" : [ { "dropping-particle" : "", "family" : "Andersson", "given" : "VirginiaO.", "non-dropping-particle" : "", "parse-names" : false, "suffix" : "" }, { "dropping-particle" : "", "family" : "Araujo", "given" : "RicardoM.", "non-dropping-particle" : "", "parse-names" : false, "suffix" : "" } ], "container-title" : "2014 IEEE 26thInternationalConferenceonToolswithArtificialIntelligence", "id" : "ITEM-1", "issued" : { "date-parts" : [ [ "2014", "11" ] ] }, "language" : "English", "page" : "627-633", "publisher" : "IEEE", "title" : "FullBodyPersonIdentificationUsingtheKinectSensor", "type" : "paper-conference" }, "uris" : [ "http://www.mendeley.com/documents/?uuid=a6c605e4-198f-42d3-b493-108a5cc0b697" ] }, { "id" : "ITEM-2", "itemData" : { "ISBN" : "9781577356998", "author" : [ { "dropping-particle" : "", "family" : "Andersson", "given" : "V", "non-dropping-particle" : "", "parse-names" : false, "suffix" : "" }, { "dropping-particle" : "", "family" : "Araujo", "given" : "R", "non-dropping-particle" : "", "parse-names" : false, "suffix" : "" } ], "container-title" : "Twenty-Ninth AAAI Conference on Artificial Intelligence", "id" : "ITEM-2", "issue" : "JANUARY", "issued" : { "date-parts" : [ [ "2015" ] ] }, "page" : "425-431", "title" : "Person identification using anthropometric and gait data from kinect sensor", "type" : "article-journal" }, "uris" : [ "http://www.mendeley.com/documents/?uuid=a5d8aa5f-8309-47a9-9e04-d0ebc84204ad" ] } ], "mendeley" : { "formattedCitation" : "(V Andersson &amp; Araujo, 2015a; VirginiaO. Andersson &amp; Araujo, 2014)", "plainTextFormattedCitation" : "(V Andersson &amp; Araujo, 2015a; VirginiaO. Andersson &amp; Araujo, 2014)" }, "properties" : { "noteIndex" : 0 }, "schema" : "https://github.com/citation-style-language/schema/raw/master/csl-citation.json" }</w:instrText>
      </w:r>
      <w:r w:rsidR="00071CF4">
        <w:fldChar w:fldCharType="separate"/>
      </w:r>
      <w:r w:rsidRPr="00E072E9">
        <w:rPr>
          <w:noProof/>
        </w:rPr>
        <w:t>(V Andersson &amp; Araujo, 2015a; VirginiaO. Andersson &amp; Araujo, 2014)</w:t>
      </w:r>
      <w:r w:rsidR="00071CF4">
        <w:fldChar w:fldCharType="end"/>
      </w:r>
      <w:r>
        <w:t>. Δεν έχει γίνει σε π</w:t>
      </w:r>
      <w:r w:rsidR="009A3DA0">
        <w:t>ροηγούμενες εργασίες αναφορά στον απαιτούμενο χρόνο εκπαίδευσης των αλγορίθμων ή τη δεσμευόμενη μνήμη, ώστε να συγκρίνουμε τα αποτελέσματα μας.</w:t>
      </w:r>
    </w:p>
    <w:p w:rsidR="00591E44" w:rsidRDefault="000959C8" w:rsidP="002E28AC">
      <w:pPr>
        <w:jc w:val="both"/>
        <w:rPr>
          <w:color w:val="000000" w:themeColor="text1"/>
        </w:rPr>
      </w:pPr>
      <w:r>
        <w:rPr>
          <w:color w:val="FF0000"/>
        </w:rPr>
        <w:tab/>
      </w:r>
      <w:r>
        <w:rPr>
          <w:color w:val="000000" w:themeColor="text1"/>
        </w:rPr>
        <w:t xml:space="preserve">Απαντώντας στο γενικότερο ερώτημα της ταυτοποίησης προσώπων μέσω σκελετικών δεδομένων του </w:t>
      </w:r>
      <w:r>
        <w:rPr>
          <w:color w:val="000000" w:themeColor="text1"/>
          <w:lang w:val="en-US"/>
        </w:rPr>
        <w:t>Kinect</w:t>
      </w:r>
      <w:r>
        <w:rPr>
          <w:color w:val="000000" w:themeColor="text1"/>
        </w:rPr>
        <w:t xml:space="preserve">, καταλήγουμε πως είναι δυνατή εξίσου η χρήση της μεθόδου ΚΝΝ και </w:t>
      </w:r>
      <w:r>
        <w:rPr>
          <w:color w:val="000000" w:themeColor="text1"/>
          <w:lang w:val="en-US"/>
        </w:rPr>
        <w:t>SVM</w:t>
      </w:r>
      <w:r>
        <w:rPr>
          <w:color w:val="000000" w:themeColor="text1"/>
        </w:rPr>
        <w:t xml:space="preserve"> για την επίτευξη του σκοπού μας, με εξαιρετικά ποσοστά επιτυχίας σε ιδανικά δεδομένα και πολλά υποσχόμενα </w:t>
      </w:r>
      <w:r w:rsidR="00B80913">
        <w:rPr>
          <w:color w:val="000000" w:themeColor="text1"/>
        </w:rPr>
        <w:t>αποτελέσματα</w:t>
      </w:r>
      <w:r>
        <w:rPr>
          <w:color w:val="000000" w:themeColor="text1"/>
        </w:rPr>
        <w:t xml:space="preserve"> σε μη ιδανικά δεδομένα. Εμβαθύνοντας, ωστόσο, διαπιστώνεται πως αν το ερευ</w:t>
      </w:r>
      <w:r w:rsidR="00815B8C">
        <w:rPr>
          <w:color w:val="000000" w:themeColor="text1"/>
        </w:rPr>
        <w:t>νητικό ερώτημα τεθεί</w:t>
      </w:r>
      <w:r w:rsidR="00591E44">
        <w:rPr>
          <w:color w:val="000000" w:themeColor="text1"/>
        </w:rPr>
        <w:t xml:space="preserve"> πιο </w:t>
      </w:r>
      <w:r w:rsidR="00591E44">
        <w:rPr>
          <w:color w:val="000000" w:themeColor="text1"/>
        </w:rPr>
        <w:lastRenderedPageBreak/>
        <w:t>συγκεκριμένα, υπάρχει διαφοροποίηση της αποδοτικότητας και χρησιμότητας κάθε μεθόδου.</w:t>
      </w:r>
    </w:p>
    <w:p w:rsidR="00815B8C" w:rsidRPr="00815B8C" w:rsidRDefault="00815B8C" w:rsidP="002E28AC">
      <w:pPr>
        <w:ind w:firstLine="720"/>
        <w:jc w:val="both"/>
        <w:rPr>
          <w:color w:val="000000" w:themeColor="text1"/>
        </w:rPr>
      </w:pPr>
      <w:r>
        <w:rPr>
          <w:color w:val="000000" w:themeColor="text1"/>
        </w:rPr>
        <w:t xml:space="preserve">Δηλαδή, σε περιπτώσεις που αποσκοπείται η ταυτοποίηση ενός μονάχα προσώπου ενδιαφέροντος ανάμεσα σε ένα σύνολο ατόμων, όπως παραδείγματος χάρη στην περίπτωση που η συσκευή </w:t>
      </w:r>
      <w:r w:rsidR="00B80913">
        <w:rPr>
          <w:color w:val="000000" w:themeColor="text1"/>
        </w:rPr>
        <w:t>έχει</w:t>
      </w:r>
      <w:r>
        <w:rPr>
          <w:color w:val="000000" w:themeColor="text1"/>
        </w:rPr>
        <w:t xml:space="preserve"> τοποθετηθεί στο σπίτι ενός ηλικιωμένου για παρακολούθηση της κίνησιολογικής συμπεριφοράς του και θέλουμε την συλλογή μόνον των δικών του δεδομένων και όχι των υπολοίπων κατοίκων ή επισκεπτών του σπιτιού,τότε ο </w:t>
      </w:r>
      <w:r>
        <w:rPr>
          <w:color w:val="000000" w:themeColor="text1"/>
          <w:lang w:val="en-US"/>
        </w:rPr>
        <w:t>SVM</w:t>
      </w:r>
      <w:ins w:id="1848" w:author="Koft" w:date="2016-10-26T19:37:00Z">
        <w:r w:rsidR="00071CF4" w:rsidRPr="00071CF4">
          <w:rPr>
            <w:color w:val="000000" w:themeColor="text1"/>
            <w:rPrChange w:id="1849" w:author="Koft" w:date="2016-10-26T19:37:00Z">
              <w:rPr>
                <w:b/>
                <w:bCs/>
                <w:color w:val="000000" w:themeColor="text1"/>
                <w:lang w:val="en-US"/>
              </w:rPr>
            </w:rPrChange>
          </w:rPr>
          <w:t xml:space="preserve"> </w:t>
        </w:r>
      </w:ins>
      <w:r>
        <w:rPr>
          <w:color w:val="000000" w:themeColor="text1"/>
        </w:rPr>
        <w:t xml:space="preserve">ενδείκνυται. Διότι, βάση κατασκευής του είναι αυτός που κάνει την δυαδική ταξινόμηση, κρατώντας πάντοτε σταθερό το υποσύνολο της κλάσης του ατόμου ενδιαφέροντος και </w:t>
      </w:r>
      <w:r w:rsidR="00B80913">
        <w:rPr>
          <w:color w:val="000000" w:themeColor="text1"/>
        </w:rPr>
        <w:t>προσθέτοντας</w:t>
      </w:r>
      <w:r>
        <w:rPr>
          <w:color w:val="000000" w:themeColor="text1"/>
        </w:rPr>
        <w:t xml:space="preserve"> στην κλάση των υπολοίπων κάθε άλλο σκελετό.Αντίθετα, σε περιπτώσεις που το φυσικό πρόβλημα ζητά την συγκεκριμένη ταξινόμηση ατόμων ανάλογα με το σκελετό τους, παραδείγματος χάρη στην περίπτωση που παρακολουθείται μια ολόκληρη οικογένεια, ή στην περίπτωση που θέλουμε να γίνει αναγνώριση όλων των προσώπων από σκελετικά δεδομένα, τότε ο </w:t>
      </w:r>
      <w:r>
        <w:rPr>
          <w:color w:val="000000" w:themeColor="text1"/>
          <w:lang w:val="en-US"/>
        </w:rPr>
        <w:t>KNN</w:t>
      </w:r>
      <w:ins w:id="1850" w:author="Koft" w:date="2016-10-26T19:37:00Z">
        <w:r w:rsidR="00071CF4" w:rsidRPr="00071CF4">
          <w:rPr>
            <w:color w:val="000000" w:themeColor="text1"/>
            <w:rPrChange w:id="1851" w:author="Koft" w:date="2016-10-26T19:37:00Z">
              <w:rPr>
                <w:b/>
                <w:bCs/>
                <w:color w:val="000000" w:themeColor="text1"/>
                <w:lang w:val="en-US"/>
              </w:rPr>
            </w:rPrChange>
          </w:rPr>
          <w:t xml:space="preserve"> </w:t>
        </w:r>
      </w:ins>
      <w:r>
        <w:rPr>
          <w:color w:val="000000" w:themeColor="text1"/>
        </w:rPr>
        <w:t>είναι ο διαμορφωμένος να δώσει την απάντηση αυτή.</w:t>
      </w:r>
      <w:ins w:id="1852" w:author="Koft" w:date="2016-10-26T19:36:00Z">
        <w:r w:rsidR="00071CF4" w:rsidRPr="00071CF4">
          <w:rPr>
            <w:color w:val="000000" w:themeColor="text1"/>
            <w:rPrChange w:id="1853" w:author="Koft" w:date="2016-10-26T19:36:00Z">
              <w:rPr>
                <w:b/>
                <w:bCs/>
                <w:color w:val="000000" w:themeColor="text1"/>
                <w:lang w:val="en-US"/>
              </w:rPr>
            </w:rPrChange>
          </w:rPr>
          <w:t xml:space="preserve"> </w:t>
        </w:r>
      </w:ins>
      <w:r>
        <w:rPr>
          <w:color w:val="000000" w:themeColor="text1"/>
        </w:rPr>
        <w:t xml:space="preserve">Από την κατασκευή του ο ΚΝΝ ταυτοποιεί κάθε άτομο σε συγκεκριμένη κατηγορία και </w:t>
      </w:r>
      <w:r w:rsidR="00591E44">
        <w:rPr>
          <w:color w:val="000000" w:themeColor="text1"/>
        </w:rPr>
        <w:t xml:space="preserve">σε περίπτωση μη αναγνωρισμένων σκελετικών ομάδων, τις ταξινομεί εσφαλμένα σε κάποια απ τις ορισμένες </w:t>
      </w:r>
      <w:r w:rsidR="00B80913">
        <w:rPr>
          <w:color w:val="000000" w:themeColor="text1"/>
        </w:rPr>
        <w:t>προϋπάρχουσες</w:t>
      </w:r>
      <w:r w:rsidR="00591E44">
        <w:rPr>
          <w:color w:val="000000" w:themeColor="text1"/>
        </w:rPr>
        <w:t xml:space="preserve"> κλάσεις.</w:t>
      </w:r>
    </w:p>
    <w:p w:rsidR="00941BE8" w:rsidRPr="00591E44" w:rsidRDefault="00591E44" w:rsidP="002E28AC">
      <w:pPr>
        <w:jc w:val="both"/>
        <w:rPr>
          <w:color w:val="000000" w:themeColor="text1"/>
        </w:rPr>
      </w:pPr>
      <w:r>
        <w:rPr>
          <w:color w:val="FF0000"/>
        </w:rPr>
        <w:tab/>
      </w:r>
      <w:r>
        <w:rPr>
          <w:color w:val="000000" w:themeColor="text1"/>
        </w:rPr>
        <w:t xml:space="preserve">Στα πλαίσια της εργασίας αυτής, η σύγκριση μπορεί να γίνει μόνο για ταξινόμηση 3 προσώπων ενδιαφέροντος, το καθένα στη δική του κλάση. Στην περίπτωση αυτή, πρέπει να σημειωθεί η πολυπλοκότητα και δαπάνη χρόνου από τον </w:t>
      </w:r>
      <w:r>
        <w:rPr>
          <w:color w:val="000000" w:themeColor="text1"/>
          <w:lang w:val="en-US"/>
        </w:rPr>
        <w:t>SVM</w:t>
      </w:r>
      <w:r w:rsidRPr="00591E44">
        <w:rPr>
          <w:color w:val="000000" w:themeColor="text1"/>
        </w:rPr>
        <w:t xml:space="preserve">, </w:t>
      </w:r>
      <w:r>
        <w:rPr>
          <w:color w:val="000000" w:themeColor="text1"/>
        </w:rPr>
        <w:t xml:space="preserve">ο οποίος κάνει τρεις φορές την ίδια διαδικασία για να πετύχει την τριπλή ταυτοποίηση. Σε μεγάλο όγκο δεδομένων, αυτό αποτελεί πολύ μεγάλο </w:t>
      </w:r>
      <w:r w:rsidR="00B80913">
        <w:rPr>
          <w:color w:val="000000" w:themeColor="text1"/>
        </w:rPr>
        <w:t>μειονέκτημα</w:t>
      </w:r>
      <w:r>
        <w:rPr>
          <w:color w:val="000000" w:themeColor="text1"/>
        </w:rPr>
        <w:t xml:space="preserve"> τον </w:t>
      </w:r>
      <w:r>
        <w:rPr>
          <w:color w:val="000000" w:themeColor="text1"/>
          <w:lang w:val="en-US"/>
        </w:rPr>
        <w:t>SVM</w:t>
      </w:r>
      <w:r>
        <w:rPr>
          <w:color w:val="000000" w:themeColor="text1"/>
        </w:rPr>
        <w:t xml:space="preserve">έναντι του ΚΝΝ </w:t>
      </w:r>
      <w:r w:rsidR="00B80913">
        <w:rPr>
          <w:color w:val="000000" w:themeColor="text1"/>
        </w:rPr>
        <w:t>καθότι</w:t>
      </w:r>
      <w:r>
        <w:rPr>
          <w:color w:val="000000" w:themeColor="text1"/>
        </w:rPr>
        <w:t xml:space="preserve"> η χρονική και μνημονική δαπάνη θα είναι </w:t>
      </w:r>
      <w:r w:rsidR="00B80913">
        <w:rPr>
          <w:color w:val="000000" w:themeColor="text1"/>
        </w:rPr>
        <w:t>πολύ</w:t>
      </w:r>
      <w:r>
        <w:rPr>
          <w:color w:val="000000" w:themeColor="text1"/>
        </w:rPr>
        <w:t xml:space="preserve"> μεγάλη.</w:t>
      </w:r>
    </w:p>
    <w:p w:rsidR="001F0DB1" w:rsidRDefault="00B80913" w:rsidP="002E28AC">
      <w:pPr>
        <w:ind w:firstLine="720"/>
        <w:jc w:val="both"/>
      </w:pPr>
      <w:r>
        <w:t>Τέλος, ως αναφέρθηκε παραπάνω, ο ΚΝΝ λόγω της κατασκευής του εμφανίζει στατιστική αστάθεια όταν τα δεδομένα δεν είναι ιδανικά και εκθετική δέσμευση μνήμης όταν αυξάνει ο όγκος των δεδομένων. Δεδομένης της σημασίας που έχει η αποδοτικότητα του κάθε αλγορίθμου σε μεγαλύτερο σύνολο δεδομένων, θεωρήθηκε σκόπιμο να αφιερωθεί το επόμενο κομμάτι σε μια συζήτηση της μελλοντικής εφαρμογής των παραπάνω μεθόδων σε μεγάλο σύνολο πραγματικών δεδομένων.</w:t>
      </w:r>
    </w:p>
    <w:p w:rsidR="001F0DB1" w:rsidRPr="001F0DB1" w:rsidRDefault="001F0DB1" w:rsidP="002E28AC">
      <w:pPr>
        <w:pStyle w:val="Heading3"/>
        <w:jc w:val="both"/>
      </w:pPr>
      <w:bookmarkStart w:id="1854" w:name="_Toc462922498"/>
      <w:r>
        <w:t xml:space="preserve">Απόδοση ΚΝΝ και </w:t>
      </w:r>
      <w:r>
        <w:rPr>
          <w:lang w:val="en-US"/>
        </w:rPr>
        <w:t>SVM</w:t>
      </w:r>
      <w:r>
        <w:t>σε μεγάλο όγκο πραγματικών δεδομένων:</w:t>
      </w:r>
      <w:bookmarkEnd w:id="1854"/>
    </w:p>
    <w:p w:rsidR="0085601C" w:rsidRDefault="001F0DB1" w:rsidP="002E28AC">
      <w:pPr>
        <w:ind w:firstLine="720"/>
        <w:jc w:val="both"/>
      </w:pPr>
      <w:r>
        <w:t>Αρχικά,</w:t>
      </w:r>
      <w:ins w:id="1855" w:author="Koft" w:date="2016-10-26T19:37:00Z">
        <w:r w:rsidR="00C27E2D">
          <w:rPr>
            <w:lang w:val="en-US"/>
          </w:rPr>
          <w:t xml:space="preserve"> </w:t>
        </w:r>
      </w:ins>
      <w:r>
        <w:t>θ</w:t>
      </w:r>
      <w:r w:rsidR="0085601C">
        <w:t>α γίνει μια προσπάθεια πρόβλεψης της συμπεριφοράς και της αποτελεσματικότητας της εφαρμογής του ΚΝΝ σε μεγάλο πλήθος δεδομένων, όπως στην περίπτωση καταγραφής σκελετών στο χώρο για άνω των δέκα λεπτών ή αλλιώς ισοδύναμα άνω των 18000 frames. Ο όγκος των δεδομένων πλέον θα είναι πολλαπλάσιος και σε ελεύθερη κίνηση στο χώρο υπολογίζεται η εισχώρηση των noises.</w:t>
      </w:r>
    </w:p>
    <w:p w:rsidR="0085601C" w:rsidRDefault="0085601C" w:rsidP="002E28AC">
      <w:pPr>
        <w:jc w:val="both"/>
      </w:pPr>
      <w:r>
        <w:tab/>
        <w:t xml:space="preserve">Ως προς την αλλαγή της αποτελεσματικότητας σε δείγμα όπου συμπεριλαμβάνονται noises γίνεται αναφορά στις περισσότερες εργασίες, τονίζοντας την εκθετική μείωση της. Ο λόγος εντοπίζεται στην ίδια μεταχείριση κάθε δεδομένου για το σχηματισμό γειτονικού ψήφου, οπότε ακόμα και μικρός αριθμός τέτοιων στοιχείων παραλύει τον ΚΝΝ. Οπτικά παρουσιάζεται η αύξηση του σφάλματος σε γράφημα. Εδώ στο ήδη προϋπάρχον δείγμα προστέθηκαν κάποια νέα σημεία με τυχαίο τρόπο οπότε συγκρίνεται το ποσοστό σφάλματος όσο το πλήθος των νέων σημείων, τα οποία </w:t>
      </w:r>
      <w:r>
        <w:lastRenderedPageBreak/>
        <w:t>θεωρήθηκαν λόγου της τυχαιότητας σημεία noises. Παρατηρείται μια λογαριθμική αύξηση του ποσοστού σφάλματος</w:t>
      </w:r>
      <w:r w:rsidR="000A7E50">
        <w:t xml:space="preserve">,όπως παριστάνεται και στην </w:t>
      </w:r>
      <w:r w:rsidR="00071CF4">
        <w:fldChar w:fldCharType="begin"/>
      </w:r>
      <w:r w:rsidR="000A7E50">
        <w:instrText xml:space="preserve"> REF _Ref463347851 \h </w:instrText>
      </w:r>
      <w:r w:rsidR="00071CF4">
        <w:fldChar w:fldCharType="separate"/>
      </w:r>
      <w:r w:rsidR="000A7E50">
        <w:t xml:space="preserve">Εικόνα </w:t>
      </w:r>
      <w:r w:rsidR="000A7E50">
        <w:rPr>
          <w:noProof/>
        </w:rPr>
        <w:t>11</w:t>
      </w:r>
      <w:r w:rsidR="00071CF4">
        <w:fldChar w:fldCharType="end"/>
      </w:r>
    </w:p>
    <w:p w:rsidR="001C3C46" w:rsidRDefault="005E69F4" w:rsidP="00637B68">
      <w:pPr>
        <w:keepNext/>
        <w:jc w:val="both"/>
      </w:pPr>
      <w:r>
        <w:rPr>
          <w:noProof/>
          <w:lang w:eastAsia="el-GR"/>
        </w:rPr>
        <w:drawing>
          <wp:inline distT="0" distB="0" distL="0" distR="0">
            <wp:extent cx="3081959" cy="1587732"/>
            <wp:effectExtent l="19050" t="0" r="4141" b="0"/>
            <wp:docPr id="14" name="Picture 13" descr="14518214_1260243564015365_99243666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18214_1260243564015365_992436666_n.png"/>
                    <pic:cNvPicPr/>
                  </pic:nvPicPr>
                  <pic:blipFill>
                    <a:blip r:embed="rId167" cstate="print"/>
                    <a:stretch>
                      <a:fillRect/>
                    </a:stretch>
                  </pic:blipFill>
                  <pic:spPr>
                    <a:xfrm>
                      <a:off x="0" y="0"/>
                      <a:ext cx="3081277" cy="1587380"/>
                    </a:xfrm>
                    <a:prstGeom prst="rect">
                      <a:avLst/>
                    </a:prstGeom>
                  </pic:spPr>
                </pic:pic>
              </a:graphicData>
            </a:graphic>
          </wp:inline>
        </w:drawing>
      </w:r>
    </w:p>
    <w:p w:rsidR="001C3C46" w:rsidRDefault="000A7E50" w:rsidP="00637B68">
      <w:pPr>
        <w:pStyle w:val="Caption"/>
        <w:jc w:val="both"/>
      </w:pPr>
      <w:bookmarkStart w:id="1856" w:name="_Ref463347851"/>
      <w:r>
        <w:t xml:space="preserve">Εικόνα </w:t>
      </w:r>
      <w:r w:rsidR="00071CF4">
        <w:fldChar w:fldCharType="begin"/>
      </w:r>
      <w:r>
        <w:instrText xml:space="preserve"> SEQ Εικόνα \* ARABIC </w:instrText>
      </w:r>
      <w:r w:rsidR="00071CF4">
        <w:fldChar w:fldCharType="separate"/>
      </w:r>
      <w:r>
        <w:rPr>
          <w:noProof/>
        </w:rPr>
        <w:t>11</w:t>
      </w:r>
      <w:r w:rsidR="00071CF4">
        <w:fldChar w:fldCharType="end"/>
      </w:r>
      <w:bookmarkEnd w:id="1856"/>
      <w:r>
        <w:t>: Γραφική παράσταση της ποσοστιαίας αύξησης λάθους ανά πλήθος δεδομένων</w:t>
      </w:r>
    </w:p>
    <w:p w:rsidR="0085601C" w:rsidRDefault="0085601C" w:rsidP="002E28AC">
      <w:pPr>
        <w:jc w:val="both"/>
      </w:pPr>
    </w:p>
    <w:p w:rsidR="0085601C" w:rsidRDefault="0085601C" w:rsidP="002E28AC">
      <w:pPr>
        <w:jc w:val="both"/>
      </w:pPr>
      <w:r>
        <w:tab/>
        <w:t>Ποικίλες μέθοδοι αναπτύχθηκαν για την αντιμετώπιση του προβλήματος, όπως η αύξηση του k επιφέροντας υψηλό κόστος σε χρόνο και μνήμη, η εφαρμογή του cross-validation για αποκλεισμό των noises στη διαδικασία εκμάθησης αλλά και ο κλάδος του Data Reduction με στόχο την ελαχιστοποίηση των σημείων σε κάποια αντιπροσωπευτικά. Εκτενέστερη αναφορά γίνεται</w:t>
      </w:r>
      <w:r w:rsidR="005E69F4">
        <w:t xml:space="preserve"> στο </w:t>
      </w:r>
      <w:r w:rsidR="00071CF4">
        <w:fldChar w:fldCharType="begin" w:fldLock="1"/>
      </w:r>
      <w:r w:rsidR="006C36C9">
        <w:instrText>ADDIN CSL_CITATION { "citationItems" : [ { "id" : "ITEM-1", "itemData" : { "abstract" : "The purpose of the k Nearest Neighbours (kNN) algorithm is to use a database in which the data points are separated into several separate classes to predict the classi\ufb01cation of a new sample point. This sort of situation is best motivated through examples.", "author" : [ { "dropping-particle" : "", "family" : "Sutton", "given" : "Oliver", "non-dropping-particle" : "", "parse-names" : false, "suffix" : "" } ], "container-title" : "Introduction to k Nearest Neighbour Classification", "id" : "ITEM-1", "issued" : { "date-parts" : [ [ "2012" ] ] }, "page" : "1-10", "title" : "Introduction to k Nearest Neighbour Classification and Condensed Nearest Neighbour Data Reduction", "type" : "article-journal" }, "uris" : [ "http://www.mendeley.com/documents/?uuid=ac23beb0-b313-4df4-9e57-795b18df8762", "http://www.mendeley.com/documents/?uuid=e96e2a46-925a-44d8-84b4-9b74f54af9d6" ] } ], "mendeley" : { "formattedCitation" : "(Sutton, 2012)", "manualFormatting" : "\u03ad\u03c1\u03b3\u03bf \u03c4\u03bf\u03c5 Sutton.", "plainTextFormattedCitation" : "(Sutton, 2012)", "previouslyFormattedCitation" : "(Sutton, 2012)" }, "properties" : { "noteIndex" : 0 }, "schema" : "https://github.com/citation-style-language/schema/raw/master/csl-citation.json" }</w:instrText>
      </w:r>
      <w:r w:rsidR="00071CF4">
        <w:fldChar w:fldCharType="separate"/>
      </w:r>
      <w:r w:rsidR="005E69F4">
        <w:rPr>
          <w:noProof/>
        </w:rPr>
        <w:t>έργο του Sutton.</w:t>
      </w:r>
      <w:r w:rsidR="00071CF4">
        <w:fldChar w:fldCharType="end"/>
      </w:r>
    </w:p>
    <w:p w:rsidR="001A4F5A" w:rsidRPr="00212526" w:rsidRDefault="0085601C" w:rsidP="002E28AC">
      <w:pPr>
        <w:jc w:val="both"/>
        <w:rPr>
          <w:color w:val="FF0000"/>
        </w:rPr>
      </w:pPr>
      <w:r>
        <w:tab/>
      </w:r>
      <w:r w:rsidR="00846760" w:rsidRPr="00846760">
        <w:t>Ο μεγάλος όγκος των δεδομένων επιδρά εξίσου σφοδρά ακόμα κι αν η καθαρότητα τους είναι εξασφαλισμένη. Ένα από τα αρνητικά στοιχεία στη λειτουργία του ΚΝΝ ανάμεσα σε άλλες μηχανές εκμάθησης είναι η μεγάλη κατανάλωση μνήμης. Σε κάθε νέο στοιχείο που προστίθεται ο ΚΝΝ τρέχει εξ αρχής τη διαδικασία χωρίς να θεωρεί ήδη επεξεργασμένα τα παλιότερα στοιχεία δαπανώντας έτσι χρόνο εκτέλεσης, ο οποίος σε άλλους αλγορίθμους αποφεύγεται. Επιπλέον επιβάρυνση μνήμης αποτελεί το γεγονός ότι στη διάρκεια λειτουργίας του αλγορίθμου αποθηκεύονται όλα τα δεδομένα στον υπολογιστή και ο αλγόριθμος διατρέχει όλο το δοσμένο όγ</w:t>
      </w:r>
      <w:r w:rsidR="00846760">
        <w:t>κο πληροφοριών συνεχώς μέχρι τη</w:t>
      </w:r>
      <w:r w:rsidR="00846760" w:rsidRPr="00846760">
        <w:t xml:space="preserve"> στιγμή όπου θα εξαχθεί το αποτέλεσμα. Ως άμεση συνέπεια, λοιπόν, προκύπτει η εκθετική αύξηση τόσο της μνήμης όσο και του χρόνου</w:t>
      </w:r>
      <w:r w:rsidR="00846760">
        <w:t>. Πολλές προσπάθειες ανάπτυξης ε</w:t>
      </w:r>
      <w:r w:rsidR="00846760" w:rsidRPr="00846760">
        <w:t>ναλλαγών του αλγορίθμου με τον καιρό αποκτά όλο κ</w:t>
      </w:r>
      <w:r w:rsidR="00846760">
        <w:t>αι περισσότερη αξία. Ο</w:t>
      </w:r>
      <w:r>
        <w:t xml:space="preserve">ερευνητής που θέλει να εμβαθύνει περισσότερο σε αυτή τη θεματολογία βελτίωσης του ΚΝΝ παραπέμπεται στο έργο </w:t>
      </w:r>
      <w:r w:rsidR="00071CF4">
        <w:fldChar w:fldCharType="begin" w:fldLock="1"/>
      </w:r>
      <w:r w:rsidR="009B293D">
        <w:instrText>ADDIN CSL_CITATION { "citationItems" : [ { "id" : "ITEM-1", "itemData" : { "DOI" : "10.1109/Trustcom.2015.577", "ISBN" : "9781467379519", "abstract" : "The k-Nearest Neighbor classifier is one of the most well known methods in data mining because of its effectiveness and simplicity. Due to its way of working, the application of this classifier may be restricted to problems with a certain number of examples, especially, when the runtime matters. However, the classification of large amounts of data is becoming a necessary task in a great number of real-world applications. This topic is known as big data classification, in which standard data mining techniques normally fail to tackle such volume of data. In this contribution we propose a MapReduce-based approach for k-Nearest neighbor classification. This model allows us to simultaneously classify large amounts of unseen cases (test examples) against a big (training) dataset. To do so, the map phase will determine the k-nearest neighbors in different splits of the data. Afterwards, the reduce stage will compute the definitive neighbors from the list obtained in the map phase. The designed model allows the k-Nearest neighbor classifier to scale to datasets of arbitrary size, just by simply adding more computing nodes if necessary. Moreover, this parallel implementation provides the exact classification rate as the original k-NN model. The conducted experiments, using a dataset with up to 1 million instances, show the promising scalability capabilities of the proposed approach.", "author" : [ { "dropping-particle" : "", "family" : "Maillo", "given" : "Jesus", "non-dropping-particle" : "", "parse-names" : false, "suffix" : "" }, { "dropping-particle" : "", "family" : "Triguero", "given" : "Isaac", "non-dropping-particle" : "", "parse-names" : false, "suffix" : "" }, { "dropping-particle" : "", "family" : "Herrera", "given" : "Francisco", "non-dropping-particle" : "", "parse-names" : false, "suffix" : "" } ], "container-title" : "Proceedings - 14th IEEE International Conference on Trust, Security and Privacy in Computing and Communications, TrustCom 2015", "id" : "ITEM-1", "issued" : { "date-parts" : [ [ "2015" ] ] }, "page" : "167-172", "title" : "A MapReduce-Based k-Nearest Neighbor Approach for Big Data Classification", "type" : "article-journal", "volume" : "2" }, "uris" : [ "http://www.mendeley.com/documents/?uuid=cbd562ee-3cec-40fd-b337-d1b4c2c8b11a", "http://www.mendeley.com/documents/?uuid=44f86e3f-3a6a-4946-b0bf-530736ee4d1b" ] } ], "mendeley" : { "formattedCitation" : "(Maillo, Triguero, &amp; Herrera, 2015)", "manualFormatting" : "\u03c4\u03c9\u03bdMaillo, Triguero, &amp;Herrera.", "plainTextFormattedCitation" : "(Maillo, Triguero, &amp; Herrera, 2015)", "previouslyFormattedCitation" : "(Maillo, Triguero, &amp; Herrera, 2015)" }, "properties" : { "noteIndex" : 0 }, "schema" : "https://github.com/citation-style-language/schema/raw/master/csl-citation.json" }</w:instrText>
      </w:r>
      <w:r w:rsidR="00071CF4">
        <w:fldChar w:fldCharType="separate"/>
      </w:r>
      <w:r w:rsidR="005E69F4">
        <w:rPr>
          <w:noProof/>
        </w:rPr>
        <w:t>των</w:t>
      </w:r>
      <w:r w:rsidR="005E69F4" w:rsidRPr="0009062F">
        <w:rPr>
          <w:noProof/>
          <w:lang w:val="en-US"/>
        </w:rPr>
        <w:t>Maillo</w:t>
      </w:r>
      <w:r w:rsidR="005E69F4" w:rsidRPr="00B80913">
        <w:rPr>
          <w:noProof/>
        </w:rPr>
        <w:t xml:space="preserve">, </w:t>
      </w:r>
      <w:r w:rsidR="005E69F4" w:rsidRPr="0009062F">
        <w:rPr>
          <w:noProof/>
          <w:lang w:val="en-US"/>
        </w:rPr>
        <w:t>Triguero</w:t>
      </w:r>
      <w:r w:rsidR="005E69F4" w:rsidRPr="00B80913">
        <w:rPr>
          <w:noProof/>
        </w:rPr>
        <w:t>, &amp;</w:t>
      </w:r>
      <w:r w:rsidR="005E69F4" w:rsidRPr="0009062F">
        <w:rPr>
          <w:noProof/>
          <w:lang w:val="en-US"/>
        </w:rPr>
        <w:t>Herrera</w:t>
      </w:r>
      <w:r w:rsidR="005E69F4" w:rsidRPr="00B80913">
        <w:rPr>
          <w:noProof/>
        </w:rPr>
        <w:t>.</w:t>
      </w:r>
      <w:r w:rsidR="00071CF4">
        <w:fldChar w:fldCharType="end"/>
      </w:r>
    </w:p>
    <w:p w:rsidR="001A4F5A" w:rsidRDefault="005C0A8D" w:rsidP="002E28AC">
      <w:pPr>
        <w:ind w:firstLine="720"/>
        <w:jc w:val="both"/>
        <w:rPr>
          <w:color w:val="000000" w:themeColor="text1"/>
        </w:rPr>
      </w:pPr>
      <w:r>
        <w:t>Ηεκπαίδευσητουβασικούμοντέλουτου</w:t>
      </w:r>
      <w:r>
        <w:rPr>
          <w:lang w:val="en-US"/>
        </w:rPr>
        <w:t>SVM</w:t>
      </w:r>
      <w:r>
        <w:t>απότηνάλλη</w:t>
      </w:r>
      <w:r w:rsidRPr="005C0A8D">
        <w:t xml:space="preserve">, </w:t>
      </w:r>
      <w:r>
        <w:t>έχει</w:t>
      </w:r>
      <w:r w:rsidR="00FD00DC" w:rsidRPr="00FD00DC">
        <w:rPr>
          <w:position w:val="-10"/>
          <w:lang w:val="en-US"/>
        </w:rPr>
        <w:object w:dxaOrig="680" w:dyaOrig="360">
          <v:shape id="_x0000_i1094" type="#_x0000_t75" style="width:36pt;height:21.75pt" o:ole="">
            <v:imagedata r:id="rId168" o:title=""/>
          </v:shape>
          <o:OLEObject Type="Embed" ProgID="Equation.DSMT4" ShapeID="_x0000_i1094" DrawAspect="Content" ObjectID="_1582542514" r:id="rId169"/>
        </w:object>
      </w:r>
      <w:r>
        <w:t>χρονικήκαι</w:t>
      </w:r>
      <w:r w:rsidR="00FD00DC" w:rsidRPr="005C0A8D">
        <w:rPr>
          <w:color w:val="000000" w:themeColor="text1"/>
          <w:position w:val="-10"/>
          <w:lang w:val="en-US"/>
        </w:rPr>
        <w:object w:dxaOrig="700" w:dyaOrig="360">
          <v:shape id="_x0000_i1095" type="#_x0000_t75" style="width:36pt;height:21.75pt" o:ole="">
            <v:imagedata r:id="rId170" o:title=""/>
          </v:shape>
          <o:OLEObject Type="Embed" ProgID="Equation.DSMT4" ShapeID="_x0000_i1095" DrawAspect="Content" ObjectID="_1582542515" r:id="rId171"/>
        </w:object>
      </w:r>
      <w:r w:rsidRPr="005C0A8D">
        <w:rPr>
          <w:color w:val="000000" w:themeColor="text1"/>
        </w:rPr>
        <w:t xml:space="preserve">χωρική πολυπλοκότητα, όπου </w:t>
      </w:r>
      <w:r w:rsidR="001A4F5A" w:rsidRPr="005C0A8D">
        <w:rPr>
          <w:color w:val="000000" w:themeColor="text1"/>
          <w:lang w:val="en-US"/>
        </w:rPr>
        <w:t>m</w:t>
      </w:r>
      <w:r w:rsidRPr="005C0A8D">
        <w:rPr>
          <w:color w:val="000000" w:themeColor="text1"/>
        </w:rPr>
        <w:t>το μέγεθος του συνόλου εκπαίδευσης</w:t>
      </w:r>
      <w:r w:rsidR="001A4F5A" w:rsidRPr="005C0A8D">
        <w:rPr>
          <w:color w:val="000000" w:themeColor="text1"/>
        </w:rPr>
        <w:t>.</w:t>
      </w:r>
      <w:r w:rsidR="00071CF4" w:rsidRPr="005C0A8D">
        <w:rPr>
          <w:color w:val="000000" w:themeColor="text1"/>
          <w:lang w:val="en-US"/>
        </w:rPr>
        <w:fldChar w:fldCharType="begin" w:fldLock="1"/>
      </w:r>
      <w:r w:rsidR="00DD07AF">
        <w:rPr>
          <w:color w:val="000000" w:themeColor="text1"/>
          <w:lang w:val="en-US"/>
        </w:rPr>
        <w:instrText>ADDINCSL</w:instrText>
      </w:r>
      <w:r w:rsidR="00DD07AF" w:rsidRPr="00203BE7">
        <w:rPr>
          <w:color w:val="000000" w:themeColor="text1"/>
        </w:rPr>
        <w:instrText>_</w:instrText>
      </w:r>
      <w:r w:rsidR="00DD07AF">
        <w:rPr>
          <w:color w:val="000000" w:themeColor="text1"/>
          <w:lang w:val="en-US"/>
        </w:rPr>
        <w:instrText>CITATION</w:instrText>
      </w:r>
      <w:r w:rsidR="00DD07AF" w:rsidRPr="00203BE7">
        <w:rPr>
          <w:color w:val="000000" w:themeColor="text1"/>
        </w:rPr>
        <w:instrText xml:space="preserve"> { "</w:instrText>
      </w:r>
      <w:r w:rsidR="00DD07AF">
        <w:rPr>
          <w:color w:val="000000" w:themeColor="text1"/>
          <w:lang w:val="en-US"/>
        </w:rPr>
        <w:instrText>citationItems</w:instrText>
      </w:r>
      <w:r w:rsidR="00DD07AF" w:rsidRPr="00203BE7">
        <w:rPr>
          <w:color w:val="000000" w:themeColor="text1"/>
        </w:rPr>
        <w:instrText>" : [ { "</w:instrText>
      </w:r>
      <w:r w:rsidR="00DD07AF">
        <w:rPr>
          <w:color w:val="000000" w:themeColor="text1"/>
          <w:lang w:val="en-US"/>
        </w:rPr>
        <w:instrText>id</w:instrText>
      </w:r>
      <w:r w:rsidR="00DD07AF" w:rsidRPr="00203BE7">
        <w:rPr>
          <w:color w:val="000000" w:themeColor="text1"/>
        </w:rPr>
        <w:instrText>" : "</w:instrText>
      </w:r>
      <w:r w:rsidR="00DD07AF">
        <w:rPr>
          <w:color w:val="000000" w:themeColor="text1"/>
          <w:lang w:val="en-US"/>
        </w:rPr>
        <w:instrText>ITEM</w:instrText>
      </w:r>
      <w:r w:rsidR="00DD07AF" w:rsidRPr="00203BE7">
        <w:rPr>
          <w:color w:val="000000" w:themeColor="text1"/>
        </w:rPr>
        <w:instrText>-1", "</w:instrText>
      </w:r>
      <w:r w:rsidR="00DD07AF">
        <w:rPr>
          <w:color w:val="000000" w:themeColor="text1"/>
          <w:lang w:val="en-US"/>
        </w:rPr>
        <w:instrText>itemData</w:instrText>
      </w:r>
      <w:r w:rsidR="00DD07AF" w:rsidRPr="00203BE7">
        <w:rPr>
          <w:color w:val="000000" w:themeColor="text1"/>
        </w:rPr>
        <w:instrText>" : { "</w:instrText>
      </w:r>
      <w:r w:rsidR="00DD07AF">
        <w:rPr>
          <w:color w:val="000000" w:themeColor="text1"/>
          <w:lang w:val="en-US"/>
        </w:rPr>
        <w:instrText>DOI</w:instrText>
      </w:r>
      <w:r w:rsidR="00DD07AF" w:rsidRPr="00203BE7">
        <w:rPr>
          <w:color w:val="000000" w:themeColor="text1"/>
        </w:rPr>
        <w:instrText>" : "10.1111/</w:instrText>
      </w:r>
      <w:r w:rsidR="00DD07AF">
        <w:rPr>
          <w:color w:val="000000" w:themeColor="text1"/>
          <w:lang w:val="en-US"/>
        </w:rPr>
        <w:instrText>j</w:instrText>
      </w:r>
      <w:r w:rsidR="00DD07AF" w:rsidRPr="00203BE7">
        <w:rPr>
          <w:color w:val="000000" w:themeColor="text1"/>
        </w:rPr>
        <w:instrText>.1442-9993.2007.01810.</w:instrText>
      </w:r>
      <w:r w:rsidR="00DD07AF">
        <w:rPr>
          <w:color w:val="000000" w:themeColor="text1"/>
          <w:lang w:val="en-US"/>
        </w:rPr>
        <w:instrText>x</w:instrText>
      </w:r>
      <w:r w:rsidR="00DD07AF" w:rsidRPr="00203BE7">
        <w:rPr>
          <w:color w:val="000000" w:themeColor="text1"/>
        </w:rPr>
        <w:instrText>", "</w:instrText>
      </w:r>
      <w:r w:rsidR="00DD07AF">
        <w:rPr>
          <w:color w:val="000000" w:themeColor="text1"/>
          <w:lang w:val="en-US"/>
        </w:rPr>
        <w:instrText>ISBN</w:instrText>
      </w:r>
      <w:r w:rsidR="00DD07AF" w:rsidRPr="00203BE7">
        <w:rPr>
          <w:color w:val="000000" w:themeColor="text1"/>
        </w:rPr>
        <w:instrText>" : "1532-4435", "</w:instrText>
      </w:r>
      <w:r w:rsidR="00DD07AF">
        <w:rPr>
          <w:color w:val="000000" w:themeColor="text1"/>
          <w:lang w:val="en-US"/>
        </w:rPr>
        <w:instrText>ISSN</w:instrText>
      </w:r>
      <w:r w:rsidR="00DD07AF" w:rsidRPr="00203BE7">
        <w:rPr>
          <w:color w:val="000000" w:themeColor="text1"/>
        </w:rPr>
        <w:instrText>" : "15324435", "</w:instrText>
      </w:r>
      <w:r w:rsidR="00DD07AF">
        <w:rPr>
          <w:color w:val="000000" w:themeColor="text1"/>
          <w:lang w:val="en-US"/>
        </w:rPr>
        <w:instrText>abstract</w:instrText>
      </w:r>
      <w:r w:rsidR="00DD07AF" w:rsidRPr="00203BE7">
        <w:rPr>
          <w:color w:val="000000" w:themeColor="text1"/>
        </w:rPr>
        <w:instrText>" : "</w:instrText>
      </w:r>
      <w:r w:rsidR="00DD07AF">
        <w:rPr>
          <w:color w:val="000000" w:themeColor="text1"/>
          <w:lang w:val="en-US"/>
        </w:rPr>
        <w:instrText>InarecentlypublishedpaperinJMLR</w:instrText>
      </w:r>
      <w:r w:rsidR="00DD07AF" w:rsidRPr="00203BE7">
        <w:rPr>
          <w:color w:val="000000" w:themeColor="text1"/>
        </w:rPr>
        <w:instrText xml:space="preserve">, </w:instrText>
      </w:r>
      <w:r w:rsidR="00DD07AF">
        <w:rPr>
          <w:color w:val="000000" w:themeColor="text1"/>
          <w:lang w:val="en-US"/>
        </w:rPr>
        <w:instrText>Tsangetal</w:instrText>
      </w:r>
      <w:r w:rsidR="00DD07AF" w:rsidRPr="00203BE7">
        <w:rPr>
          <w:color w:val="000000" w:themeColor="text1"/>
        </w:rPr>
        <w:instrText xml:space="preserve">. (2005) </w:instrText>
      </w:r>
      <w:r w:rsidR="00DD07AF">
        <w:rPr>
          <w:color w:val="000000" w:themeColor="text1"/>
          <w:lang w:val="en-US"/>
        </w:rPr>
        <w:instrText>presentanalgorithmforSVMcalledCoreVectorMachines</w:instrText>
      </w:r>
      <w:r w:rsidR="00DD07AF" w:rsidRPr="00203BE7">
        <w:rPr>
          <w:color w:val="000000" w:themeColor="text1"/>
        </w:rPr>
        <w:instrText xml:space="preserve"> (</w:instrText>
      </w:r>
      <w:r w:rsidR="00DD07AF">
        <w:rPr>
          <w:color w:val="000000" w:themeColor="text1"/>
          <w:lang w:val="en-US"/>
        </w:rPr>
        <w:instrText>CVM</w:instrText>
      </w:r>
      <w:r w:rsidR="00DD07AF" w:rsidRPr="00203BE7">
        <w:rPr>
          <w:color w:val="000000" w:themeColor="text1"/>
        </w:rPr>
        <w:instrText xml:space="preserve">) </w:instrText>
      </w:r>
      <w:r w:rsidR="00DD07AF">
        <w:rPr>
          <w:color w:val="000000" w:themeColor="text1"/>
          <w:lang w:val="en-US"/>
        </w:rPr>
        <w:instrText>andillustrateitsperformancesthroughcomparisonswithotherSVMsolvers</w:instrText>
      </w:r>
      <w:r w:rsidR="00DD07AF" w:rsidRPr="00203BE7">
        <w:rPr>
          <w:color w:val="000000" w:themeColor="text1"/>
        </w:rPr>
        <w:instrText xml:space="preserve">. </w:instrText>
      </w:r>
      <w:r w:rsidR="00DD07AF">
        <w:rPr>
          <w:color w:val="000000" w:themeColor="text1"/>
          <w:lang w:val="en-US"/>
        </w:rPr>
        <w:instrText>AfterreadingtheCVMpaperweweresurprisedbysomeofthereportedresults</w:instrText>
      </w:r>
      <w:r w:rsidR="00DD07AF" w:rsidRPr="00203BE7">
        <w:rPr>
          <w:color w:val="000000" w:themeColor="text1"/>
        </w:rPr>
        <w:instrText xml:space="preserve">. </w:instrText>
      </w:r>
      <w:r w:rsidR="00DD07AF">
        <w:rPr>
          <w:color w:val="000000" w:themeColor="text1"/>
          <w:lang w:val="en-US"/>
        </w:rPr>
        <w:instrText>Inordertoclarifythematter</w:instrText>
      </w:r>
      <w:r w:rsidR="00DD07AF" w:rsidRPr="00203BE7">
        <w:rPr>
          <w:color w:val="000000" w:themeColor="text1"/>
        </w:rPr>
        <w:instrText xml:space="preserve">, </w:instrText>
      </w:r>
      <w:r w:rsidR="00DD07AF">
        <w:rPr>
          <w:color w:val="000000" w:themeColor="text1"/>
          <w:lang w:val="en-US"/>
        </w:rPr>
        <w:instrText>wedecidedtoreproducesomeoftheexperiments</w:instrText>
      </w:r>
      <w:r w:rsidR="00DD07AF" w:rsidRPr="00203BE7">
        <w:rPr>
          <w:color w:val="000000" w:themeColor="text1"/>
        </w:rPr>
        <w:instrText xml:space="preserve">. </w:instrText>
      </w:r>
      <w:r w:rsidR="00DD07AF">
        <w:rPr>
          <w:color w:val="000000" w:themeColor="text1"/>
          <w:lang w:val="en-US"/>
        </w:rPr>
        <w:instrText>Itturnsoutthattosomeextent</w:instrText>
      </w:r>
      <w:r w:rsidR="00DD07AF" w:rsidRPr="00203BE7">
        <w:rPr>
          <w:color w:val="000000" w:themeColor="text1"/>
        </w:rPr>
        <w:instrText xml:space="preserve">, </w:instrText>
      </w:r>
      <w:r w:rsidR="00DD07AF">
        <w:rPr>
          <w:color w:val="000000" w:themeColor="text1"/>
          <w:lang w:val="en-US"/>
        </w:rPr>
        <w:instrText>ourresultscontradictthosereported</w:instrText>
      </w:r>
      <w:r w:rsidR="00DD07AF" w:rsidRPr="00203BE7">
        <w:rPr>
          <w:color w:val="000000" w:themeColor="text1"/>
        </w:rPr>
        <w:instrText xml:space="preserve">. </w:instrText>
      </w:r>
      <w:r w:rsidR="00DD07AF">
        <w:rPr>
          <w:color w:val="000000" w:themeColor="text1"/>
          <w:lang w:val="en-US"/>
        </w:rPr>
        <w:instrText>Reasonsofthesedifferentbehaviorsaregiventhroughtheanalysisofthestoppingcriterion</w:instrText>
      </w:r>
      <w:r w:rsidR="00DD07AF" w:rsidRPr="00203BE7">
        <w:rPr>
          <w:color w:val="000000" w:themeColor="text1"/>
        </w:rPr>
        <w:instrText>.", "</w:instrText>
      </w:r>
      <w:r w:rsidR="00DD07AF">
        <w:rPr>
          <w:color w:val="000000" w:themeColor="text1"/>
          <w:lang w:val="en-US"/>
        </w:rPr>
        <w:instrText>author</w:instrText>
      </w:r>
      <w:r w:rsidR="00DD07AF" w:rsidRPr="00203BE7">
        <w:rPr>
          <w:color w:val="000000" w:themeColor="text1"/>
        </w:rPr>
        <w:instrText>" : [ { "</w:instrText>
      </w:r>
      <w:r w:rsidR="00DD07AF">
        <w:rPr>
          <w:color w:val="000000" w:themeColor="text1"/>
          <w:lang w:val="en-US"/>
        </w:rPr>
        <w:instrText>dropping</w:instrText>
      </w:r>
      <w:r w:rsidR="00DD07AF" w:rsidRPr="00203BE7">
        <w:rPr>
          <w:color w:val="000000" w:themeColor="text1"/>
        </w:rPr>
        <w:instrText>-</w:instrText>
      </w:r>
      <w:r w:rsidR="00DD07AF">
        <w:rPr>
          <w:color w:val="000000" w:themeColor="text1"/>
          <w:lang w:val="en-US"/>
        </w:rPr>
        <w:instrText>particle</w:instrText>
      </w:r>
      <w:r w:rsidR="00DD07AF" w:rsidRPr="00203BE7">
        <w:rPr>
          <w:color w:val="000000" w:themeColor="text1"/>
        </w:rPr>
        <w:instrText>" : "", "</w:instrText>
      </w:r>
      <w:r w:rsidR="00DD07AF">
        <w:rPr>
          <w:color w:val="000000" w:themeColor="text1"/>
          <w:lang w:val="en-US"/>
        </w:rPr>
        <w:instrText>family</w:instrText>
      </w:r>
      <w:r w:rsidR="00DD07AF" w:rsidRPr="00203BE7">
        <w:rPr>
          <w:color w:val="000000" w:themeColor="text1"/>
        </w:rPr>
        <w:instrText>" : "</w:instrText>
      </w:r>
      <w:r w:rsidR="00DD07AF">
        <w:rPr>
          <w:color w:val="000000" w:themeColor="text1"/>
          <w:lang w:val="en-US"/>
        </w:rPr>
        <w:instrText>Tsang</w:instrText>
      </w:r>
      <w:r w:rsidR="00DD07AF" w:rsidRPr="00203BE7">
        <w:rPr>
          <w:color w:val="000000" w:themeColor="text1"/>
        </w:rPr>
        <w:instrText>", "</w:instrText>
      </w:r>
      <w:r w:rsidR="00DD07AF">
        <w:rPr>
          <w:color w:val="000000" w:themeColor="text1"/>
          <w:lang w:val="en-US"/>
        </w:rPr>
        <w:instrText>given</w:instrText>
      </w:r>
      <w:r w:rsidR="00DD07AF" w:rsidRPr="00203BE7">
        <w:rPr>
          <w:color w:val="000000" w:themeColor="text1"/>
        </w:rPr>
        <w:instrText>" : "</w:instrText>
      </w:r>
      <w:r w:rsidR="00DD07AF">
        <w:rPr>
          <w:color w:val="000000" w:themeColor="text1"/>
          <w:lang w:val="en-US"/>
        </w:rPr>
        <w:instrText>IvorW</w:instrText>
      </w:r>
      <w:r w:rsidR="00DD07AF" w:rsidRPr="00203BE7">
        <w:rPr>
          <w:color w:val="000000" w:themeColor="text1"/>
        </w:rPr>
        <w:instrText>.", "</w:instrText>
      </w:r>
      <w:r w:rsidR="00DD07AF">
        <w:rPr>
          <w:color w:val="000000" w:themeColor="text1"/>
          <w:lang w:val="en-US"/>
        </w:rPr>
        <w:instrText>non</w:instrText>
      </w:r>
      <w:r w:rsidR="00DD07AF" w:rsidRPr="00203BE7">
        <w:rPr>
          <w:color w:val="000000" w:themeColor="text1"/>
        </w:rPr>
        <w:instrText>-</w:instrText>
      </w:r>
      <w:r w:rsidR="00DD07AF">
        <w:rPr>
          <w:color w:val="000000" w:themeColor="text1"/>
          <w:lang w:val="en-US"/>
        </w:rPr>
        <w:instrText>dropping</w:instrText>
      </w:r>
      <w:r w:rsidR="00DD07AF" w:rsidRPr="00203BE7">
        <w:rPr>
          <w:color w:val="000000" w:themeColor="text1"/>
        </w:rPr>
        <w:instrText>-</w:instrText>
      </w:r>
      <w:r w:rsidR="00DD07AF">
        <w:rPr>
          <w:color w:val="000000" w:themeColor="text1"/>
          <w:lang w:val="en-US"/>
        </w:rPr>
        <w:instrText>particle</w:instrText>
      </w:r>
      <w:r w:rsidR="00DD07AF" w:rsidRPr="00203BE7">
        <w:rPr>
          <w:color w:val="000000" w:themeColor="text1"/>
        </w:rPr>
        <w:instrText>" : "", "</w:instrText>
      </w:r>
      <w:r w:rsidR="00DD07AF">
        <w:rPr>
          <w:color w:val="000000" w:themeColor="text1"/>
          <w:lang w:val="en-US"/>
        </w:rPr>
        <w:instrText>parse</w:instrText>
      </w:r>
      <w:r w:rsidR="00DD07AF" w:rsidRPr="00203BE7">
        <w:rPr>
          <w:color w:val="000000" w:themeColor="text1"/>
        </w:rPr>
        <w:instrText>-</w:instrText>
      </w:r>
      <w:r w:rsidR="00DD07AF">
        <w:rPr>
          <w:color w:val="000000" w:themeColor="text1"/>
          <w:lang w:val="en-US"/>
        </w:rPr>
        <w:instrText>names</w:instrText>
      </w:r>
      <w:r w:rsidR="00DD07AF" w:rsidRPr="00203BE7">
        <w:rPr>
          <w:color w:val="000000" w:themeColor="text1"/>
        </w:rPr>
        <w:instrText xml:space="preserve">" : </w:instrText>
      </w:r>
      <w:r w:rsidR="00DD07AF">
        <w:rPr>
          <w:color w:val="000000" w:themeColor="text1"/>
          <w:lang w:val="en-US"/>
        </w:rPr>
        <w:instrText>false</w:instrText>
      </w:r>
      <w:r w:rsidR="00DD07AF" w:rsidRPr="00203BE7">
        <w:rPr>
          <w:color w:val="000000" w:themeColor="text1"/>
        </w:rPr>
        <w:instrText>, "</w:instrText>
      </w:r>
      <w:r w:rsidR="00DD07AF">
        <w:rPr>
          <w:color w:val="000000" w:themeColor="text1"/>
          <w:lang w:val="en-US"/>
        </w:rPr>
        <w:instrText>suffix</w:instrText>
      </w:r>
      <w:r w:rsidR="00DD07AF" w:rsidRPr="00203BE7">
        <w:rPr>
          <w:color w:val="000000" w:themeColor="text1"/>
        </w:rPr>
        <w:instrText>" : "" }, { "</w:instrText>
      </w:r>
      <w:r w:rsidR="00DD07AF">
        <w:rPr>
          <w:color w:val="000000" w:themeColor="text1"/>
          <w:lang w:val="en-US"/>
        </w:rPr>
        <w:instrText>dropping</w:instrText>
      </w:r>
      <w:r w:rsidR="00DD07AF" w:rsidRPr="00203BE7">
        <w:rPr>
          <w:color w:val="000000" w:themeColor="text1"/>
        </w:rPr>
        <w:instrText>-</w:instrText>
      </w:r>
      <w:r w:rsidR="00DD07AF">
        <w:rPr>
          <w:color w:val="000000" w:themeColor="text1"/>
          <w:lang w:val="en-US"/>
        </w:rPr>
        <w:instrText>particle</w:instrText>
      </w:r>
      <w:r w:rsidR="00DD07AF" w:rsidRPr="00203BE7">
        <w:rPr>
          <w:color w:val="000000" w:themeColor="text1"/>
        </w:rPr>
        <w:instrText>" : "", "</w:instrText>
      </w:r>
      <w:r w:rsidR="00DD07AF">
        <w:rPr>
          <w:color w:val="000000" w:themeColor="text1"/>
          <w:lang w:val="en-US"/>
        </w:rPr>
        <w:instrText>family</w:instrText>
      </w:r>
      <w:r w:rsidR="00DD07AF" w:rsidRPr="00203BE7">
        <w:rPr>
          <w:color w:val="000000" w:themeColor="text1"/>
        </w:rPr>
        <w:instrText>" : "</w:instrText>
      </w:r>
      <w:r w:rsidR="00DD07AF">
        <w:rPr>
          <w:color w:val="000000" w:themeColor="text1"/>
          <w:lang w:val="en-US"/>
        </w:rPr>
        <w:instrText>Kwok</w:instrText>
      </w:r>
      <w:r w:rsidR="00DD07AF" w:rsidRPr="00203BE7">
        <w:rPr>
          <w:color w:val="000000" w:themeColor="text1"/>
        </w:rPr>
        <w:instrText>", "</w:instrText>
      </w:r>
      <w:r w:rsidR="00DD07AF">
        <w:rPr>
          <w:color w:val="000000" w:themeColor="text1"/>
          <w:lang w:val="en-US"/>
        </w:rPr>
        <w:instrText>given</w:instrText>
      </w:r>
      <w:r w:rsidR="00DD07AF" w:rsidRPr="00203BE7">
        <w:rPr>
          <w:color w:val="000000" w:themeColor="text1"/>
        </w:rPr>
        <w:instrText>" : "</w:instrText>
      </w:r>
      <w:r w:rsidR="00DD07AF">
        <w:rPr>
          <w:color w:val="000000" w:themeColor="text1"/>
          <w:lang w:val="en-US"/>
        </w:rPr>
        <w:instrText>JamesT</w:instrText>
      </w:r>
      <w:r w:rsidR="00DD07AF" w:rsidRPr="00203BE7">
        <w:rPr>
          <w:color w:val="000000" w:themeColor="text1"/>
        </w:rPr>
        <w:instrText>.", "</w:instrText>
      </w:r>
      <w:r w:rsidR="00DD07AF">
        <w:rPr>
          <w:color w:val="000000" w:themeColor="text1"/>
          <w:lang w:val="en-US"/>
        </w:rPr>
        <w:instrText>non</w:instrText>
      </w:r>
      <w:r w:rsidR="00DD07AF" w:rsidRPr="00203BE7">
        <w:rPr>
          <w:color w:val="000000" w:themeColor="text1"/>
        </w:rPr>
        <w:instrText>-</w:instrText>
      </w:r>
      <w:r w:rsidR="00DD07AF">
        <w:rPr>
          <w:color w:val="000000" w:themeColor="text1"/>
          <w:lang w:val="en-US"/>
        </w:rPr>
        <w:instrText>dropping</w:instrText>
      </w:r>
      <w:r w:rsidR="00DD07AF" w:rsidRPr="00203BE7">
        <w:rPr>
          <w:color w:val="000000" w:themeColor="text1"/>
        </w:rPr>
        <w:instrText>-</w:instrText>
      </w:r>
      <w:r w:rsidR="00DD07AF">
        <w:rPr>
          <w:color w:val="000000" w:themeColor="text1"/>
          <w:lang w:val="en-US"/>
        </w:rPr>
        <w:instrText>particle</w:instrText>
      </w:r>
      <w:r w:rsidR="00DD07AF" w:rsidRPr="00203BE7">
        <w:rPr>
          <w:color w:val="000000" w:themeColor="text1"/>
        </w:rPr>
        <w:instrText>" : "", "</w:instrText>
      </w:r>
      <w:r w:rsidR="00DD07AF">
        <w:rPr>
          <w:color w:val="000000" w:themeColor="text1"/>
          <w:lang w:val="en-US"/>
        </w:rPr>
        <w:instrText>parse</w:instrText>
      </w:r>
      <w:r w:rsidR="00DD07AF" w:rsidRPr="00203BE7">
        <w:rPr>
          <w:color w:val="000000" w:themeColor="text1"/>
        </w:rPr>
        <w:instrText>-</w:instrText>
      </w:r>
      <w:r w:rsidR="00DD07AF">
        <w:rPr>
          <w:color w:val="000000" w:themeColor="text1"/>
          <w:lang w:val="en-US"/>
        </w:rPr>
        <w:instrText>names</w:instrText>
      </w:r>
      <w:r w:rsidR="00DD07AF" w:rsidRPr="00203BE7">
        <w:rPr>
          <w:color w:val="000000" w:themeColor="text1"/>
        </w:rPr>
        <w:instrText xml:space="preserve">" : </w:instrText>
      </w:r>
      <w:r w:rsidR="00DD07AF">
        <w:rPr>
          <w:color w:val="000000" w:themeColor="text1"/>
          <w:lang w:val="en-US"/>
        </w:rPr>
        <w:instrText>false</w:instrText>
      </w:r>
      <w:r w:rsidR="00DD07AF" w:rsidRPr="00203BE7">
        <w:rPr>
          <w:color w:val="000000" w:themeColor="text1"/>
        </w:rPr>
        <w:instrText>, "</w:instrText>
      </w:r>
      <w:r w:rsidR="00DD07AF">
        <w:rPr>
          <w:color w:val="000000" w:themeColor="text1"/>
          <w:lang w:val="en-US"/>
        </w:rPr>
        <w:instrText>suffix</w:instrText>
      </w:r>
      <w:r w:rsidR="00DD07AF" w:rsidRPr="00203BE7">
        <w:rPr>
          <w:color w:val="000000" w:themeColor="text1"/>
        </w:rPr>
        <w:instrText>" : "" }, { "</w:instrText>
      </w:r>
      <w:r w:rsidR="00DD07AF">
        <w:rPr>
          <w:color w:val="000000" w:themeColor="text1"/>
          <w:lang w:val="en-US"/>
        </w:rPr>
        <w:instrText>dropping</w:instrText>
      </w:r>
      <w:r w:rsidR="00DD07AF" w:rsidRPr="00203BE7">
        <w:rPr>
          <w:color w:val="000000" w:themeColor="text1"/>
        </w:rPr>
        <w:instrText>-</w:instrText>
      </w:r>
      <w:r w:rsidR="00DD07AF">
        <w:rPr>
          <w:color w:val="000000" w:themeColor="text1"/>
          <w:lang w:val="en-US"/>
        </w:rPr>
        <w:instrText>particle</w:instrText>
      </w:r>
      <w:r w:rsidR="00DD07AF" w:rsidRPr="00203BE7">
        <w:rPr>
          <w:color w:val="000000" w:themeColor="text1"/>
        </w:rPr>
        <w:instrText>" : "", "</w:instrText>
      </w:r>
      <w:r w:rsidR="00DD07AF">
        <w:rPr>
          <w:color w:val="000000" w:themeColor="text1"/>
          <w:lang w:val="en-US"/>
        </w:rPr>
        <w:instrText>family</w:instrText>
      </w:r>
      <w:r w:rsidR="00DD07AF" w:rsidRPr="00203BE7">
        <w:rPr>
          <w:color w:val="000000" w:themeColor="text1"/>
        </w:rPr>
        <w:instrText>" : "</w:instrText>
      </w:r>
      <w:r w:rsidR="00DD07AF">
        <w:rPr>
          <w:color w:val="000000" w:themeColor="text1"/>
          <w:lang w:val="en-US"/>
        </w:rPr>
        <w:instrText>Cheung</w:instrText>
      </w:r>
      <w:r w:rsidR="00DD07AF" w:rsidRPr="00203BE7">
        <w:rPr>
          <w:color w:val="000000" w:themeColor="text1"/>
        </w:rPr>
        <w:instrText>", "</w:instrText>
      </w:r>
      <w:r w:rsidR="00DD07AF">
        <w:rPr>
          <w:color w:val="000000" w:themeColor="text1"/>
          <w:lang w:val="en-US"/>
        </w:rPr>
        <w:instrText>given</w:instrText>
      </w:r>
      <w:r w:rsidR="00DD07AF" w:rsidRPr="00203BE7">
        <w:rPr>
          <w:color w:val="000000" w:themeColor="text1"/>
        </w:rPr>
        <w:instrText>" : "</w:instrText>
      </w:r>
      <w:r w:rsidR="00DD07AF">
        <w:rPr>
          <w:color w:val="000000" w:themeColor="text1"/>
          <w:lang w:val="en-US"/>
        </w:rPr>
        <w:instrText>Pak</w:instrText>
      </w:r>
      <w:r w:rsidR="00DD07AF" w:rsidRPr="00203BE7">
        <w:rPr>
          <w:color w:val="000000" w:themeColor="text1"/>
        </w:rPr>
        <w:instrText>-</w:instrText>
      </w:r>
      <w:r w:rsidR="00DD07AF">
        <w:rPr>
          <w:color w:val="000000" w:themeColor="text1"/>
          <w:lang w:val="en-US"/>
        </w:rPr>
        <w:instrText>Ming</w:instrText>
      </w:r>
      <w:r w:rsidR="00DD07AF" w:rsidRPr="00203BE7">
        <w:rPr>
          <w:color w:val="000000" w:themeColor="text1"/>
        </w:rPr>
        <w:instrText>", "</w:instrText>
      </w:r>
      <w:r w:rsidR="00DD07AF">
        <w:rPr>
          <w:color w:val="000000" w:themeColor="text1"/>
          <w:lang w:val="en-US"/>
        </w:rPr>
        <w:instrText>non</w:instrText>
      </w:r>
      <w:r w:rsidR="00DD07AF" w:rsidRPr="00203BE7">
        <w:rPr>
          <w:color w:val="000000" w:themeColor="text1"/>
        </w:rPr>
        <w:instrText>-</w:instrText>
      </w:r>
      <w:r w:rsidR="00DD07AF">
        <w:rPr>
          <w:color w:val="000000" w:themeColor="text1"/>
          <w:lang w:val="en-US"/>
        </w:rPr>
        <w:instrText>dropping</w:instrText>
      </w:r>
      <w:r w:rsidR="00DD07AF" w:rsidRPr="00203BE7">
        <w:rPr>
          <w:color w:val="000000" w:themeColor="text1"/>
        </w:rPr>
        <w:instrText>-</w:instrText>
      </w:r>
      <w:r w:rsidR="00DD07AF">
        <w:rPr>
          <w:color w:val="000000" w:themeColor="text1"/>
          <w:lang w:val="en-US"/>
        </w:rPr>
        <w:instrText>particle</w:instrText>
      </w:r>
      <w:r w:rsidR="00DD07AF" w:rsidRPr="00203BE7">
        <w:rPr>
          <w:color w:val="000000" w:themeColor="text1"/>
        </w:rPr>
        <w:instrText>" : "", "</w:instrText>
      </w:r>
      <w:r w:rsidR="00DD07AF">
        <w:rPr>
          <w:color w:val="000000" w:themeColor="text1"/>
          <w:lang w:val="en-US"/>
        </w:rPr>
        <w:instrText>parse</w:instrText>
      </w:r>
      <w:r w:rsidR="00DD07AF" w:rsidRPr="00203BE7">
        <w:rPr>
          <w:color w:val="000000" w:themeColor="text1"/>
        </w:rPr>
        <w:instrText>-</w:instrText>
      </w:r>
      <w:r w:rsidR="00DD07AF">
        <w:rPr>
          <w:color w:val="000000" w:themeColor="text1"/>
          <w:lang w:val="en-US"/>
        </w:rPr>
        <w:instrText>names</w:instrText>
      </w:r>
      <w:r w:rsidR="00DD07AF" w:rsidRPr="00203BE7">
        <w:rPr>
          <w:color w:val="000000" w:themeColor="text1"/>
        </w:rPr>
        <w:instrText xml:space="preserve">" : </w:instrText>
      </w:r>
      <w:r w:rsidR="00DD07AF">
        <w:rPr>
          <w:color w:val="000000" w:themeColor="text1"/>
          <w:lang w:val="en-US"/>
        </w:rPr>
        <w:instrText>false</w:instrText>
      </w:r>
      <w:r w:rsidR="00DD07AF" w:rsidRPr="00203BE7">
        <w:rPr>
          <w:color w:val="000000" w:themeColor="text1"/>
        </w:rPr>
        <w:instrText>, "</w:instrText>
      </w:r>
      <w:r w:rsidR="00DD07AF">
        <w:rPr>
          <w:color w:val="000000" w:themeColor="text1"/>
          <w:lang w:val="en-US"/>
        </w:rPr>
        <w:instrText>suffix</w:instrText>
      </w:r>
      <w:r w:rsidR="00DD07AF" w:rsidRPr="00203BE7">
        <w:rPr>
          <w:color w:val="000000" w:themeColor="text1"/>
        </w:rPr>
        <w:instrText>" : "" } ], "</w:instrText>
      </w:r>
      <w:r w:rsidR="00DD07AF">
        <w:rPr>
          <w:color w:val="000000" w:themeColor="text1"/>
          <w:lang w:val="en-US"/>
        </w:rPr>
        <w:instrText>container</w:instrText>
      </w:r>
      <w:r w:rsidR="00DD07AF" w:rsidRPr="00203BE7">
        <w:rPr>
          <w:color w:val="000000" w:themeColor="text1"/>
        </w:rPr>
        <w:instrText>-</w:instrText>
      </w:r>
      <w:r w:rsidR="00DD07AF">
        <w:rPr>
          <w:color w:val="000000" w:themeColor="text1"/>
          <w:lang w:val="en-US"/>
        </w:rPr>
        <w:instrText>title</w:instrText>
      </w:r>
      <w:r w:rsidR="00DD07AF" w:rsidRPr="00203BE7">
        <w:rPr>
          <w:color w:val="000000" w:themeColor="text1"/>
        </w:rPr>
        <w:instrText>" : "</w:instrText>
      </w:r>
      <w:r w:rsidR="00DD07AF">
        <w:rPr>
          <w:color w:val="000000" w:themeColor="text1"/>
          <w:lang w:val="en-US"/>
        </w:rPr>
        <w:instrText>JournalofMachineLearningResearch</w:instrText>
      </w:r>
      <w:r w:rsidR="00DD07AF" w:rsidRPr="00203BE7">
        <w:rPr>
          <w:color w:val="000000" w:themeColor="text1"/>
        </w:rPr>
        <w:instrText>", "</w:instrText>
      </w:r>
      <w:r w:rsidR="00DD07AF">
        <w:rPr>
          <w:color w:val="000000" w:themeColor="text1"/>
          <w:lang w:val="en-US"/>
        </w:rPr>
        <w:instrText>id</w:instrText>
      </w:r>
      <w:r w:rsidR="00DD07AF" w:rsidRPr="00203BE7">
        <w:rPr>
          <w:color w:val="000000" w:themeColor="text1"/>
        </w:rPr>
        <w:instrText>" : "</w:instrText>
      </w:r>
      <w:r w:rsidR="00DD07AF">
        <w:rPr>
          <w:color w:val="000000" w:themeColor="text1"/>
          <w:lang w:val="en-US"/>
        </w:rPr>
        <w:instrText>ITEM</w:instrText>
      </w:r>
      <w:r w:rsidR="00DD07AF" w:rsidRPr="00203BE7">
        <w:rPr>
          <w:color w:val="000000" w:themeColor="text1"/>
        </w:rPr>
        <w:instrText>-1", "</w:instrText>
      </w:r>
      <w:r w:rsidR="00DD07AF">
        <w:rPr>
          <w:color w:val="000000" w:themeColor="text1"/>
          <w:lang w:val="en-US"/>
        </w:rPr>
        <w:instrText>issued</w:instrText>
      </w:r>
      <w:r w:rsidR="00DD07AF" w:rsidRPr="00203BE7">
        <w:rPr>
          <w:color w:val="000000" w:themeColor="text1"/>
        </w:rPr>
        <w:instrText>" : { "</w:instrText>
      </w:r>
      <w:r w:rsidR="00DD07AF">
        <w:rPr>
          <w:color w:val="000000" w:themeColor="text1"/>
          <w:lang w:val="en-US"/>
        </w:rPr>
        <w:instrText>date</w:instrText>
      </w:r>
      <w:r w:rsidR="00DD07AF" w:rsidRPr="00203BE7">
        <w:rPr>
          <w:color w:val="000000" w:themeColor="text1"/>
        </w:rPr>
        <w:instrText>-</w:instrText>
      </w:r>
      <w:r w:rsidR="00DD07AF">
        <w:rPr>
          <w:color w:val="000000" w:themeColor="text1"/>
          <w:lang w:val="en-US"/>
        </w:rPr>
        <w:instrText>parts</w:instrText>
      </w:r>
      <w:r w:rsidR="00DD07AF" w:rsidRPr="00203BE7">
        <w:rPr>
          <w:color w:val="000000" w:themeColor="text1"/>
        </w:rPr>
        <w:instrText>" : [ [ "2005" ] ] }, "</w:instrText>
      </w:r>
      <w:r w:rsidR="00DD07AF">
        <w:rPr>
          <w:color w:val="000000" w:themeColor="text1"/>
          <w:lang w:val="en-US"/>
        </w:rPr>
        <w:instrText>page</w:instrText>
      </w:r>
      <w:r w:rsidR="00DD07AF" w:rsidRPr="00203BE7">
        <w:rPr>
          <w:color w:val="000000" w:themeColor="text1"/>
        </w:rPr>
        <w:instrText>" : "363-392", "</w:instrText>
      </w:r>
      <w:r w:rsidR="00DD07AF">
        <w:rPr>
          <w:color w:val="000000" w:themeColor="text1"/>
          <w:lang w:val="en-US"/>
        </w:rPr>
        <w:instrText>title</w:instrText>
      </w:r>
      <w:r w:rsidR="00DD07AF" w:rsidRPr="00203BE7">
        <w:rPr>
          <w:color w:val="000000" w:themeColor="text1"/>
        </w:rPr>
        <w:instrText>" : "</w:instrText>
      </w:r>
      <w:r w:rsidR="00DD07AF">
        <w:rPr>
          <w:color w:val="000000" w:themeColor="text1"/>
          <w:lang w:val="en-US"/>
        </w:rPr>
        <w:instrText>CoreVectorMachines</w:instrText>
      </w:r>
      <w:r w:rsidR="00DD07AF" w:rsidRPr="00203BE7">
        <w:rPr>
          <w:color w:val="000000" w:themeColor="text1"/>
        </w:rPr>
        <w:instrText xml:space="preserve">: </w:instrText>
      </w:r>
      <w:r w:rsidR="00DD07AF">
        <w:rPr>
          <w:color w:val="000000" w:themeColor="text1"/>
          <w:lang w:val="en-US"/>
        </w:rPr>
        <w:instrText>FastSVMTrainingonVeryLargeDataSets</w:instrText>
      </w:r>
      <w:r w:rsidR="00DD07AF" w:rsidRPr="00203BE7">
        <w:rPr>
          <w:color w:val="000000" w:themeColor="text1"/>
        </w:rPr>
        <w:instrText>", "</w:instrText>
      </w:r>
      <w:r w:rsidR="00DD07AF">
        <w:rPr>
          <w:color w:val="000000" w:themeColor="text1"/>
          <w:lang w:val="en-US"/>
        </w:rPr>
        <w:instrText>type</w:instrText>
      </w:r>
      <w:r w:rsidR="00DD07AF" w:rsidRPr="00203BE7">
        <w:rPr>
          <w:color w:val="000000" w:themeColor="text1"/>
        </w:rPr>
        <w:instrText>" : "</w:instrText>
      </w:r>
      <w:r w:rsidR="00DD07AF">
        <w:rPr>
          <w:color w:val="000000" w:themeColor="text1"/>
          <w:lang w:val="en-US"/>
        </w:rPr>
        <w:instrText>article</w:instrText>
      </w:r>
      <w:r w:rsidR="00DD07AF" w:rsidRPr="00203BE7">
        <w:rPr>
          <w:color w:val="000000" w:themeColor="text1"/>
        </w:rPr>
        <w:instrText>-</w:instrText>
      </w:r>
      <w:r w:rsidR="00DD07AF">
        <w:rPr>
          <w:color w:val="000000" w:themeColor="text1"/>
          <w:lang w:val="en-US"/>
        </w:rPr>
        <w:instrText>journal</w:instrText>
      </w:r>
      <w:r w:rsidR="00DD07AF" w:rsidRPr="00203BE7">
        <w:rPr>
          <w:color w:val="000000" w:themeColor="text1"/>
        </w:rPr>
        <w:instrText>", "</w:instrText>
      </w:r>
      <w:r w:rsidR="00DD07AF">
        <w:rPr>
          <w:color w:val="000000" w:themeColor="text1"/>
          <w:lang w:val="en-US"/>
        </w:rPr>
        <w:instrText>volume</w:instrText>
      </w:r>
      <w:r w:rsidR="00DD07AF" w:rsidRPr="00203BE7">
        <w:rPr>
          <w:color w:val="000000" w:themeColor="text1"/>
        </w:rPr>
        <w:instrText>" : "6" }, "</w:instrText>
      </w:r>
      <w:r w:rsidR="00DD07AF">
        <w:rPr>
          <w:color w:val="000000" w:themeColor="text1"/>
          <w:lang w:val="en-US"/>
        </w:rPr>
        <w:instrText>uris</w:instrText>
      </w:r>
      <w:r w:rsidR="00DD07AF" w:rsidRPr="00203BE7">
        <w:rPr>
          <w:color w:val="000000" w:themeColor="text1"/>
        </w:rPr>
        <w:instrText>" : [ "</w:instrText>
      </w:r>
      <w:r w:rsidR="00DD07AF">
        <w:rPr>
          <w:color w:val="000000" w:themeColor="text1"/>
          <w:lang w:val="en-US"/>
        </w:rPr>
        <w:instrText>http</w:instrText>
      </w:r>
      <w:r w:rsidR="00DD07AF" w:rsidRPr="00203BE7">
        <w:rPr>
          <w:color w:val="000000" w:themeColor="text1"/>
        </w:rPr>
        <w:instrText>://</w:instrText>
      </w:r>
      <w:r w:rsidR="00DD07AF">
        <w:rPr>
          <w:color w:val="000000" w:themeColor="text1"/>
          <w:lang w:val="en-US"/>
        </w:rPr>
        <w:instrText>www</w:instrText>
      </w:r>
      <w:r w:rsidR="00DD07AF" w:rsidRPr="00203BE7">
        <w:rPr>
          <w:color w:val="000000" w:themeColor="text1"/>
        </w:rPr>
        <w:instrText>.</w:instrText>
      </w:r>
      <w:r w:rsidR="00DD07AF">
        <w:rPr>
          <w:color w:val="000000" w:themeColor="text1"/>
          <w:lang w:val="en-US"/>
        </w:rPr>
        <w:instrText>mendeley</w:instrText>
      </w:r>
      <w:r w:rsidR="00DD07AF" w:rsidRPr="00203BE7">
        <w:rPr>
          <w:color w:val="000000" w:themeColor="text1"/>
        </w:rPr>
        <w:instrText>.</w:instrText>
      </w:r>
      <w:r w:rsidR="00DD07AF">
        <w:rPr>
          <w:color w:val="000000" w:themeColor="text1"/>
          <w:lang w:val="en-US"/>
        </w:rPr>
        <w:instrText>com</w:instrText>
      </w:r>
      <w:r w:rsidR="00DD07AF" w:rsidRPr="00203BE7">
        <w:rPr>
          <w:color w:val="000000" w:themeColor="text1"/>
        </w:rPr>
        <w:instrText>/</w:instrText>
      </w:r>
      <w:r w:rsidR="00DD07AF">
        <w:rPr>
          <w:color w:val="000000" w:themeColor="text1"/>
          <w:lang w:val="en-US"/>
        </w:rPr>
        <w:instrText>documents</w:instrText>
      </w:r>
      <w:r w:rsidR="00DD07AF" w:rsidRPr="00203BE7">
        <w:rPr>
          <w:color w:val="000000" w:themeColor="text1"/>
        </w:rPr>
        <w:instrText>/?</w:instrText>
      </w:r>
      <w:r w:rsidR="00DD07AF">
        <w:rPr>
          <w:color w:val="000000" w:themeColor="text1"/>
          <w:lang w:val="en-US"/>
        </w:rPr>
        <w:instrText>uuid</w:instrText>
      </w:r>
      <w:r w:rsidR="00DD07AF" w:rsidRPr="00203BE7">
        <w:rPr>
          <w:color w:val="000000" w:themeColor="text1"/>
        </w:rPr>
        <w:instrText>=6</w:instrText>
      </w:r>
      <w:r w:rsidR="00DD07AF">
        <w:rPr>
          <w:color w:val="000000" w:themeColor="text1"/>
          <w:lang w:val="en-US"/>
        </w:rPr>
        <w:instrText>f</w:instrText>
      </w:r>
      <w:r w:rsidR="00DD07AF" w:rsidRPr="00203BE7">
        <w:rPr>
          <w:color w:val="000000" w:themeColor="text1"/>
        </w:rPr>
        <w:instrText>3</w:instrText>
      </w:r>
      <w:r w:rsidR="00DD07AF">
        <w:rPr>
          <w:color w:val="000000" w:themeColor="text1"/>
          <w:lang w:val="en-US"/>
        </w:rPr>
        <w:instrText>dec</w:instrText>
      </w:r>
      <w:r w:rsidR="00DD07AF" w:rsidRPr="00203BE7">
        <w:rPr>
          <w:color w:val="000000" w:themeColor="text1"/>
        </w:rPr>
        <w:instrText>61-</w:instrText>
      </w:r>
      <w:r w:rsidR="00DD07AF">
        <w:rPr>
          <w:color w:val="000000" w:themeColor="text1"/>
          <w:lang w:val="en-US"/>
        </w:rPr>
        <w:instrText>ebd</w:instrText>
      </w:r>
      <w:r w:rsidR="00DD07AF" w:rsidRPr="00203BE7">
        <w:rPr>
          <w:color w:val="000000" w:themeColor="text1"/>
        </w:rPr>
        <w:instrText>3-4857-</w:instrText>
      </w:r>
      <w:r w:rsidR="00DD07AF">
        <w:rPr>
          <w:color w:val="000000" w:themeColor="text1"/>
          <w:lang w:val="en-US"/>
        </w:rPr>
        <w:instrText>a</w:instrText>
      </w:r>
      <w:r w:rsidR="00DD07AF" w:rsidRPr="00203BE7">
        <w:rPr>
          <w:color w:val="000000" w:themeColor="text1"/>
        </w:rPr>
        <w:instrText>26</w:instrText>
      </w:r>
      <w:r w:rsidR="00DD07AF">
        <w:rPr>
          <w:color w:val="000000" w:themeColor="text1"/>
          <w:lang w:val="en-US"/>
        </w:rPr>
        <w:instrText>b</w:instrText>
      </w:r>
      <w:r w:rsidR="00DD07AF" w:rsidRPr="00203BE7">
        <w:rPr>
          <w:color w:val="000000" w:themeColor="text1"/>
        </w:rPr>
        <w:instrText>-</w:instrText>
      </w:r>
      <w:r w:rsidR="00DD07AF">
        <w:rPr>
          <w:color w:val="000000" w:themeColor="text1"/>
          <w:lang w:val="en-US"/>
        </w:rPr>
        <w:instrText>abc</w:instrText>
      </w:r>
      <w:r w:rsidR="00DD07AF" w:rsidRPr="00203BE7">
        <w:rPr>
          <w:color w:val="000000" w:themeColor="text1"/>
        </w:rPr>
        <w:instrText>198350680", "</w:instrText>
      </w:r>
      <w:r w:rsidR="00DD07AF">
        <w:rPr>
          <w:color w:val="000000" w:themeColor="text1"/>
          <w:lang w:val="en-US"/>
        </w:rPr>
        <w:instrText>http</w:instrText>
      </w:r>
      <w:r w:rsidR="00DD07AF" w:rsidRPr="00203BE7">
        <w:rPr>
          <w:color w:val="000000" w:themeColor="text1"/>
        </w:rPr>
        <w:instrText>://</w:instrText>
      </w:r>
      <w:r w:rsidR="00DD07AF">
        <w:rPr>
          <w:color w:val="000000" w:themeColor="text1"/>
          <w:lang w:val="en-US"/>
        </w:rPr>
        <w:instrText>www</w:instrText>
      </w:r>
      <w:r w:rsidR="00DD07AF" w:rsidRPr="00203BE7">
        <w:rPr>
          <w:color w:val="000000" w:themeColor="text1"/>
        </w:rPr>
        <w:instrText>.</w:instrText>
      </w:r>
      <w:r w:rsidR="00DD07AF">
        <w:rPr>
          <w:color w:val="000000" w:themeColor="text1"/>
          <w:lang w:val="en-US"/>
        </w:rPr>
        <w:instrText>mendeley</w:instrText>
      </w:r>
      <w:r w:rsidR="00DD07AF" w:rsidRPr="00203BE7">
        <w:rPr>
          <w:color w:val="000000" w:themeColor="text1"/>
        </w:rPr>
        <w:instrText>.</w:instrText>
      </w:r>
      <w:r w:rsidR="00DD07AF">
        <w:rPr>
          <w:color w:val="000000" w:themeColor="text1"/>
          <w:lang w:val="en-US"/>
        </w:rPr>
        <w:instrText>com</w:instrText>
      </w:r>
      <w:r w:rsidR="00DD07AF" w:rsidRPr="00203BE7">
        <w:rPr>
          <w:color w:val="000000" w:themeColor="text1"/>
        </w:rPr>
        <w:instrText>/</w:instrText>
      </w:r>
      <w:r w:rsidR="00DD07AF">
        <w:rPr>
          <w:color w:val="000000" w:themeColor="text1"/>
          <w:lang w:val="en-US"/>
        </w:rPr>
        <w:instrText>documents</w:instrText>
      </w:r>
      <w:r w:rsidR="00DD07AF" w:rsidRPr="00203BE7">
        <w:rPr>
          <w:color w:val="000000" w:themeColor="text1"/>
        </w:rPr>
        <w:instrText>/?</w:instrText>
      </w:r>
      <w:r w:rsidR="00DD07AF">
        <w:rPr>
          <w:color w:val="000000" w:themeColor="text1"/>
          <w:lang w:val="en-US"/>
        </w:rPr>
        <w:instrText>uuid</w:instrText>
      </w:r>
      <w:r w:rsidR="00DD07AF" w:rsidRPr="00203BE7">
        <w:rPr>
          <w:color w:val="000000" w:themeColor="text1"/>
        </w:rPr>
        <w:instrText>=</w:instrText>
      </w:r>
      <w:r w:rsidR="00DD07AF">
        <w:rPr>
          <w:color w:val="000000" w:themeColor="text1"/>
          <w:lang w:val="en-US"/>
        </w:rPr>
        <w:instrText>d</w:instrText>
      </w:r>
      <w:r w:rsidR="00DD07AF" w:rsidRPr="00203BE7">
        <w:rPr>
          <w:color w:val="000000" w:themeColor="text1"/>
        </w:rPr>
        <w:instrText>89</w:instrText>
      </w:r>
      <w:r w:rsidR="00DD07AF">
        <w:rPr>
          <w:color w:val="000000" w:themeColor="text1"/>
          <w:lang w:val="en-US"/>
        </w:rPr>
        <w:instrText>ed</w:instrText>
      </w:r>
      <w:r w:rsidR="00DD07AF" w:rsidRPr="00203BE7">
        <w:rPr>
          <w:color w:val="000000" w:themeColor="text1"/>
        </w:rPr>
        <w:instrText>257-2</w:instrText>
      </w:r>
      <w:r w:rsidR="00DD07AF">
        <w:rPr>
          <w:color w:val="000000" w:themeColor="text1"/>
          <w:lang w:val="en-US"/>
        </w:rPr>
        <w:instrText>e</w:instrText>
      </w:r>
      <w:r w:rsidR="00DD07AF" w:rsidRPr="00203BE7">
        <w:rPr>
          <w:color w:val="000000" w:themeColor="text1"/>
        </w:rPr>
        <w:instrText>33-4</w:instrText>
      </w:r>
      <w:r w:rsidR="00DD07AF">
        <w:rPr>
          <w:color w:val="000000" w:themeColor="text1"/>
          <w:lang w:val="en-US"/>
        </w:rPr>
        <w:instrText>db</w:instrText>
      </w:r>
      <w:r w:rsidR="00DD07AF" w:rsidRPr="00203BE7">
        <w:rPr>
          <w:color w:val="000000" w:themeColor="text1"/>
        </w:rPr>
        <w:instrText>6-</w:instrText>
      </w:r>
      <w:r w:rsidR="00DD07AF">
        <w:rPr>
          <w:color w:val="000000" w:themeColor="text1"/>
          <w:lang w:val="en-US"/>
        </w:rPr>
        <w:instrText>b</w:instrText>
      </w:r>
      <w:r w:rsidR="00DD07AF" w:rsidRPr="00203BE7">
        <w:rPr>
          <w:color w:val="000000" w:themeColor="text1"/>
        </w:rPr>
        <w:instrText>7</w:instrText>
      </w:r>
      <w:r w:rsidR="00DD07AF">
        <w:rPr>
          <w:color w:val="000000" w:themeColor="text1"/>
          <w:lang w:val="en-US"/>
        </w:rPr>
        <w:instrText>d</w:instrText>
      </w:r>
      <w:r w:rsidR="00DD07AF" w:rsidRPr="00203BE7">
        <w:rPr>
          <w:color w:val="000000" w:themeColor="text1"/>
        </w:rPr>
        <w:instrText>1-</w:instrText>
      </w:r>
      <w:r w:rsidR="00DD07AF">
        <w:rPr>
          <w:color w:val="000000" w:themeColor="text1"/>
          <w:lang w:val="en-US"/>
        </w:rPr>
        <w:instrText>f</w:instrText>
      </w:r>
      <w:r w:rsidR="00DD07AF" w:rsidRPr="00203BE7">
        <w:rPr>
          <w:color w:val="000000" w:themeColor="text1"/>
        </w:rPr>
        <w:instrText>1</w:instrText>
      </w:r>
      <w:r w:rsidR="00DD07AF">
        <w:rPr>
          <w:color w:val="000000" w:themeColor="text1"/>
          <w:lang w:val="en-US"/>
        </w:rPr>
        <w:instrText>b</w:instrText>
      </w:r>
      <w:r w:rsidR="00DD07AF" w:rsidRPr="00203BE7">
        <w:rPr>
          <w:color w:val="000000" w:themeColor="text1"/>
        </w:rPr>
        <w:instrText>0</w:instrText>
      </w:r>
      <w:r w:rsidR="00DD07AF">
        <w:rPr>
          <w:color w:val="000000" w:themeColor="text1"/>
          <w:lang w:val="en-US"/>
        </w:rPr>
        <w:instrText>d</w:instrText>
      </w:r>
      <w:r w:rsidR="00DD07AF" w:rsidRPr="00203BE7">
        <w:rPr>
          <w:color w:val="000000" w:themeColor="text1"/>
        </w:rPr>
        <w:instrText>41</w:instrText>
      </w:r>
      <w:r w:rsidR="00DD07AF">
        <w:rPr>
          <w:color w:val="000000" w:themeColor="text1"/>
          <w:lang w:val="en-US"/>
        </w:rPr>
        <w:instrText>ea</w:instrText>
      </w:r>
      <w:r w:rsidR="00DD07AF" w:rsidRPr="00203BE7">
        <w:rPr>
          <w:color w:val="000000" w:themeColor="text1"/>
        </w:rPr>
        <w:instrText>008" ] } ], "</w:instrText>
      </w:r>
      <w:r w:rsidR="00DD07AF">
        <w:rPr>
          <w:color w:val="000000" w:themeColor="text1"/>
          <w:lang w:val="en-US"/>
        </w:rPr>
        <w:instrText>mendeley</w:instrText>
      </w:r>
      <w:r w:rsidR="00DD07AF" w:rsidRPr="00203BE7">
        <w:rPr>
          <w:color w:val="000000" w:themeColor="text1"/>
        </w:rPr>
        <w:instrText>" : { "</w:instrText>
      </w:r>
      <w:r w:rsidR="00DD07AF">
        <w:rPr>
          <w:color w:val="000000" w:themeColor="text1"/>
          <w:lang w:val="en-US"/>
        </w:rPr>
        <w:instrText>formattedCitation</w:instrText>
      </w:r>
      <w:r w:rsidR="00DD07AF" w:rsidRPr="00203BE7">
        <w:rPr>
          <w:color w:val="000000" w:themeColor="text1"/>
        </w:rPr>
        <w:instrText>" : "(</w:instrText>
      </w:r>
      <w:r w:rsidR="00DD07AF">
        <w:rPr>
          <w:color w:val="000000" w:themeColor="text1"/>
          <w:lang w:val="en-US"/>
        </w:rPr>
        <w:instrText>Tsangetal</w:instrText>
      </w:r>
      <w:r w:rsidR="00DD07AF" w:rsidRPr="00203BE7">
        <w:rPr>
          <w:color w:val="000000" w:themeColor="text1"/>
        </w:rPr>
        <w:instrText>., 2005)", "</w:instrText>
      </w:r>
      <w:r w:rsidR="00DD07AF">
        <w:rPr>
          <w:color w:val="000000" w:themeColor="text1"/>
          <w:lang w:val="en-US"/>
        </w:rPr>
        <w:instrText>plainTextFormattedCitation</w:instrText>
      </w:r>
      <w:r w:rsidR="00DD07AF" w:rsidRPr="00203BE7">
        <w:rPr>
          <w:color w:val="000000" w:themeColor="text1"/>
        </w:rPr>
        <w:instrText>" : "(</w:instrText>
      </w:r>
      <w:r w:rsidR="00DD07AF">
        <w:rPr>
          <w:color w:val="000000" w:themeColor="text1"/>
          <w:lang w:val="en-US"/>
        </w:rPr>
        <w:instrText>Tsangetal</w:instrText>
      </w:r>
      <w:r w:rsidR="00DD07AF" w:rsidRPr="00203BE7">
        <w:rPr>
          <w:color w:val="000000" w:themeColor="text1"/>
        </w:rPr>
        <w:instrText>., 2005)", "</w:instrText>
      </w:r>
      <w:r w:rsidR="00DD07AF">
        <w:rPr>
          <w:color w:val="000000" w:themeColor="text1"/>
          <w:lang w:val="en-US"/>
        </w:rPr>
        <w:instrText>previouslyFormattedCitation</w:instrText>
      </w:r>
      <w:r w:rsidR="00DD07AF" w:rsidRPr="00203BE7">
        <w:rPr>
          <w:color w:val="000000" w:themeColor="text1"/>
        </w:rPr>
        <w:instrText>" : "(</w:instrText>
      </w:r>
      <w:r w:rsidR="00DD07AF">
        <w:rPr>
          <w:color w:val="000000" w:themeColor="text1"/>
          <w:lang w:val="en-US"/>
        </w:rPr>
        <w:instrText>Tsangetal</w:instrText>
      </w:r>
      <w:r w:rsidR="00DD07AF" w:rsidRPr="00203BE7">
        <w:rPr>
          <w:color w:val="000000" w:themeColor="text1"/>
        </w:rPr>
        <w:instrText>., 2005)" }, "</w:instrText>
      </w:r>
      <w:r w:rsidR="00DD07AF">
        <w:rPr>
          <w:color w:val="000000" w:themeColor="text1"/>
          <w:lang w:val="en-US"/>
        </w:rPr>
        <w:instrText>properties</w:instrText>
      </w:r>
      <w:r w:rsidR="00DD07AF" w:rsidRPr="00203BE7">
        <w:rPr>
          <w:color w:val="000000" w:themeColor="text1"/>
        </w:rPr>
        <w:instrText>" : { "</w:instrText>
      </w:r>
      <w:r w:rsidR="00DD07AF">
        <w:rPr>
          <w:color w:val="000000" w:themeColor="text1"/>
          <w:lang w:val="en-US"/>
        </w:rPr>
        <w:instrText>noteIndex</w:instrText>
      </w:r>
      <w:r w:rsidR="00DD07AF" w:rsidRPr="00203BE7">
        <w:rPr>
          <w:color w:val="000000" w:themeColor="text1"/>
        </w:rPr>
        <w:instrText>" : 0 }, "</w:instrText>
      </w:r>
      <w:r w:rsidR="00DD07AF">
        <w:rPr>
          <w:color w:val="000000" w:themeColor="text1"/>
          <w:lang w:val="en-US"/>
        </w:rPr>
        <w:instrText>schema</w:instrText>
      </w:r>
      <w:r w:rsidR="00DD07AF" w:rsidRPr="00203BE7">
        <w:rPr>
          <w:color w:val="000000" w:themeColor="text1"/>
        </w:rPr>
        <w:instrText>" : "</w:instrText>
      </w:r>
      <w:r w:rsidR="00DD07AF">
        <w:rPr>
          <w:color w:val="000000" w:themeColor="text1"/>
          <w:lang w:val="en-US"/>
        </w:rPr>
        <w:instrText>https</w:instrText>
      </w:r>
      <w:r w:rsidR="00DD07AF" w:rsidRPr="00203BE7">
        <w:rPr>
          <w:color w:val="000000" w:themeColor="text1"/>
        </w:rPr>
        <w:instrText>://</w:instrText>
      </w:r>
      <w:r w:rsidR="00DD07AF">
        <w:rPr>
          <w:color w:val="000000" w:themeColor="text1"/>
          <w:lang w:val="en-US"/>
        </w:rPr>
        <w:instrText>github</w:instrText>
      </w:r>
      <w:r w:rsidR="00DD07AF" w:rsidRPr="00203BE7">
        <w:rPr>
          <w:color w:val="000000" w:themeColor="text1"/>
        </w:rPr>
        <w:instrText>.</w:instrText>
      </w:r>
      <w:r w:rsidR="00DD07AF">
        <w:rPr>
          <w:color w:val="000000" w:themeColor="text1"/>
          <w:lang w:val="en-US"/>
        </w:rPr>
        <w:instrText>com</w:instrText>
      </w:r>
      <w:r w:rsidR="00DD07AF" w:rsidRPr="00203BE7">
        <w:rPr>
          <w:color w:val="000000" w:themeColor="text1"/>
        </w:rPr>
        <w:instrText>/</w:instrText>
      </w:r>
      <w:r w:rsidR="00DD07AF">
        <w:rPr>
          <w:color w:val="000000" w:themeColor="text1"/>
          <w:lang w:val="en-US"/>
        </w:rPr>
        <w:instrText>citation</w:instrText>
      </w:r>
      <w:r w:rsidR="00DD07AF" w:rsidRPr="00203BE7">
        <w:rPr>
          <w:color w:val="000000" w:themeColor="text1"/>
        </w:rPr>
        <w:instrText>-</w:instrText>
      </w:r>
      <w:r w:rsidR="00DD07AF">
        <w:rPr>
          <w:color w:val="000000" w:themeColor="text1"/>
          <w:lang w:val="en-US"/>
        </w:rPr>
        <w:instrText>style</w:instrText>
      </w:r>
      <w:r w:rsidR="00DD07AF" w:rsidRPr="00203BE7">
        <w:rPr>
          <w:color w:val="000000" w:themeColor="text1"/>
        </w:rPr>
        <w:instrText>-</w:instrText>
      </w:r>
      <w:r w:rsidR="00DD07AF">
        <w:rPr>
          <w:color w:val="000000" w:themeColor="text1"/>
          <w:lang w:val="en-US"/>
        </w:rPr>
        <w:instrText>language</w:instrText>
      </w:r>
      <w:r w:rsidR="00DD07AF" w:rsidRPr="00203BE7">
        <w:rPr>
          <w:color w:val="000000" w:themeColor="text1"/>
        </w:rPr>
        <w:instrText>/</w:instrText>
      </w:r>
      <w:r w:rsidR="00DD07AF">
        <w:rPr>
          <w:color w:val="000000" w:themeColor="text1"/>
          <w:lang w:val="en-US"/>
        </w:rPr>
        <w:instrText>schema</w:instrText>
      </w:r>
      <w:r w:rsidR="00DD07AF" w:rsidRPr="00203BE7">
        <w:rPr>
          <w:color w:val="000000" w:themeColor="text1"/>
        </w:rPr>
        <w:instrText>/</w:instrText>
      </w:r>
      <w:r w:rsidR="00DD07AF">
        <w:rPr>
          <w:color w:val="000000" w:themeColor="text1"/>
          <w:lang w:val="en-US"/>
        </w:rPr>
        <w:instrText>raw</w:instrText>
      </w:r>
      <w:r w:rsidR="00DD07AF" w:rsidRPr="00203BE7">
        <w:rPr>
          <w:color w:val="000000" w:themeColor="text1"/>
        </w:rPr>
        <w:instrText>/</w:instrText>
      </w:r>
      <w:r w:rsidR="00DD07AF">
        <w:rPr>
          <w:color w:val="000000" w:themeColor="text1"/>
          <w:lang w:val="en-US"/>
        </w:rPr>
        <w:instrText>master</w:instrText>
      </w:r>
      <w:r w:rsidR="00DD07AF" w:rsidRPr="00203BE7">
        <w:rPr>
          <w:color w:val="000000" w:themeColor="text1"/>
        </w:rPr>
        <w:instrText>/</w:instrText>
      </w:r>
      <w:r w:rsidR="00DD07AF">
        <w:rPr>
          <w:color w:val="000000" w:themeColor="text1"/>
          <w:lang w:val="en-US"/>
        </w:rPr>
        <w:instrText>csl</w:instrText>
      </w:r>
      <w:r w:rsidR="00DD07AF" w:rsidRPr="00203BE7">
        <w:rPr>
          <w:color w:val="000000" w:themeColor="text1"/>
        </w:rPr>
        <w:instrText>-</w:instrText>
      </w:r>
      <w:r w:rsidR="00DD07AF">
        <w:rPr>
          <w:color w:val="000000" w:themeColor="text1"/>
          <w:lang w:val="en-US"/>
        </w:rPr>
        <w:instrText>citation</w:instrText>
      </w:r>
      <w:r w:rsidR="00DD07AF" w:rsidRPr="00203BE7">
        <w:rPr>
          <w:color w:val="000000" w:themeColor="text1"/>
        </w:rPr>
        <w:instrText>.</w:instrText>
      </w:r>
      <w:r w:rsidR="00DD07AF">
        <w:rPr>
          <w:color w:val="000000" w:themeColor="text1"/>
          <w:lang w:val="en-US"/>
        </w:rPr>
        <w:instrText>json</w:instrText>
      </w:r>
      <w:r w:rsidR="00DD07AF" w:rsidRPr="00203BE7">
        <w:rPr>
          <w:color w:val="000000" w:themeColor="text1"/>
        </w:rPr>
        <w:instrText>" }</w:instrText>
      </w:r>
      <w:r w:rsidR="00071CF4" w:rsidRPr="005C0A8D">
        <w:rPr>
          <w:color w:val="000000" w:themeColor="text1"/>
          <w:lang w:val="en-US"/>
        </w:rPr>
        <w:fldChar w:fldCharType="separate"/>
      </w:r>
      <w:r w:rsidR="00DD07AF" w:rsidRPr="00DD07AF">
        <w:rPr>
          <w:noProof/>
          <w:color w:val="000000" w:themeColor="text1"/>
        </w:rPr>
        <w:t>(Tsang et al., 2005)</w:t>
      </w:r>
      <w:r w:rsidR="00071CF4" w:rsidRPr="005C0A8D">
        <w:rPr>
          <w:color w:val="000000" w:themeColor="text1"/>
          <w:lang w:val="en-US"/>
        </w:rPr>
        <w:fldChar w:fldCharType="end"/>
      </w:r>
      <w:r w:rsidRPr="00B80913">
        <w:rPr>
          <w:color w:val="000000" w:themeColor="text1"/>
        </w:rPr>
        <w:t xml:space="preserve">. </w:t>
      </w:r>
      <w:r w:rsidR="00B80913">
        <w:rPr>
          <w:color w:val="000000" w:themeColor="text1"/>
        </w:rPr>
        <w:t>Παρ</w:t>
      </w:r>
      <w:r w:rsidR="00B80913" w:rsidRPr="00212526">
        <w:rPr>
          <w:color w:val="000000" w:themeColor="text1"/>
        </w:rPr>
        <w:t>ό</w:t>
      </w:r>
      <w:r w:rsidR="00B80913">
        <w:rPr>
          <w:color w:val="000000" w:themeColor="text1"/>
        </w:rPr>
        <w:t>τι</w:t>
      </w:r>
      <w:r>
        <w:rPr>
          <w:color w:val="000000" w:themeColor="text1"/>
        </w:rPr>
        <w:t>ταμεγέθηπολυπλοκότηταςείναι</w:t>
      </w:r>
      <w:r w:rsidR="00C8115D">
        <w:rPr>
          <w:color w:val="000000" w:themeColor="text1"/>
        </w:rPr>
        <w:t xml:space="preserve"> θεωρητικά </w:t>
      </w:r>
      <w:r>
        <w:rPr>
          <w:color w:val="000000" w:themeColor="text1"/>
        </w:rPr>
        <w:t>δυσθεώρητα, πρακτικά</w:t>
      </w:r>
      <w:r w:rsidR="00212526">
        <w:rPr>
          <w:color w:val="000000" w:themeColor="text1"/>
        </w:rPr>
        <w:t xml:space="preserve"> έχει βρεθεί ότι οι παραδοσιακές Μέθοδοι </w:t>
      </w:r>
      <w:r w:rsidR="00B80913">
        <w:rPr>
          <w:color w:val="000000" w:themeColor="text1"/>
        </w:rPr>
        <w:t>ταξινόμησης</w:t>
      </w:r>
      <w:r w:rsidR="00212526">
        <w:rPr>
          <w:color w:val="000000" w:themeColor="text1"/>
        </w:rPr>
        <w:t xml:space="preserve"> αποδίδουν πολύ φτωχότερα από τον </w:t>
      </w:r>
      <w:r w:rsidR="00212526">
        <w:rPr>
          <w:color w:val="000000" w:themeColor="text1"/>
          <w:lang w:val="en-US"/>
        </w:rPr>
        <w:t>SVM</w:t>
      </w:r>
      <w:r w:rsidR="00212526">
        <w:rPr>
          <w:color w:val="000000" w:themeColor="text1"/>
        </w:rPr>
        <w:t xml:space="preserve">σε μεγάλα πλήθη δεδομένων, καθώς ο δεύτερος μπορεί να αποφύγει τα προβλήματα που προκαλούνται από τα τεράστια μεγέθη δεδομένων, </w:t>
      </w:r>
      <w:r w:rsidR="00B80913">
        <w:rPr>
          <w:color w:val="000000" w:themeColor="text1"/>
        </w:rPr>
        <w:t>αποτελώντας</w:t>
      </w:r>
      <w:r w:rsidR="00212526">
        <w:rPr>
          <w:color w:val="000000" w:themeColor="text1"/>
        </w:rPr>
        <w:t xml:space="preserve"> την πιο πολλά υποσχόμενη τεχνική και προσέγγιση ταξινόμησης.</w:t>
      </w:r>
    </w:p>
    <w:p w:rsidR="00212526" w:rsidRDefault="00212526" w:rsidP="002E28AC">
      <w:pPr>
        <w:ind w:firstLine="720"/>
        <w:jc w:val="both"/>
        <w:rPr>
          <w:color w:val="000000" w:themeColor="text1"/>
        </w:rPr>
      </w:pPr>
      <w:r>
        <w:rPr>
          <w:color w:val="000000" w:themeColor="text1"/>
        </w:rPr>
        <w:t xml:space="preserve">Λόγωτηςδιανυσματικήςκατασκευής του, μπορεί να ισορροπεί κατάλληλα και με ακρίβεια τις ανομοιογένειες του μεγάλου πλήθους δεδομένων και να ελέγχει επαρκώς τα </w:t>
      </w:r>
      <w:r>
        <w:rPr>
          <w:color w:val="000000" w:themeColor="text1"/>
        </w:rPr>
        <w:lastRenderedPageBreak/>
        <w:t xml:space="preserve">ποσοστά λάθους. ΈναάλλομεγάλοπλεονέκτημάτουείναιηπυρηνοειδήςΑντικειμενική του Συνάρτηση, </w:t>
      </w:r>
      <w:r w:rsidR="00CF48A1">
        <w:rPr>
          <w:color w:val="000000" w:themeColor="text1"/>
        </w:rPr>
        <w:t xml:space="preserve">που επιτρέπει τη συνεχή </w:t>
      </w:r>
      <w:r w:rsidR="00B80913">
        <w:rPr>
          <w:color w:val="000000" w:themeColor="text1"/>
        </w:rPr>
        <w:t>προσθήκη</w:t>
      </w:r>
      <w:r w:rsidR="00CF48A1">
        <w:rPr>
          <w:color w:val="000000" w:themeColor="text1"/>
        </w:rPr>
        <w:t xml:space="preserve"> κ αφομοίωση </w:t>
      </w:r>
      <w:r w:rsidR="00B80913">
        <w:rPr>
          <w:color w:val="000000" w:themeColor="text1"/>
        </w:rPr>
        <w:t>νέων</w:t>
      </w:r>
      <w:r w:rsidR="00CF48A1">
        <w:rPr>
          <w:color w:val="000000" w:themeColor="text1"/>
        </w:rPr>
        <w:t xml:space="preserve"> δεδομένων </w:t>
      </w:r>
      <w:r w:rsidR="00B80913">
        <w:rPr>
          <w:color w:val="000000" w:themeColor="text1"/>
        </w:rPr>
        <w:t>χωρίς</w:t>
      </w:r>
      <w:r w:rsidR="00CF48A1">
        <w:rPr>
          <w:color w:val="000000" w:themeColor="text1"/>
        </w:rPr>
        <w:t xml:space="preserve"> να πρέπει να γίνεται διαρκής </w:t>
      </w:r>
      <w:r w:rsidR="00B80913">
        <w:rPr>
          <w:color w:val="000000" w:themeColor="text1"/>
        </w:rPr>
        <w:t>αναπροσαρμογή</w:t>
      </w:r>
      <w:r w:rsidR="00CF48A1">
        <w:rPr>
          <w:color w:val="000000" w:themeColor="text1"/>
        </w:rPr>
        <w:t xml:space="preserve"> και εκπαίδευση του αλγορίθμου.</w:t>
      </w:r>
      <w:r w:rsidR="00CF48A1">
        <w:t>Γι αυτό και αποτελεί την ευρύτερα διαδεδομένη τακτική για επεξεργασία μεγάλου όγκου δεδομένων.</w:t>
      </w:r>
      <w:r w:rsidR="00CF48A1" w:rsidRPr="00CF48A1">
        <w:rPr>
          <w:color w:val="000000" w:themeColor="text1"/>
        </w:rPr>
        <w:t>(</w:t>
      </w:r>
      <w:r w:rsidR="00CF48A1" w:rsidRPr="00CF48A1">
        <w:rPr>
          <w:color w:val="000000" w:themeColor="text1"/>
          <w:lang w:val="en-US"/>
        </w:rPr>
        <w:t>Koturwar</w:t>
      </w:r>
      <w:r w:rsidR="00CF48A1" w:rsidRPr="00CF48A1">
        <w:rPr>
          <w:color w:val="000000" w:themeColor="text1"/>
        </w:rPr>
        <w:t xml:space="preserve">, </w:t>
      </w:r>
      <w:r w:rsidR="00CF48A1" w:rsidRPr="00CF48A1">
        <w:rPr>
          <w:color w:val="000000" w:themeColor="text1"/>
          <w:lang w:val="en-US"/>
        </w:rPr>
        <w:t>Girase</w:t>
      </w:r>
      <w:r w:rsidR="00CF48A1" w:rsidRPr="00CF48A1">
        <w:rPr>
          <w:color w:val="000000" w:themeColor="text1"/>
        </w:rPr>
        <w:t>, &amp;</w:t>
      </w:r>
      <w:r w:rsidR="00CF48A1" w:rsidRPr="00CF48A1">
        <w:rPr>
          <w:color w:val="000000" w:themeColor="text1"/>
          <w:lang w:val="en-US"/>
        </w:rPr>
        <w:t>Debajyoti</w:t>
      </w:r>
      <w:r w:rsidR="00CF48A1" w:rsidRPr="00CF48A1">
        <w:rPr>
          <w:color w:val="000000" w:themeColor="text1"/>
        </w:rPr>
        <w:t>, 2014)</w:t>
      </w:r>
    </w:p>
    <w:p w:rsidR="00CF48A1" w:rsidRDefault="00CF48A1" w:rsidP="002E28AC">
      <w:pPr>
        <w:ind w:firstLine="720"/>
        <w:jc w:val="both"/>
        <w:rPr>
          <w:color w:val="000000" w:themeColor="text1"/>
        </w:rPr>
      </w:pPr>
      <w:r>
        <w:rPr>
          <w:color w:val="000000" w:themeColor="text1"/>
        </w:rPr>
        <w:t>Παρ</w:t>
      </w:r>
      <w:r w:rsidRPr="00CF48A1">
        <w:rPr>
          <w:color w:val="000000" w:themeColor="text1"/>
        </w:rPr>
        <w:t>’</w:t>
      </w:r>
      <w:r>
        <w:rPr>
          <w:color w:val="000000" w:themeColor="text1"/>
        </w:rPr>
        <w:t xml:space="preserve">ότι ο </w:t>
      </w:r>
      <w:r>
        <w:rPr>
          <w:color w:val="000000" w:themeColor="text1"/>
          <w:lang w:val="en-US"/>
        </w:rPr>
        <w:t>SVM</w:t>
      </w:r>
      <w:r w:rsidR="00B80913">
        <w:rPr>
          <w:color w:val="000000" w:themeColor="text1"/>
        </w:rPr>
        <w:t>επηρεάζεται</w:t>
      </w:r>
      <w:r>
        <w:rPr>
          <w:color w:val="000000" w:themeColor="text1"/>
        </w:rPr>
        <w:t xml:space="preserve"> ιδιαίτερα από τα προβληματικά δεδομένα, και πάλι η επιλογή του κατάλληλου πυρήνα μπορεί να λύσει το πρόβλημα αυτό, καθιστώντας τον μια μέθοδο ιδιαίτερα ανεκτική και σαφώς που ευσταθή. Έτσι</w:t>
      </w:r>
      <w:r w:rsidRPr="00CF48A1">
        <w:rPr>
          <w:color w:val="000000" w:themeColor="text1"/>
        </w:rPr>
        <w:t xml:space="preserve">, </w:t>
      </w:r>
      <w:r>
        <w:rPr>
          <w:color w:val="000000" w:themeColor="text1"/>
        </w:rPr>
        <w:t>ο</w:t>
      </w:r>
      <w:r>
        <w:rPr>
          <w:color w:val="000000" w:themeColor="text1"/>
          <w:lang w:val="en-US"/>
        </w:rPr>
        <w:t>SVM</w:t>
      </w:r>
      <w:r>
        <w:rPr>
          <w:color w:val="000000" w:themeColor="text1"/>
        </w:rPr>
        <w:t xml:space="preserve">αποτελείέναναποδοτικότρόποταξινόμησηςπραγματικών και πολύπλοκων δεδομένων, περιορίζοντας την επιρροή των </w:t>
      </w:r>
      <w:r>
        <w:rPr>
          <w:color w:val="000000" w:themeColor="text1"/>
          <w:lang w:val="en-US"/>
        </w:rPr>
        <w:t>noises</w:t>
      </w:r>
      <w:r>
        <w:rPr>
          <w:color w:val="000000" w:themeColor="text1"/>
        </w:rPr>
        <w:t>στα αποτελέσματά του. Επιπλέον</w:t>
      </w:r>
      <w:r w:rsidRPr="00477AB1">
        <w:rPr>
          <w:color w:val="000000" w:themeColor="text1"/>
        </w:rPr>
        <w:t xml:space="preserve">, </w:t>
      </w:r>
      <w:r>
        <w:rPr>
          <w:color w:val="000000" w:themeColor="text1"/>
        </w:rPr>
        <w:t>έχει</w:t>
      </w:r>
      <w:r w:rsidR="00477AB1">
        <w:rPr>
          <w:color w:val="000000" w:themeColor="text1"/>
        </w:rPr>
        <w:t xml:space="preserve">υψηλήεκπαιδευτική απόδοση και χαμηλό στατιστικό σφάλμα γενίκευσης που </w:t>
      </w:r>
      <w:r w:rsidR="00B80913">
        <w:rPr>
          <w:color w:val="000000" w:themeColor="text1"/>
        </w:rPr>
        <w:t>αποδεικνύουν</w:t>
      </w:r>
      <w:r w:rsidR="00477AB1">
        <w:rPr>
          <w:color w:val="000000" w:themeColor="text1"/>
        </w:rPr>
        <w:t xml:space="preserve"> τις δυνατότητες εφαρμογής του σε μεγάλο όγκο πραγματικών δεδομένων.Για το λόγω αυτό το ερευνητικό ενδιαφέρον πάνω σε τροποποιήσεις, εναλλακτικές μορφές και εφαρμογές του </w:t>
      </w:r>
      <w:r w:rsidR="00477AB1">
        <w:rPr>
          <w:color w:val="000000" w:themeColor="text1"/>
          <w:lang w:val="en-US"/>
        </w:rPr>
        <w:t>SVM</w:t>
      </w:r>
      <w:r w:rsidR="00477AB1">
        <w:rPr>
          <w:color w:val="000000" w:themeColor="text1"/>
        </w:rPr>
        <w:t>είναι πολύ μεγάλο και διαμορφώνει ένα ξεχωριστώ κλάδο έρευνας στον τομέα.Στις εργασίες των Yu, Yang, &amp; Han</w:t>
      </w:r>
      <w:r w:rsidR="00477AB1" w:rsidRPr="00477AB1">
        <w:rPr>
          <w:color w:val="000000" w:themeColor="text1"/>
        </w:rPr>
        <w:t xml:space="preserve">, </w:t>
      </w:r>
      <w:r w:rsidR="00071CF4">
        <w:rPr>
          <w:color w:val="000000" w:themeColor="text1"/>
        </w:rPr>
        <w:fldChar w:fldCharType="begin" w:fldLock="1"/>
      </w:r>
      <w:r w:rsidR="007B559D">
        <w:rPr>
          <w:color w:val="000000" w:themeColor="text1"/>
        </w:rPr>
        <w:instrText>ADDIN CSL_CITATION { "citationItems" : [ { "id" : "ITEM-1", "itemData" : { "DOI" : "10.1145/956755.956786", "ISBN" : "1581137370", "abstract" : "Support vector machines (SVMs) have been promising methods for classification and regression analysis because of their solid mathematical foundations which convery several salient properties that other methods hardly provide. However, despite the prominent properties of SVMs, they are not as favored for large-scale data mining as for pattern recognition or machine learning because the training complexity of SVMs is highly dependent on the size of a data set. Many real-world data mining applications involve millions or billions of data records where even multiple scans of the entire data are too expensive to perform. This paper presents a new method, Clustering-Based SVM (CB-SVM), which is specifically designed for handling very large data sets. CB-SVM applies a hierarchical micro-clustering algorithm that scans the entire data set only once to provide an SVM with high quality samples that carry the statistical summaries of the data such that the summaries maximize the benefit of learning the SVM. CB-SVM tries to generate the best SVM boundary for very large data sets given limited amount of resources. Our experiments on synthetic and real data sets show that CB-SVM is highly scalable for very large data sets while also generating high classification accuracy.", "author" : [ { "dropping-particle" : "", "family" : "Yu", "given" : "Hwanjo", "non-dropping-particle" : "", "parse-names" : false, "suffix" : "" }, { "dropping-particle" : "", "family" : "Yang", "given" : "Jiong", "non-dropping-particle" : "", "parse-names" : false, "suffix" : "" }, { "dropping-particle" : "", "family" : "Han", "given" : "Jiawei", "non-dropping-particle" : "", "parse-names" : false, "suffix" : "" } ], "container-title" : "ninth ACM SIGKDD international conference on Knowledge discovery and data mining", "id" : "ITEM-1", "issued" : { "date-parts" : [ [ "2003" ] ] }, "page" : "306-314", "title" : "Classifying large data sets using SVMs with hierarchical clusters", "type" : "article-journal" }, "uris" : [ "http://www.mendeley.com/documents/?uuid=854dd149-3aa1-4b58-9a0d-1c73318ad3dd", "http://www.mendeley.com/documents/?uuid=b34e293a-7183-47f7-a9d0-2580de1ef4d6" ] } ], "mendeley" : { "formattedCitation" : "(Yu, Yang, &amp; Han, 2003)", "plainTextFormattedCitation" : "(Yu, Yang, &amp; Han, 2003)", "previouslyFormattedCitation" : "(Yu, Yang, &amp; Han, 2003)" }, "properties" : { "noteIndex" : 0 }, "schema" : "https://github.com/citation-style-language/schema/raw/master/csl-citation.json" }</w:instrText>
      </w:r>
      <w:r w:rsidR="00071CF4">
        <w:rPr>
          <w:color w:val="000000" w:themeColor="text1"/>
        </w:rPr>
        <w:fldChar w:fldCharType="separate"/>
      </w:r>
      <w:r w:rsidR="001F25BE" w:rsidRPr="001F25BE">
        <w:rPr>
          <w:noProof/>
          <w:color w:val="000000" w:themeColor="text1"/>
        </w:rPr>
        <w:t>(Yu, Yang, &amp; Han, 2003)</w:t>
      </w:r>
      <w:r w:rsidR="00071CF4">
        <w:rPr>
          <w:color w:val="000000" w:themeColor="text1"/>
        </w:rPr>
        <w:fldChar w:fldCharType="end"/>
      </w:r>
      <w:r w:rsidR="00477AB1">
        <w:rPr>
          <w:color w:val="000000" w:themeColor="text1"/>
        </w:rPr>
        <w:t xml:space="preserve">του </w:t>
      </w:r>
      <w:r w:rsidR="00477AB1">
        <w:rPr>
          <w:color w:val="000000" w:themeColor="text1"/>
          <w:lang w:val="en-US"/>
        </w:rPr>
        <w:t>Ertekin</w:t>
      </w:r>
      <w:r w:rsidR="00071CF4">
        <w:rPr>
          <w:color w:val="000000" w:themeColor="text1"/>
          <w:lang w:val="en-US"/>
        </w:rPr>
        <w:fldChar w:fldCharType="begin" w:fldLock="1"/>
      </w:r>
      <w:r w:rsidR="009B293D">
        <w:rPr>
          <w:color w:val="000000" w:themeColor="text1"/>
          <w:lang w:val="en-US"/>
        </w:rPr>
        <w:instrText>ADDINCSL</w:instrText>
      </w:r>
      <w:r w:rsidR="009B293D" w:rsidRPr="009B293D">
        <w:rPr>
          <w:color w:val="000000" w:themeColor="text1"/>
        </w:rPr>
        <w:instrText>_</w:instrText>
      </w:r>
      <w:r w:rsidR="009B293D">
        <w:rPr>
          <w:color w:val="000000" w:themeColor="text1"/>
          <w:lang w:val="en-US"/>
        </w:rPr>
        <w:instrText>CITATION</w:instrText>
      </w:r>
      <w:r w:rsidR="009B293D" w:rsidRPr="009B293D">
        <w:rPr>
          <w:color w:val="000000" w:themeColor="text1"/>
        </w:rPr>
        <w:instrText xml:space="preserve"> { "</w:instrText>
      </w:r>
      <w:r w:rsidR="009B293D">
        <w:rPr>
          <w:color w:val="000000" w:themeColor="text1"/>
          <w:lang w:val="en-US"/>
        </w:rPr>
        <w:instrText>citationItems</w:instrText>
      </w:r>
      <w:r w:rsidR="009B293D" w:rsidRPr="009B293D">
        <w:rPr>
          <w:color w:val="000000" w:themeColor="text1"/>
        </w:rPr>
        <w:instrText>" : [ { "</w:instrText>
      </w:r>
      <w:r w:rsidR="009B293D">
        <w:rPr>
          <w:color w:val="000000" w:themeColor="text1"/>
          <w:lang w:val="en-US"/>
        </w:rPr>
        <w:instrText>id</w:instrText>
      </w:r>
      <w:r w:rsidR="009B293D" w:rsidRPr="009B293D">
        <w:rPr>
          <w:color w:val="000000" w:themeColor="text1"/>
        </w:rPr>
        <w:instrText>" : "</w:instrText>
      </w:r>
      <w:r w:rsidR="009B293D">
        <w:rPr>
          <w:color w:val="000000" w:themeColor="text1"/>
          <w:lang w:val="en-US"/>
        </w:rPr>
        <w:instrText>ITEM</w:instrText>
      </w:r>
      <w:r w:rsidR="009B293D" w:rsidRPr="009B293D">
        <w:rPr>
          <w:color w:val="000000" w:themeColor="text1"/>
        </w:rPr>
        <w:instrText>-1", "</w:instrText>
      </w:r>
      <w:r w:rsidR="009B293D">
        <w:rPr>
          <w:color w:val="000000" w:themeColor="text1"/>
          <w:lang w:val="en-US"/>
        </w:rPr>
        <w:instrText>itemData</w:instrText>
      </w:r>
      <w:r w:rsidR="009B293D" w:rsidRPr="009B293D">
        <w:rPr>
          <w:color w:val="000000" w:themeColor="text1"/>
        </w:rPr>
        <w:instrText>" : { "</w:instrText>
      </w:r>
      <w:r w:rsidR="009B293D">
        <w:rPr>
          <w:color w:val="000000" w:themeColor="text1"/>
          <w:lang w:val="en-US"/>
        </w:rPr>
        <w:instrText>author</w:instrText>
      </w:r>
      <w:r w:rsidR="009B293D" w:rsidRPr="009B293D">
        <w:rPr>
          <w:color w:val="000000" w:themeColor="text1"/>
        </w:rPr>
        <w:instrText>" : [ { "</w:instrText>
      </w:r>
      <w:r w:rsidR="009B293D">
        <w:rPr>
          <w:color w:val="000000" w:themeColor="text1"/>
          <w:lang w:val="en-US"/>
        </w:rPr>
        <w:instrText>dropping</w:instrText>
      </w:r>
      <w:r w:rsidR="009B293D" w:rsidRPr="009B293D">
        <w:rPr>
          <w:color w:val="000000" w:themeColor="text1"/>
        </w:rPr>
        <w:instrText>-</w:instrText>
      </w:r>
      <w:r w:rsidR="009B293D">
        <w:rPr>
          <w:color w:val="000000" w:themeColor="text1"/>
          <w:lang w:val="en-US"/>
        </w:rPr>
        <w:instrText>particle</w:instrText>
      </w:r>
      <w:r w:rsidR="009B293D" w:rsidRPr="009B293D">
        <w:rPr>
          <w:color w:val="000000" w:themeColor="text1"/>
        </w:rPr>
        <w:instrText>" : "", "</w:instrText>
      </w:r>
      <w:r w:rsidR="009B293D">
        <w:rPr>
          <w:color w:val="000000" w:themeColor="text1"/>
          <w:lang w:val="en-US"/>
        </w:rPr>
        <w:instrText>family</w:instrText>
      </w:r>
      <w:r w:rsidR="009B293D" w:rsidRPr="009B293D">
        <w:rPr>
          <w:color w:val="000000" w:themeColor="text1"/>
        </w:rPr>
        <w:instrText>" : "</w:instrText>
      </w:r>
      <w:r w:rsidR="009B293D">
        <w:rPr>
          <w:color w:val="000000" w:themeColor="text1"/>
          <w:lang w:val="en-US"/>
        </w:rPr>
        <w:instrText>Ertekin</w:instrText>
      </w:r>
      <w:r w:rsidR="009B293D" w:rsidRPr="009B293D">
        <w:rPr>
          <w:color w:val="000000" w:themeColor="text1"/>
        </w:rPr>
        <w:instrText>", "</w:instrText>
      </w:r>
      <w:r w:rsidR="009B293D">
        <w:rPr>
          <w:color w:val="000000" w:themeColor="text1"/>
          <w:lang w:val="en-US"/>
        </w:rPr>
        <w:instrText>given</w:instrText>
      </w:r>
      <w:r w:rsidR="009B293D" w:rsidRPr="009B293D">
        <w:rPr>
          <w:color w:val="000000" w:themeColor="text1"/>
        </w:rPr>
        <w:instrText>" : "</w:instrText>
      </w:r>
      <w:r w:rsidR="009B293D">
        <w:rPr>
          <w:color w:val="000000" w:themeColor="text1"/>
          <w:lang w:val="en-US"/>
        </w:rPr>
        <w:instrText>Seyda</w:instrText>
      </w:r>
      <w:r w:rsidR="009B293D" w:rsidRPr="009B293D">
        <w:rPr>
          <w:color w:val="000000" w:themeColor="text1"/>
        </w:rPr>
        <w:instrText>", "</w:instrText>
      </w:r>
      <w:r w:rsidR="009B293D">
        <w:rPr>
          <w:color w:val="000000" w:themeColor="text1"/>
          <w:lang w:val="en-US"/>
        </w:rPr>
        <w:instrText>non</w:instrText>
      </w:r>
      <w:r w:rsidR="009B293D" w:rsidRPr="009B293D">
        <w:rPr>
          <w:color w:val="000000" w:themeColor="text1"/>
        </w:rPr>
        <w:instrText>-</w:instrText>
      </w:r>
      <w:r w:rsidR="009B293D">
        <w:rPr>
          <w:color w:val="000000" w:themeColor="text1"/>
          <w:lang w:val="en-US"/>
        </w:rPr>
        <w:instrText>dropping</w:instrText>
      </w:r>
      <w:r w:rsidR="009B293D" w:rsidRPr="009B293D">
        <w:rPr>
          <w:color w:val="000000" w:themeColor="text1"/>
        </w:rPr>
        <w:instrText>-</w:instrText>
      </w:r>
      <w:r w:rsidR="009B293D">
        <w:rPr>
          <w:color w:val="000000" w:themeColor="text1"/>
          <w:lang w:val="en-US"/>
        </w:rPr>
        <w:instrText>particle</w:instrText>
      </w:r>
      <w:r w:rsidR="009B293D" w:rsidRPr="009B293D">
        <w:rPr>
          <w:color w:val="000000" w:themeColor="text1"/>
        </w:rPr>
        <w:instrText>" : "", "</w:instrText>
      </w:r>
      <w:r w:rsidR="009B293D">
        <w:rPr>
          <w:color w:val="000000" w:themeColor="text1"/>
          <w:lang w:val="en-US"/>
        </w:rPr>
        <w:instrText>parse</w:instrText>
      </w:r>
      <w:r w:rsidR="009B293D" w:rsidRPr="009B293D">
        <w:rPr>
          <w:color w:val="000000" w:themeColor="text1"/>
        </w:rPr>
        <w:instrText>-</w:instrText>
      </w:r>
      <w:r w:rsidR="009B293D">
        <w:rPr>
          <w:color w:val="000000" w:themeColor="text1"/>
          <w:lang w:val="en-US"/>
        </w:rPr>
        <w:instrText>names</w:instrText>
      </w:r>
      <w:r w:rsidR="009B293D" w:rsidRPr="009B293D">
        <w:rPr>
          <w:color w:val="000000" w:themeColor="text1"/>
        </w:rPr>
        <w:instrText xml:space="preserve">" : </w:instrText>
      </w:r>
      <w:r w:rsidR="009B293D">
        <w:rPr>
          <w:color w:val="000000" w:themeColor="text1"/>
          <w:lang w:val="en-US"/>
        </w:rPr>
        <w:instrText>false</w:instrText>
      </w:r>
      <w:r w:rsidR="009B293D" w:rsidRPr="009B293D">
        <w:rPr>
          <w:color w:val="000000" w:themeColor="text1"/>
        </w:rPr>
        <w:instrText>, "</w:instrText>
      </w:r>
      <w:r w:rsidR="009B293D">
        <w:rPr>
          <w:color w:val="000000" w:themeColor="text1"/>
          <w:lang w:val="en-US"/>
        </w:rPr>
        <w:instrText>suffix</w:instrText>
      </w:r>
      <w:r w:rsidR="009B293D" w:rsidRPr="009B293D">
        <w:rPr>
          <w:color w:val="000000" w:themeColor="text1"/>
        </w:rPr>
        <w:instrText>" : "" } ], "</w:instrText>
      </w:r>
      <w:r w:rsidR="009B293D">
        <w:rPr>
          <w:color w:val="000000" w:themeColor="text1"/>
          <w:lang w:val="en-US"/>
        </w:rPr>
        <w:instrText>id</w:instrText>
      </w:r>
      <w:r w:rsidR="009B293D" w:rsidRPr="009B293D">
        <w:rPr>
          <w:color w:val="000000" w:themeColor="text1"/>
        </w:rPr>
        <w:instrText>" : "</w:instrText>
      </w:r>
      <w:r w:rsidR="009B293D">
        <w:rPr>
          <w:color w:val="000000" w:themeColor="text1"/>
          <w:lang w:val="en-US"/>
        </w:rPr>
        <w:instrText>ITEM</w:instrText>
      </w:r>
      <w:r w:rsidR="009B293D" w:rsidRPr="009B293D">
        <w:rPr>
          <w:color w:val="000000" w:themeColor="text1"/>
        </w:rPr>
        <w:instrText>-1", "</w:instrText>
      </w:r>
      <w:r w:rsidR="009B293D">
        <w:rPr>
          <w:color w:val="000000" w:themeColor="text1"/>
          <w:lang w:val="en-US"/>
        </w:rPr>
        <w:instrText>issued</w:instrText>
      </w:r>
      <w:r w:rsidR="009B293D" w:rsidRPr="009B293D">
        <w:rPr>
          <w:color w:val="000000" w:themeColor="text1"/>
        </w:rPr>
        <w:instrText>" : { "</w:instrText>
      </w:r>
      <w:r w:rsidR="009B293D">
        <w:rPr>
          <w:color w:val="000000" w:themeColor="text1"/>
          <w:lang w:val="en-US"/>
        </w:rPr>
        <w:instrText>date</w:instrText>
      </w:r>
      <w:r w:rsidR="009B293D" w:rsidRPr="009B293D">
        <w:rPr>
          <w:color w:val="000000" w:themeColor="text1"/>
        </w:rPr>
        <w:instrText>-</w:instrText>
      </w:r>
      <w:r w:rsidR="009B293D">
        <w:rPr>
          <w:color w:val="000000" w:themeColor="text1"/>
          <w:lang w:val="en-US"/>
        </w:rPr>
        <w:instrText>parts</w:instrText>
      </w:r>
      <w:r w:rsidR="009B293D" w:rsidRPr="009B293D">
        <w:rPr>
          <w:color w:val="000000" w:themeColor="text1"/>
        </w:rPr>
        <w:instrText>" : [ [ "0" ] ] }, "</w:instrText>
      </w:r>
      <w:r w:rsidR="009B293D">
        <w:rPr>
          <w:color w:val="000000" w:themeColor="text1"/>
          <w:lang w:val="en-US"/>
        </w:rPr>
        <w:instrText>page</w:instrText>
      </w:r>
      <w:r w:rsidR="009B293D" w:rsidRPr="009B293D">
        <w:rPr>
          <w:color w:val="000000" w:themeColor="text1"/>
        </w:rPr>
        <w:instrText>" : "1-4", "</w:instrText>
      </w:r>
      <w:r w:rsidR="009B293D">
        <w:rPr>
          <w:color w:val="000000" w:themeColor="text1"/>
          <w:lang w:val="en-US"/>
        </w:rPr>
        <w:instrText>title</w:instrText>
      </w:r>
      <w:r w:rsidR="009B293D" w:rsidRPr="009B293D">
        <w:rPr>
          <w:color w:val="000000" w:themeColor="text1"/>
        </w:rPr>
        <w:instrText>" : "</w:instrText>
      </w:r>
      <w:r w:rsidR="009B293D">
        <w:rPr>
          <w:color w:val="000000" w:themeColor="text1"/>
          <w:lang w:val="en-US"/>
        </w:rPr>
        <w:instrText>EfficientSupportVectorLearningforLargeDatasets</w:instrText>
      </w:r>
      <w:r w:rsidR="009B293D" w:rsidRPr="009B293D">
        <w:rPr>
          <w:color w:val="000000" w:themeColor="text1"/>
        </w:rPr>
        <w:instrText>", "</w:instrText>
      </w:r>
      <w:r w:rsidR="009B293D">
        <w:rPr>
          <w:color w:val="000000" w:themeColor="text1"/>
          <w:lang w:val="en-US"/>
        </w:rPr>
        <w:instrText>type</w:instrText>
      </w:r>
      <w:r w:rsidR="009B293D" w:rsidRPr="009B293D">
        <w:rPr>
          <w:color w:val="000000" w:themeColor="text1"/>
        </w:rPr>
        <w:instrText>" : "</w:instrText>
      </w:r>
      <w:r w:rsidR="009B293D">
        <w:rPr>
          <w:color w:val="000000" w:themeColor="text1"/>
          <w:lang w:val="en-US"/>
        </w:rPr>
        <w:instrText>article</w:instrText>
      </w:r>
      <w:r w:rsidR="009B293D" w:rsidRPr="009B293D">
        <w:rPr>
          <w:color w:val="000000" w:themeColor="text1"/>
        </w:rPr>
        <w:instrText>-</w:instrText>
      </w:r>
      <w:r w:rsidR="009B293D">
        <w:rPr>
          <w:color w:val="000000" w:themeColor="text1"/>
          <w:lang w:val="en-US"/>
        </w:rPr>
        <w:instrText>journal</w:instrText>
      </w:r>
      <w:r w:rsidR="009B293D" w:rsidRPr="009B293D">
        <w:rPr>
          <w:color w:val="000000" w:themeColor="text1"/>
        </w:rPr>
        <w:instrText>" }, "</w:instrText>
      </w:r>
      <w:r w:rsidR="009B293D">
        <w:rPr>
          <w:color w:val="000000" w:themeColor="text1"/>
          <w:lang w:val="en-US"/>
        </w:rPr>
        <w:instrText>uris</w:instrText>
      </w:r>
      <w:r w:rsidR="009B293D" w:rsidRPr="009B293D">
        <w:rPr>
          <w:color w:val="000000" w:themeColor="text1"/>
        </w:rPr>
        <w:instrText>" : [ "</w:instrText>
      </w:r>
      <w:r w:rsidR="009B293D">
        <w:rPr>
          <w:color w:val="000000" w:themeColor="text1"/>
          <w:lang w:val="en-US"/>
        </w:rPr>
        <w:instrText>http</w:instrText>
      </w:r>
      <w:r w:rsidR="009B293D" w:rsidRPr="009B293D">
        <w:rPr>
          <w:color w:val="000000" w:themeColor="text1"/>
        </w:rPr>
        <w:instrText>://</w:instrText>
      </w:r>
      <w:r w:rsidR="009B293D">
        <w:rPr>
          <w:color w:val="000000" w:themeColor="text1"/>
          <w:lang w:val="en-US"/>
        </w:rPr>
        <w:instrText>www</w:instrText>
      </w:r>
      <w:r w:rsidR="009B293D" w:rsidRPr="009B293D">
        <w:rPr>
          <w:color w:val="000000" w:themeColor="text1"/>
        </w:rPr>
        <w:instrText>.</w:instrText>
      </w:r>
      <w:r w:rsidR="009B293D">
        <w:rPr>
          <w:color w:val="000000" w:themeColor="text1"/>
          <w:lang w:val="en-US"/>
        </w:rPr>
        <w:instrText>mendeley</w:instrText>
      </w:r>
      <w:r w:rsidR="009B293D" w:rsidRPr="009B293D">
        <w:rPr>
          <w:color w:val="000000" w:themeColor="text1"/>
        </w:rPr>
        <w:instrText>.</w:instrText>
      </w:r>
      <w:r w:rsidR="009B293D">
        <w:rPr>
          <w:color w:val="000000" w:themeColor="text1"/>
          <w:lang w:val="en-US"/>
        </w:rPr>
        <w:instrText>com</w:instrText>
      </w:r>
      <w:r w:rsidR="009B293D" w:rsidRPr="009B293D">
        <w:rPr>
          <w:color w:val="000000" w:themeColor="text1"/>
        </w:rPr>
        <w:instrText>/</w:instrText>
      </w:r>
      <w:r w:rsidR="009B293D">
        <w:rPr>
          <w:color w:val="000000" w:themeColor="text1"/>
          <w:lang w:val="en-US"/>
        </w:rPr>
        <w:instrText>documents</w:instrText>
      </w:r>
      <w:r w:rsidR="009B293D" w:rsidRPr="009B293D">
        <w:rPr>
          <w:color w:val="000000" w:themeColor="text1"/>
        </w:rPr>
        <w:instrText>/?</w:instrText>
      </w:r>
      <w:r w:rsidR="009B293D">
        <w:rPr>
          <w:color w:val="000000" w:themeColor="text1"/>
          <w:lang w:val="en-US"/>
        </w:rPr>
        <w:instrText>uuid</w:instrText>
      </w:r>
      <w:r w:rsidR="009B293D" w:rsidRPr="009B293D">
        <w:rPr>
          <w:color w:val="000000" w:themeColor="text1"/>
        </w:rPr>
        <w:instrText>=</w:instrText>
      </w:r>
      <w:r w:rsidR="009B293D">
        <w:rPr>
          <w:color w:val="000000" w:themeColor="text1"/>
          <w:lang w:val="en-US"/>
        </w:rPr>
        <w:instrText>e</w:instrText>
      </w:r>
      <w:r w:rsidR="009B293D" w:rsidRPr="009B293D">
        <w:rPr>
          <w:color w:val="000000" w:themeColor="text1"/>
        </w:rPr>
        <w:instrText>062</w:instrText>
      </w:r>
      <w:r w:rsidR="009B293D">
        <w:rPr>
          <w:color w:val="000000" w:themeColor="text1"/>
          <w:lang w:val="en-US"/>
        </w:rPr>
        <w:instrText>d</w:instrText>
      </w:r>
      <w:r w:rsidR="009B293D" w:rsidRPr="009B293D">
        <w:rPr>
          <w:color w:val="000000" w:themeColor="text1"/>
        </w:rPr>
        <w:instrText>794-91</w:instrText>
      </w:r>
      <w:r w:rsidR="009B293D">
        <w:rPr>
          <w:color w:val="000000" w:themeColor="text1"/>
          <w:lang w:val="en-US"/>
        </w:rPr>
        <w:instrText>c</w:instrText>
      </w:r>
      <w:r w:rsidR="009B293D" w:rsidRPr="009B293D">
        <w:rPr>
          <w:color w:val="000000" w:themeColor="text1"/>
        </w:rPr>
        <w:instrText>8-4</w:instrText>
      </w:r>
      <w:r w:rsidR="009B293D">
        <w:rPr>
          <w:color w:val="000000" w:themeColor="text1"/>
          <w:lang w:val="en-US"/>
        </w:rPr>
        <w:instrText>a</w:instrText>
      </w:r>
      <w:r w:rsidR="009B293D" w:rsidRPr="009B293D">
        <w:rPr>
          <w:color w:val="000000" w:themeColor="text1"/>
        </w:rPr>
        <w:instrText>76-961</w:instrText>
      </w:r>
      <w:r w:rsidR="009B293D">
        <w:rPr>
          <w:color w:val="000000" w:themeColor="text1"/>
          <w:lang w:val="en-US"/>
        </w:rPr>
        <w:instrText>f</w:instrText>
      </w:r>
      <w:r w:rsidR="009B293D" w:rsidRPr="009B293D">
        <w:rPr>
          <w:color w:val="000000" w:themeColor="text1"/>
        </w:rPr>
        <w:instrText>-903387</w:instrText>
      </w:r>
      <w:r w:rsidR="009B293D">
        <w:rPr>
          <w:color w:val="000000" w:themeColor="text1"/>
          <w:lang w:val="en-US"/>
        </w:rPr>
        <w:instrText>e</w:instrText>
      </w:r>
      <w:r w:rsidR="009B293D" w:rsidRPr="009B293D">
        <w:rPr>
          <w:color w:val="000000" w:themeColor="text1"/>
        </w:rPr>
        <w:instrText>8</w:instrText>
      </w:r>
      <w:r w:rsidR="009B293D">
        <w:rPr>
          <w:color w:val="000000" w:themeColor="text1"/>
          <w:lang w:val="en-US"/>
        </w:rPr>
        <w:instrText>ebf</w:instrText>
      </w:r>
      <w:r w:rsidR="009B293D" w:rsidRPr="009B293D">
        <w:rPr>
          <w:color w:val="000000" w:themeColor="text1"/>
        </w:rPr>
        <w:instrText>3", "</w:instrText>
      </w:r>
      <w:r w:rsidR="009B293D">
        <w:rPr>
          <w:color w:val="000000" w:themeColor="text1"/>
          <w:lang w:val="en-US"/>
        </w:rPr>
        <w:instrText>http</w:instrText>
      </w:r>
      <w:r w:rsidR="009B293D" w:rsidRPr="009B293D">
        <w:rPr>
          <w:color w:val="000000" w:themeColor="text1"/>
        </w:rPr>
        <w:instrText>://</w:instrText>
      </w:r>
      <w:r w:rsidR="009B293D">
        <w:rPr>
          <w:color w:val="000000" w:themeColor="text1"/>
          <w:lang w:val="en-US"/>
        </w:rPr>
        <w:instrText>www</w:instrText>
      </w:r>
      <w:r w:rsidR="009B293D" w:rsidRPr="009B293D">
        <w:rPr>
          <w:color w:val="000000" w:themeColor="text1"/>
        </w:rPr>
        <w:instrText>.</w:instrText>
      </w:r>
      <w:r w:rsidR="009B293D">
        <w:rPr>
          <w:color w:val="000000" w:themeColor="text1"/>
          <w:lang w:val="en-US"/>
        </w:rPr>
        <w:instrText>mendeley</w:instrText>
      </w:r>
      <w:r w:rsidR="009B293D" w:rsidRPr="009B293D">
        <w:rPr>
          <w:color w:val="000000" w:themeColor="text1"/>
        </w:rPr>
        <w:instrText>.</w:instrText>
      </w:r>
      <w:r w:rsidR="009B293D">
        <w:rPr>
          <w:color w:val="000000" w:themeColor="text1"/>
          <w:lang w:val="en-US"/>
        </w:rPr>
        <w:instrText>com</w:instrText>
      </w:r>
      <w:r w:rsidR="009B293D" w:rsidRPr="009B293D">
        <w:rPr>
          <w:color w:val="000000" w:themeColor="text1"/>
        </w:rPr>
        <w:instrText>/</w:instrText>
      </w:r>
      <w:r w:rsidR="009B293D">
        <w:rPr>
          <w:color w:val="000000" w:themeColor="text1"/>
          <w:lang w:val="en-US"/>
        </w:rPr>
        <w:instrText>documents</w:instrText>
      </w:r>
      <w:r w:rsidR="009B293D" w:rsidRPr="009B293D">
        <w:rPr>
          <w:color w:val="000000" w:themeColor="text1"/>
        </w:rPr>
        <w:instrText>/?</w:instrText>
      </w:r>
      <w:r w:rsidR="009B293D">
        <w:rPr>
          <w:color w:val="000000" w:themeColor="text1"/>
          <w:lang w:val="en-US"/>
        </w:rPr>
        <w:instrText>uuid</w:instrText>
      </w:r>
      <w:r w:rsidR="009B293D" w:rsidRPr="009B293D">
        <w:rPr>
          <w:color w:val="000000" w:themeColor="text1"/>
        </w:rPr>
        <w:instrText>=</w:instrText>
      </w:r>
      <w:r w:rsidR="009B293D">
        <w:rPr>
          <w:color w:val="000000" w:themeColor="text1"/>
          <w:lang w:val="en-US"/>
        </w:rPr>
        <w:instrText>a</w:instrText>
      </w:r>
      <w:r w:rsidR="009B293D" w:rsidRPr="009B293D">
        <w:rPr>
          <w:color w:val="000000" w:themeColor="text1"/>
        </w:rPr>
        <w:instrText>1</w:instrText>
      </w:r>
      <w:r w:rsidR="009B293D">
        <w:rPr>
          <w:color w:val="000000" w:themeColor="text1"/>
          <w:lang w:val="en-US"/>
        </w:rPr>
        <w:instrText>c</w:instrText>
      </w:r>
      <w:r w:rsidR="009B293D" w:rsidRPr="009B293D">
        <w:rPr>
          <w:color w:val="000000" w:themeColor="text1"/>
        </w:rPr>
        <w:instrText>25738-</w:instrText>
      </w:r>
      <w:r w:rsidR="009B293D">
        <w:rPr>
          <w:color w:val="000000" w:themeColor="text1"/>
          <w:lang w:val="en-US"/>
        </w:rPr>
        <w:instrText>e</w:instrText>
      </w:r>
      <w:r w:rsidR="009B293D" w:rsidRPr="009B293D">
        <w:rPr>
          <w:color w:val="000000" w:themeColor="text1"/>
        </w:rPr>
        <w:instrText>9</w:instrText>
      </w:r>
      <w:r w:rsidR="009B293D">
        <w:rPr>
          <w:color w:val="000000" w:themeColor="text1"/>
          <w:lang w:val="en-US"/>
        </w:rPr>
        <w:instrText>dd</w:instrText>
      </w:r>
      <w:r w:rsidR="009B293D" w:rsidRPr="009B293D">
        <w:rPr>
          <w:color w:val="000000" w:themeColor="text1"/>
        </w:rPr>
        <w:instrText>-4064-</w:instrText>
      </w:r>
      <w:r w:rsidR="009B293D">
        <w:rPr>
          <w:color w:val="000000" w:themeColor="text1"/>
          <w:lang w:val="en-US"/>
        </w:rPr>
        <w:instrText>a</w:instrText>
      </w:r>
      <w:r w:rsidR="009B293D" w:rsidRPr="009B293D">
        <w:rPr>
          <w:color w:val="000000" w:themeColor="text1"/>
        </w:rPr>
        <w:instrText>4</w:instrText>
      </w:r>
      <w:r w:rsidR="009B293D">
        <w:rPr>
          <w:color w:val="000000" w:themeColor="text1"/>
          <w:lang w:val="en-US"/>
        </w:rPr>
        <w:instrText>d</w:instrText>
      </w:r>
      <w:r w:rsidR="009B293D" w:rsidRPr="009B293D">
        <w:rPr>
          <w:color w:val="000000" w:themeColor="text1"/>
        </w:rPr>
        <w:instrText>4-055</w:instrText>
      </w:r>
      <w:r w:rsidR="009B293D">
        <w:rPr>
          <w:color w:val="000000" w:themeColor="text1"/>
          <w:lang w:val="en-US"/>
        </w:rPr>
        <w:instrText>fe</w:instrText>
      </w:r>
      <w:r w:rsidR="009B293D" w:rsidRPr="009B293D">
        <w:rPr>
          <w:color w:val="000000" w:themeColor="text1"/>
        </w:rPr>
        <w:instrText>382</w:instrText>
      </w:r>
      <w:r w:rsidR="009B293D">
        <w:rPr>
          <w:color w:val="000000" w:themeColor="text1"/>
          <w:lang w:val="en-US"/>
        </w:rPr>
        <w:instrText>d</w:instrText>
      </w:r>
      <w:r w:rsidR="009B293D" w:rsidRPr="009B293D">
        <w:rPr>
          <w:color w:val="000000" w:themeColor="text1"/>
        </w:rPr>
        <w:instrText>04</w:instrText>
      </w:r>
      <w:r w:rsidR="009B293D">
        <w:rPr>
          <w:color w:val="000000" w:themeColor="text1"/>
          <w:lang w:val="en-US"/>
        </w:rPr>
        <w:instrText>e</w:instrText>
      </w:r>
      <w:r w:rsidR="009B293D" w:rsidRPr="009B293D">
        <w:rPr>
          <w:color w:val="000000" w:themeColor="text1"/>
        </w:rPr>
        <w:instrText>" ] } ], "</w:instrText>
      </w:r>
      <w:r w:rsidR="009B293D">
        <w:rPr>
          <w:color w:val="000000" w:themeColor="text1"/>
          <w:lang w:val="en-US"/>
        </w:rPr>
        <w:instrText>mendeley</w:instrText>
      </w:r>
      <w:r w:rsidR="009B293D" w:rsidRPr="009B293D">
        <w:rPr>
          <w:color w:val="000000" w:themeColor="text1"/>
        </w:rPr>
        <w:instrText>" : { "</w:instrText>
      </w:r>
      <w:r w:rsidR="009B293D">
        <w:rPr>
          <w:color w:val="000000" w:themeColor="text1"/>
          <w:lang w:val="en-US"/>
        </w:rPr>
        <w:instrText>formattedCitation</w:instrText>
      </w:r>
      <w:r w:rsidR="009B293D" w:rsidRPr="009B293D">
        <w:rPr>
          <w:color w:val="000000" w:themeColor="text1"/>
        </w:rPr>
        <w:instrText>" : "(</w:instrText>
      </w:r>
      <w:r w:rsidR="009B293D">
        <w:rPr>
          <w:color w:val="000000" w:themeColor="text1"/>
          <w:lang w:val="en-US"/>
        </w:rPr>
        <w:instrText>Ertekin</w:instrText>
      </w:r>
      <w:r w:rsidR="009B293D" w:rsidRPr="009B293D">
        <w:rPr>
          <w:color w:val="000000" w:themeColor="text1"/>
        </w:rPr>
        <w:instrText xml:space="preserve">, </w:instrText>
      </w:r>
      <w:r w:rsidR="009B293D">
        <w:rPr>
          <w:color w:val="000000" w:themeColor="text1"/>
          <w:lang w:val="en-US"/>
        </w:rPr>
        <w:instrText>n</w:instrText>
      </w:r>
      <w:r w:rsidR="009B293D" w:rsidRPr="009B293D">
        <w:rPr>
          <w:color w:val="000000" w:themeColor="text1"/>
        </w:rPr>
        <w:instrText>.</w:instrText>
      </w:r>
      <w:r w:rsidR="009B293D">
        <w:rPr>
          <w:color w:val="000000" w:themeColor="text1"/>
          <w:lang w:val="en-US"/>
        </w:rPr>
        <w:instrText>d</w:instrText>
      </w:r>
      <w:r w:rsidR="009B293D" w:rsidRPr="009B293D">
        <w:rPr>
          <w:color w:val="000000" w:themeColor="text1"/>
        </w:rPr>
        <w:instrText>.)", "</w:instrText>
      </w:r>
      <w:r w:rsidR="009B293D">
        <w:rPr>
          <w:color w:val="000000" w:themeColor="text1"/>
          <w:lang w:val="en-US"/>
        </w:rPr>
        <w:instrText>plainTextFormattedCitation</w:instrText>
      </w:r>
      <w:r w:rsidR="009B293D" w:rsidRPr="009B293D">
        <w:rPr>
          <w:color w:val="000000" w:themeColor="text1"/>
        </w:rPr>
        <w:instrText>" : "(</w:instrText>
      </w:r>
      <w:r w:rsidR="009B293D">
        <w:rPr>
          <w:color w:val="000000" w:themeColor="text1"/>
          <w:lang w:val="en-US"/>
        </w:rPr>
        <w:instrText>Ertekin</w:instrText>
      </w:r>
      <w:r w:rsidR="009B293D" w:rsidRPr="009B293D">
        <w:rPr>
          <w:color w:val="000000" w:themeColor="text1"/>
        </w:rPr>
        <w:instrText xml:space="preserve">, </w:instrText>
      </w:r>
      <w:r w:rsidR="009B293D">
        <w:rPr>
          <w:color w:val="000000" w:themeColor="text1"/>
          <w:lang w:val="en-US"/>
        </w:rPr>
        <w:instrText>n</w:instrText>
      </w:r>
      <w:r w:rsidR="009B293D" w:rsidRPr="009B293D">
        <w:rPr>
          <w:color w:val="000000" w:themeColor="text1"/>
        </w:rPr>
        <w:instrText>.</w:instrText>
      </w:r>
      <w:r w:rsidR="009B293D">
        <w:rPr>
          <w:color w:val="000000" w:themeColor="text1"/>
          <w:lang w:val="en-US"/>
        </w:rPr>
        <w:instrText>d</w:instrText>
      </w:r>
      <w:r w:rsidR="009B293D" w:rsidRPr="009B293D">
        <w:rPr>
          <w:color w:val="000000" w:themeColor="text1"/>
        </w:rPr>
        <w:instrText>.)", "</w:instrText>
      </w:r>
      <w:r w:rsidR="009B293D">
        <w:rPr>
          <w:color w:val="000000" w:themeColor="text1"/>
          <w:lang w:val="en-US"/>
        </w:rPr>
        <w:instrText>previouslyFormattedCitation</w:instrText>
      </w:r>
      <w:r w:rsidR="009B293D" w:rsidRPr="009B293D">
        <w:rPr>
          <w:color w:val="000000" w:themeColor="text1"/>
        </w:rPr>
        <w:instrText>" : "(</w:instrText>
      </w:r>
      <w:r w:rsidR="009B293D">
        <w:rPr>
          <w:color w:val="000000" w:themeColor="text1"/>
          <w:lang w:val="en-US"/>
        </w:rPr>
        <w:instrText>Ertekin</w:instrText>
      </w:r>
      <w:r w:rsidR="009B293D" w:rsidRPr="009B293D">
        <w:rPr>
          <w:color w:val="000000" w:themeColor="text1"/>
        </w:rPr>
        <w:instrText xml:space="preserve">, </w:instrText>
      </w:r>
      <w:r w:rsidR="009B293D">
        <w:rPr>
          <w:color w:val="000000" w:themeColor="text1"/>
          <w:lang w:val="en-US"/>
        </w:rPr>
        <w:instrText>n</w:instrText>
      </w:r>
      <w:r w:rsidR="009B293D" w:rsidRPr="009B293D">
        <w:rPr>
          <w:color w:val="000000" w:themeColor="text1"/>
        </w:rPr>
        <w:instrText>.</w:instrText>
      </w:r>
      <w:r w:rsidR="009B293D">
        <w:rPr>
          <w:color w:val="000000" w:themeColor="text1"/>
          <w:lang w:val="en-US"/>
        </w:rPr>
        <w:instrText>d</w:instrText>
      </w:r>
      <w:r w:rsidR="009B293D" w:rsidRPr="009B293D">
        <w:rPr>
          <w:color w:val="000000" w:themeColor="text1"/>
        </w:rPr>
        <w:instrText>.)" }, "</w:instrText>
      </w:r>
      <w:r w:rsidR="009B293D">
        <w:rPr>
          <w:color w:val="000000" w:themeColor="text1"/>
          <w:lang w:val="en-US"/>
        </w:rPr>
        <w:instrText>properties</w:instrText>
      </w:r>
      <w:r w:rsidR="009B293D" w:rsidRPr="009B293D">
        <w:rPr>
          <w:color w:val="000000" w:themeColor="text1"/>
        </w:rPr>
        <w:instrText>" : { "</w:instrText>
      </w:r>
      <w:r w:rsidR="009B293D">
        <w:rPr>
          <w:color w:val="000000" w:themeColor="text1"/>
          <w:lang w:val="en-US"/>
        </w:rPr>
        <w:instrText>noteIndex</w:instrText>
      </w:r>
      <w:r w:rsidR="009B293D" w:rsidRPr="009B293D">
        <w:rPr>
          <w:color w:val="000000" w:themeColor="text1"/>
        </w:rPr>
        <w:instrText>" : 0 }, "</w:instrText>
      </w:r>
      <w:r w:rsidR="009B293D">
        <w:rPr>
          <w:color w:val="000000" w:themeColor="text1"/>
          <w:lang w:val="en-US"/>
        </w:rPr>
        <w:instrText>schema</w:instrText>
      </w:r>
      <w:r w:rsidR="009B293D" w:rsidRPr="009B293D">
        <w:rPr>
          <w:color w:val="000000" w:themeColor="text1"/>
        </w:rPr>
        <w:instrText>" : "</w:instrText>
      </w:r>
      <w:r w:rsidR="009B293D">
        <w:rPr>
          <w:color w:val="000000" w:themeColor="text1"/>
          <w:lang w:val="en-US"/>
        </w:rPr>
        <w:instrText>https</w:instrText>
      </w:r>
      <w:r w:rsidR="009B293D" w:rsidRPr="009B293D">
        <w:rPr>
          <w:color w:val="000000" w:themeColor="text1"/>
        </w:rPr>
        <w:instrText>://</w:instrText>
      </w:r>
      <w:r w:rsidR="009B293D">
        <w:rPr>
          <w:color w:val="000000" w:themeColor="text1"/>
          <w:lang w:val="en-US"/>
        </w:rPr>
        <w:instrText>github</w:instrText>
      </w:r>
      <w:r w:rsidR="009B293D" w:rsidRPr="009B293D">
        <w:rPr>
          <w:color w:val="000000" w:themeColor="text1"/>
        </w:rPr>
        <w:instrText>.</w:instrText>
      </w:r>
      <w:r w:rsidR="009B293D">
        <w:rPr>
          <w:color w:val="000000" w:themeColor="text1"/>
          <w:lang w:val="en-US"/>
        </w:rPr>
        <w:instrText>com</w:instrText>
      </w:r>
      <w:r w:rsidR="009B293D" w:rsidRPr="009B293D">
        <w:rPr>
          <w:color w:val="000000" w:themeColor="text1"/>
        </w:rPr>
        <w:instrText>/</w:instrText>
      </w:r>
      <w:r w:rsidR="009B293D">
        <w:rPr>
          <w:color w:val="000000" w:themeColor="text1"/>
          <w:lang w:val="en-US"/>
        </w:rPr>
        <w:instrText>citation</w:instrText>
      </w:r>
      <w:r w:rsidR="009B293D" w:rsidRPr="009B293D">
        <w:rPr>
          <w:color w:val="000000" w:themeColor="text1"/>
        </w:rPr>
        <w:instrText>-</w:instrText>
      </w:r>
      <w:r w:rsidR="009B293D">
        <w:rPr>
          <w:color w:val="000000" w:themeColor="text1"/>
          <w:lang w:val="en-US"/>
        </w:rPr>
        <w:instrText>style</w:instrText>
      </w:r>
      <w:r w:rsidR="009B293D" w:rsidRPr="009B293D">
        <w:rPr>
          <w:color w:val="000000" w:themeColor="text1"/>
        </w:rPr>
        <w:instrText>-</w:instrText>
      </w:r>
      <w:r w:rsidR="009B293D">
        <w:rPr>
          <w:color w:val="000000" w:themeColor="text1"/>
          <w:lang w:val="en-US"/>
        </w:rPr>
        <w:instrText>language</w:instrText>
      </w:r>
      <w:r w:rsidR="009B293D" w:rsidRPr="009B293D">
        <w:rPr>
          <w:color w:val="000000" w:themeColor="text1"/>
        </w:rPr>
        <w:instrText>/</w:instrText>
      </w:r>
      <w:r w:rsidR="009B293D">
        <w:rPr>
          <w:color w:val="000000" w:themeColor="text1"/>
          <w:lang w:val="en-US"/>
        </w:rPr>
        <w:instrText>schema</w:instrText>
      </w:r>
      <w:r w:rsidR="009B293D" w:rsidRPr="009B293D">
        <w:rPr>
          <w:color w:val="000000" w:themeColor="text1"/>
        </w:rPr>
        <w:instrText>/</w:instrText>
      </w:r>
      <w:r w:rsidR="009B293D">
        <w:rPr>
          <w:color w:val="000000" w:themeColor="text1"/>
          <w:lang w:val="en-US"/>
        </w:rPr>
        <w:instrText>raw</w:instrText>
      </w:r>
      <w:r w:rsidR="009B293D" w:rsidRPr="009B293D">
        <w:rPr>
          <w:color w:val="000000" w:themeColor="text1"/>
        </w:rPr>
        <w:instrText>/</w:instrText>
      </w:r>
      <w:r w:rsidR="009B293D">
        <w:rPr>
          <w:color w:val="000000" w:themeColor="text1"/>
          <w:lang w:val="en-US"/>
        </w:rPr>
        <w:instrText>master</w:instrText>
      </w:r>
      <w:r w:rsidR="009B293D" w:rsidRPr="009B293D">
        <w:rPr>
          <w:color w:val="000000" w:themeColor="text1"/>
        </w:rPr>
        <w:instrText>/</w:instrText>
      </w:r>
      <w:r w:rsidR="009B293D">
        <w:rPr>
          <w:color w:val="000000" w:themeColor="text1"/>
          <w:lang w:val="en-US"/>
        </w:rPr>
        <w:instrText>csl</w:instrText>
      </w:r>
      <w:r w:rsidR="009B293D" w:rsidRPr="009B293D">
        <w:rPr>
          <w:color w:val="000000" w:themeColor="text1"/>
        </w:rPr>
        <w:instrText>-</w:instrText>
      </w:r>
      <w:r w:rsidR="009B293D">
        <w:rPr>
          <w:color w:val="000000" w:themeColor="text1"/>
          <w:lang w:val="en-US"/>
        </w:rPr>
        <w:instrText>citation</w:instrText>
      </w:r>
      <w:r w:rsidR="009B293D" w:rsidRPr="009B293D">
        <w:rPr>
          <w:color w:val="000000" w:themeColor="text1"/>
        </w:rPr>
        <w:instrText>.</w:instrText>
      </w:r>
      <w:r w:rsidR="009B293D">
        <w:rPr>
          <w:color w:val="000000" w:themeColor="text1"/>
          <w:lang w:val="en-US"/>
        </w:rPr>
        <w:instrText>json</w:instrText>
      </w:r>
      <w:r w:rsidR="009B293D" w:rsidRPr="009B293D">
        <w:rPr>
          <w:color w:val="000000" w:themeColor="text1"/>
        </w:rPr>
        <w:instrText>" }</w:instrText>
      </w:r>
      <w:r w:rsidR="00071CF4">
        <w:rPr>
          <w:color w:val="000000" w:themeColor="text1"/>
          <w:lang w:val="en-US"/>
        </w:rPr>
        <w:fldChar w:fldCharType="separate"/>
      </w:r>
      <w:r w:rsidR="00CF4C39" w:rsidRPr="00637B68">
        <w:rPr>
          <w:noProof/>
          <w:color w:val="000000" w:themeColor="text1"/>
        </w:rPr>
        <w:t>(</w:t>
      </w:r>
      <w:r w:rsidR="001F25BE" w:rsidRPr="001F25BE">
        <w:rPr>
          <w:noProof/>
          <w:color w:val="000000" w:themeColor="text1"/>
          <w:lang w:val="en-US"/>
        </w:rPr>
        <w:t>Ertekin</w:t>
      </w:r>
      <w:r w:rsidR="00CF4C39" w:rsidRPr="00637B68">
        <w:rPr>
          <w:noProof/>
          <w:color w:val="000000" w:themeColor="text1"/>
        </w:rPr>
        <w:t xml:space="preserve">, </w:t>
      </w:r>
      <w:r w:rsidR="001F25BE" w:rsidRPr="001F25BE">
        <w:rPr>
          <w:noProof/>
          <w:color w:val="000000" w:themeColor="text1"/>
          <w:lang w:val="en-US"/>
        </w:rPr>
        <w:t>n</w:t>
      </w:r>
      <w:r w:rsidR="00CF4C39" w:rsidRPr="00637B68">
        <w:rPr>
          <w:noProof/>
          <w:color w:val="000000" w:themeColor="text1"/>
        </w:rPr>
        <w:t>.</w:t>
      </w:r>
      <w:r w:rsidR="001F25BE" w:rsidRPr="001F25BE">
        <w:rPr>
          <w:noProof/>
          <w:color w:val="000000" w:themeColor="text1"/>
          <w:lang w:val="en-US"/>
        </w:rPr>
        <w:t>d</w:t>
      </w:r>
      <w:r w:rsidR="00CF4C39" w:rsidRPr="00637B68">
        <w:rPr>
          <w:noProof/>
          <w:color w:val="000000" w:themeColor="text1"/>
        </w:rPr>
        <w:t>.)</w:t>
      </w:r>
      <w:r w:rsidR="00071CF4">
        <w:rPr>
          <w:color w:val="000000" w:themeColor="text1"/>
          <w:lang w:val="en-US"/>
        </w:rPr>
        <w:fldChar w:fldCharType="end"/>
      </w:r>
      <w:r w:rsidR="00477AB1">
        <w:rPr>
          <w:color w:val="000000" w:themeColor="text1"/>
        </w:rPr>
        <w:t xml:space="preserve"> και των </w:t>
      </w:r>
      <w:r w:rsidR="00477AB1" w:rsidRPr="00477AB1">
        <w:rPr>
          <w:color w:val="000000" w:themeColor="text1"/>
        </w:rPr>
        <w:t>Demido</w:t>
      </w:r>
      <w:r w:rsidR="00477AB1">
        <w:rPr>
          <w:color w:val="000000" w:themeColor="text1"/>
        </w:rPr>
        <w:t>va, Nikulchev, &amp; Sokolova</w:t>
      </w:r>
      <w:r w:rsidR="00071CF4">
        <w:rPr>
          <w:color w:val="000000" w:themeColor="text1"/>
        </w:rPr>
        <w:fldChar w:fldCharType="begin" w:fldLock="1"/>
      </w:r>
      <w:r w:rsidR="007B559D">
        <w:rPr>
          <w:color w:val="000000" w:themeColor="text1"/>
        </w:rPr>
        <w:instrText>ADDIN CSL_CITATION { "citationItems" : [ { "id" : "ITEM-1", "itemData" : { "ISSN" : "2158-107X", "abstract" : "The problem with development of the support vector machine (SVM)\nclassifiers using modified particle swarm optimization (PSO) algorithm\nand their ensembles has been considered. Solving this problem would\nallow fulfilling the high-precision data classification, especially Big\nData classification, with the acceptable time expenditures. The modified\nPSO algorithm conducts a simultaneous search of the type of kernel\nfunctions, the parameters of the kernel function and the value of the\nregularization parameter for the SVM classifier. The idea of particles'\n``regeneration{''} served as the basis for the modified PSO algorithm.\nIn the implementation of this algorithm, some particles change the type\nof their kernel function to the one which corresponds to the particle\nwith the best value of the classification accuracy. The offered PSO\nalgorithm allows reducing the time expenditures for the developed SVM\nclassifiers, which is very important for Big Data classification\nproblem. In most cases such SVM classifier provides the high quality of\ndata classification. In exceptional cases the SVM ensembles based on the\ndecorrelation maximization algorithm for the different strategies of the\ndecision-making on the data classification and the majority vote rule\ncan be used. Also, the two-level SVM classifier has been offered. This\nclassifier works as the group of the SVM classifiers at the first level\nand as the SVM classifier on the base of the modified PSO algorithm at\nthe second level. The results of experimental studies confirm the\nefficiency of the offered approaches for Big Data classification.", "author" : [ { "dropping-particle" : "", "family" : "Demidova", "given" : "Liliya", "non-dropping-particle" : "", "parse-names" : false, "suffix" : "" }, { "dropping-particle" : "", "family" : "Nikulchev", "given" : "Evgeny", "non-dropping-particle" : "", "parse-names" : false, "suffix" : "" }, { "dropping-particle" : "", "family" : "Sokolova", "given" : "Yulia", "non-dropping-particle" : "", "parse-names" : false, "suffix" : "" } ], "container-title" : "International Journal of Advanced Computer Science and Applications", "id" : "ITEM-1", "issue" : "5", "issued" : { "date-parts" : [ [ "2016" ] ] }, "page" : "294-312", "title" : "Big Data Classification Using the SVM Classifiers with the Modified Particle Swarm Optimization and the SVM Ensembles", "type" : "article-journal", "volume" : "7" }, "uris" : [ "http://www.mendeley.com/documents/?uuid=29e512b8-701f-48fc-a075-3592311323a7", "http://www.mendeley.com/documents/?uuid=b67e7cb6-97e8-41c3-a60a-911f944efdae" ] } ], "mendeley" : { "formattedCitation" : "(Demidova, Nikulchev, &amp; Sokolova, 2016)", "plainTextFormattedCitation" : "(Demidova, Nikulchev, &amp; Sokolova, 2016)", "previouslyFormattedCitation" : "(Demidova, Nikulchev, &amp; Sokolova, 2016)" }, "properties" : { "noteIndex" : 0 }, "schema" : "https://github.com/citation-style-language/schema/raw/master/csl-citation.json" }</w:instrText>
      </w:r>
      <w:r w:rsidR="00071CF4">
        <w:rPr>
          <w:color w:val="000000" w:themeColor="text1"/>
        </w:rPr>
        <w:fldChar w:fldCharType="separate"/>
      </w:r>
      <w:r w:rsidR="001F25BE" w:rsidRPr="001F25BE">
        <w:rPr>
          <w:noProof/>
          <w:color w:val="000000" w:themeColor="text1"/>
        </w:rPr>
        <w:t>(Demidova, Nikulchev, &amp; Sokolova, 2016)</w:t>
      </w:r>
      <w:r w:rsidR="00071CF4">
        <w:rPr>
          <w:color w:val="000000" w:themeColor="text1"/>
        </w:rPr>
        <w:fldChar w:fldCharType="end"/>
      </w:r>
      <w:r w:rsidR="00477AB1">
        <w:rPr>
          <w:color w:val="000000" w:themeColor="text1"/>
        </w:rPr>
        <w:t xml:space="preserve"> γίνεται εκτενής αναφορά, με πειραματικά δεδομένα, στις προσπάθειες αυτές και τους νέους τροποποιημένους αλγορίθμους που δημιουργήθηκαν για να βελτιστοποιηθεί η ακρίβεια και αποδοτικότητα.</w:t>
      </w:r>
    </w:p>
    <w:p w:rsidR="00477AB1" w:rsidRPr="00477AB1" w:rsidRDefault="00477AB1" w:rsidP="002E28AC">
      <w:pPr>
        <w:ind w:firstLine="720"/>
        <w:jc w:val="both"/>
        <w:rPr>
          <w:color w:val="000000" w:themeColor="text1"/>
        </w:rPr>
      </w:pPr>
      <w:r>
        <w:rPr>
          <w:color w:val="000000" w:themeColor="text1"/>
        </w:rPr>
        <w:tab/>
        <w:t xml:space="preserve">Τέλος, το παρακάτω διάγραμμα </w:t>
      </w:r>
      <w:r w:rsidR="00CE7793">
        <w:rPr>
          <w:color w:val="000000" w:themeColor="text1"/>
        </w:rPr>
        <w:t xml:space="preserve">στην </w:t>
      </w:r>
      <w:r w:rsidR="00071CF4">
        <w:rPr>
          <w:color w:val="000000" w:themeColor="text1"/>
        </w:rPr>
        <w:fldChar w:fldCharType="begin"/>
      </w:r>
      <w:r w:rsidR="00CE7793">
        <w:rPr>
          <w:color w:val="000000" w:themeColor="text1"/>
        </w:rPr>
        <w:instrText xml:space="preserve"> REF _Ref463347851 \h </w:instrText>
      </w:r>
      <w:r w:rsidR="00071CF4">
        <w:rPr>
          <w:color w:val="000000" w:themeColor="text1"/>
        </w:rPr>
      </w:r>
      <w:r w:rsidR="00071CF4">
        <w:rPr>
          <w:color w:val="000000" w:themeColor="text1"/>
        </w:rPr>
        <w:fldChar w:fldCharType="separate"/>
      </w:r>
      <w:r w:rsidR="00CE7793">
        <w:t xml:space="preserve">Εικόνα </w:t>
      </w:r>
      <w:r w:rsidR="00CE7793">
        <w:rPr>
          <w:noProof/>
        </w:rPr>
        <w:t>11</w:t>
      </w:r>
      <w:r w:rsidR="00071CF4">
        <w:rPr>
          <w:color w:val="000000" w:themeColor="text1"/>
        </w:rPr>
        <w:fldChar w:fldCharType="end"/>
      </w:r>
      <w:r>
        <w:rPr>
          <w:color w:val="000000" w:themeColor="text1"/>
        </w:rPr>
        <w:t>παρουσιάζει την αύξησ</w:t>
      </w:r>
      <w:r w:rsidR="000A7E50">
        <w:rPr>
          <w:color w:val="000000" w:themeColor="text1"/>
        </w:rPr>
        <w:t>η</w:t>
      </w:r>
      <w:r>
        <w:rPr>
          <w:color w:val="000000" w:themeColor="text1"/>
        </w:rPr>
        <w:t xml:space="preserve"> του απαιτούμενου χρόνου εκπαίδευσης του </w:t>
      </w:r>
      <w:r>
        <w:rPr>
          <w:color w:val="000000" w:themeColor="text1"/>
          <w:lang w:val="en-US"/>
        </w:rPr>
        <w:t>SVM</w:t>
      </w:r>
      <w:r>
        <w:rPr>
          <w:color w:val="000000" w:themeColor="text1"/>
        </w:rPr>
        <w:t>συναρτήσει του πλήθους των δεδομένων που χρησιμοποιούνται.</w:t>
      </w:r>
    </w:p>
    <w:p w:rsidR="001C3C46" w:rsidRDefault="00374A9D" w:rsidP="00637B68">
      <w:pPr>
        <w:keepNext/>
        <w:jc w:val="both"/>
      </w:pPr>
      <w:r w:rsidRPr="00637B68">
        <w:rPr>
          <w:noProof/>
          <w:color w:val="E36C0A" w:themeColor="accent6" w:themeShade="BF"/>
          <w:lang w:eastAsia="el-GR"/>
        </w:rPr>
        <w:drawing>
          <wp:inline distT="0" distB="0" distL="0" distR="0">
            <wp:extent cx="4410691" cy="2314898"/>
            <wp:effectExtent l="19050" t="0" r="8909" b="0"/>
            <wp:docPr id="2" name="Picture 1" descr="svm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time.png"/>
                    <pic:cNvPicPr/>
                  </pic:nvPicPr>
                  <pic:blipFill>
                    <a:blip r:embed="rId172" cstate="print"/>
                    <a:stretch>
                      <a:fillRect/>
                    </a:stretch>
                  </pic:blipFill>
                  <pic:spPr>
                    <a:xfrm>
                      <a:off x="0" y="0"/>
                      <a:ext cx="4410691" cy="2314898"/>
                    </a:xfrm>
                    <a:prstGeom prst="rect">
                      <a:avLst/>
                    </a:prstGeom>
                  </pic:spPr>
                </pic:pic>
              </a:graphicData>
            </a:graphic>
          </wp:inline>
        </w:drawing>
      </w:r>
    </w:p>
    <w:p w:rsidR="001C3C46" w:rsidRDefault="000A7E50" w:rsidP="00637B68">
      <w:pPr>
        <w:pStyle w:val="Caption"/>
        <w:jc w:val="both"/>
      </w:pPr>
      <w:r>
        <w:t xml:space="preserve">Εικόνα </w:t>
      </w:r>
      <w:r w:rsidR="00071CF4">
        <w:fldChar w:fldCharType="begin"/>
      </w:r>
      <w:r>
        <w:instrText xml:space="preserve"> SEQ Εικόνα \* ARABIC </w:instrText>
      </w:r>
      <w:r w:rsidR="00071CF4">
        <w:fldChar w:fldCharType="separate"/>
      </w:r>
      <w:r>
        <w:rPr>
          <w:noProof/>
        </w:rPr>
        <w:t>12</w:t>
      </w:r>
      <w:r w:rsidR="00071CF4">
        <w:fldChar w:fldCharType="end"/>
      </w:r>
      <w:r>
        <w:t xml:space="preserve">: Άξονας </w:t>
      </w:r>
      <w:r>
        <w:rPr>
          <w:lang w:val="en-US"/>
        </w:rPr>
        <w:t>y</w:t>
      </w:r>
      <w:r w:rsidR="00CF4C39" w:rsidRPr="00637B68">
        <w:t>-</w:t>
      </w:r>
      <w:r>
        <w:t>πλήθος δεδομένων, Άξονας</w:t>
      </w:r>
      <w:r>
        <w:rPr>
          <w:lang w:val="en-US"/>
        </w:rPr>
        <w:t>x</w:t>
      </w:r>
      <w:r w:rsidR="00CF4C39" w:rsidRPr="00637B68">
        <w:t>-</w:t>
      </w:r>
      <w:r>
        <w:t>ώρες εκπαίδευσης</w:t>
      </w:r>
      <w:r w:rsidR="00DD07AF">
        <w:t>.Πηγή:</w:t>
      </w:r>
      <w:r w:rsidR="00071CF4">
        <w:fldChar w:fldCharType="begin" w:fldLock="1"/>
      </w:r>
      <w:r w:rsidR="00DD07AF">
        <w:instrText>ADDIN CSL_CITATION { "citationItems" : [ { "id" : "ITEM-1", "itemData" : { "DOI" : "10.1145/956755.956786", "ISBN" : "1581137370", "abstract" : "Support vector machines (SVMs) have been promising methods for classification and regression analysis because of their solid mathematical foundations which convery several salient properties that other methods hardly provide. However, despite the prominent properties of SVMs, they are not as favored for large-scale data mining as for pattern recognition or machine learning because the training complexity of SVMs is highly dependent on the size of a data set. Many real-world data mining applications involve millions or billions of data records where even multiple scans of the entire data are too expensive to perform. This paper presents a new method, Clustering-Based SVM (CB-SVM), which is specifically designed for handling very large data sets. CB-SVM applies a hierarchical micro-clustering algorithm that scans the entire data set only once to provide an SVM with high quality samples that carry the statistical summaries of the data such that the summaries maximize the benefit of learning the SVM. CB-SVM tries to generate the best SVM boundary for very large data sets given limited amount of resources. Our experiments on synthetic and real data sets show that CB-SVM is highly scalable for very large data sets while also generating high classification accuracy.", "author" : [ { "dropping-particle" : "", "family" : "Yu", "given" : "Hwanjo", "non-dropping-particle" : "", "parse-names" : false, "suffix" : "" }, { "dropping-particle" : "", "family" : "Yang", "given" : "Jiong", "non-dropping-particle" : "", "parse-names" : false, "suffix" : "" }, { "dropping-particle" : "", "family" : "Han", "given" : "Jiawei", "non-dropping-particle" : "", "parse-names" : false, "suffix" : "" } ], "container-title" : "ninth ACM SIGKDD international conference on Knowledge discovery and data mining", "id" : "ITEM-1", "issued" : { "date-parts" : [ [ "2003" ] ] }, "page" : "306-314", "title" : "Classifying large data sets using SVMs with hierarchical clusters", "type" : "article-journal" }, "uris" : [ "http://www.mendeley.com/documents/?uuid=854dd149-3aa1-4b58-9a0d-1c73318ad3dd" ] } ], "mendeley" : { "formattedCitation" : "(Yu et al., 2003)", "plainTextFormattedCitation" : "(Yu et al., 2003)", "previouslyFormattedCitation" : "(Yu et al., 2003)" }, "properties" : { "noteIndex" : 0 }, "schema" : "https://github.com/citation-style-language/schema/raw/master/csl-citation.json" }</w:instrText>
      </w:r>
      <w:r w:rsidR="00071CF4">
        <w:fldChar w:fldCharType="separate"/>
      </w:r>
      <w:r w:rsidR="00DD07AF" w:rsidRPr="00DD07AF">
        <w:rPr>
          <w:b w:val="0"/>
          <w:noProof/>
        </w:rPr>
        <w:t>(Yu et al., 2003)</w:t>
      </w:r>
      <w:r w:rsidR="00071CF4">
        <w:fldChar w:fldCharType="end"/>
      </w:r>
    </w:p>
    <w:p w:rsidR="00925202" w:rsidRPr="00381004" w:rsidRDefault="00925202" w:rsidP="002E28AC">
      <w:pPr>
        <w:ind w:firstLine="720"/>
        <w:jc w:val="both"/>
        <w:rPr>
          <w:color w:val="000000" w:themeColor="text1"/>
        </w:rPr>
      </w:pPr>
      <w:r>
        <w:rPr>
          <w:color w:val="000000" w:themeColor="text1"/>
        </w:rPr>
        <w:t xml:space="preserve">Συνοψίζοντας, λοιπόν, ο </w:t>
      </w:r>
      <w:r>
        <w:rPr>
          <w:color w:val="000000" w:themeColor="text1"/>
          <w:lang w:val="en-US"/>
        </w:rPr>
        <w:t>SVM</w:t>
      </w:r>
      <w:r>
        <w:rPr>
          <w:color w:val="000000" w:themeColor="text1"/>
        </w:rPr>
        <w:t xml:space="preserve">φέρεται να είναι ένας εκ των πιο υποσχόμενων αλγορίθμων για την ικανοποιητική διαχείριση μεγάλου όγκου δεδομένων. Το γεγονός ότι η πυρηνοειδής συνάρτηση του επιτρέπει την προσθήκη νέων δεδομένων στο μοντέλο, χωρίς την ανάγκη αλλαγής της Αντικειμενικής του Συνάρτησης, σε αντίθεση με τον ΚΝΝ για κάθε προσθήκη ξεκινά ξανά από το μηδέν την επεξεργασία και εκπαίδευση του, ενισχύει το επιχείρημα αυτό. Επιπλέον, με τον χρόνο να αυξάνει εκθετικά και στις δύο μεθόδους, </w:t>
      </w:r>
      <w:r w:rsidR="00381004">
        <w:rPr>
          <w:color w:val="000000" w:themeColor="text1"/>
        </w:rPr>
        <w:t xml:space="preserve">αλλά τον </w:t>
      </w:r>
      <w:r w:rsidR="00381004">
        <w:rPr>
          <w:color w:val="000000" w:themeColor="text1"/>
          <w:lang w:val="en-US"/>
        </w:rPr>
        <w:t>SVM</w:t>
      </w:r>
      <w:r w:rsidR="00381004">
        <w:rPr>
          <w:color w:val="000000" w:themeColor="text1"/>
        </w:rPr>
        <w:t xml:space="preserve">να παρουσιάζει πολύ καλύτερη ανοχή και ευστάθεια σε πραγματικά και μη καθαρά </w:t>
      </w:r>
      <w:r w:rsidR="00381004">
        <w:rPr>
          <w:color w:val="000000" w:themeColor="text1"/>
        </w:rPr>
        <w:lastRenderedPageBreak/>
        <w:t>δεδομένα με χαμηλότερο Σφάλμα Γενίκευσης (</w:t>
      </w:r>
      <w:r w:rsidR="00381004">
        <w:rPr>
          <w:color w:val="000000" w:themeColor="text1"/>
          <w:lang w:val="en-US"/>
        </w:rPr>
        <w:t>generalizationerror</w:t>
      </w:r>
      <w:r w:rsidR="00381004" w:rsidRPr="00381004">
        <w:rPr>
          <w:color w:val="000000" w:themeColor="text1"/>
        </w:rPr>
        <w:t>)</w:t>
      </w:r>
      <w:r w:rsidR="00381004">
        <w:rPr>
          <w:color w:val="000000" w:themeColor="text1"/>
        </w:rPr>
        <w:t>, και το μεγάλο ερευνητικό ενδιαφέρον γύρω από τις δυνατότητες τροποποίησης του ώστε να εξειδικευθεί ως μέθοδος στα μεγάλα δεδομένα, η αποτελεσματικότητα του διαφαίνεται να υπερέχει. Ωστόσο η παραπάνω ανάπτυξη δεν κρίνεται στο ελάχιστο επαρκής, διότι το ζήτημα της εφαρμογής σε μεγάλο όγκο δεδομένων των Μηχανών εκμάθησης γενικότερα, και των συγκεκριμένων αλγορίθμων ειδικότερα, είναι τόσο σημαντικό και επίκαιρο που θα μπορούσε να αποτελέσει μια νέα εργασία από μόνο του.</w:t>
      </w:r>
    </w:p>
    <w:p w:rsidR="00DC28CB" w:rsidRPr="001F0DB1" w:rsidRDefault="00753093" w:rsidP="002E28AC">
      <w:pPr>
        <w:pStyle w:val="Heading3"/>
        <w:jc w:val="both"/>
      </w:pPr>
      <w:bookmarkStart w:id="1857" w:name="_Toc462922499"/>
      <w:r>
        <w:t>ΠεραιτέρωΈρευνα</w:t>
      </w:r>
      <w:r w:rsidRPr="007248B5">
        <w:t>:</w:t>
      </w:r>
      <w:bookmarkEnd w:id="1857"/>
    </w:p>
    <w:p w:rsidR="00DC28CB" w:rsidRDefault="00DC28CB" w:rsidP="002E28AC">
      <w:pPr>
        <w:jc w:val="both"/>
        <w:rPr>
          <w:color w:val="000000" w:themeColor="text1"/>
        </w:rPr>
      </w:pPr>
      <w:r w:rsidRPr="007248B5">
        <w:rPr>
          <w:color w:val="FF0000"/>
        </w:rPr>
        <w:tab/>
      </w:r>
      <w:r>
        <w:rPr>
          <w:color w:val="000000" w:themeColor="text1"/>
        </w:rPr>
        <w:t>Στοπρώτομέροςτηςεργασίας</w:t>
      </w:r>
      <w:r w:rsidRPr="007248B5">
        <w:rPr>
          <w:color w:val="000000" w:themeColor="text1"/>
        </w:rPr>
        <w:t xml:space="preserve">, </w:t>
      </w:r>
      <w:r>
        <w:rPr>
          <w:color w:val="000000" w:themeColor="text1"/>
        </w:rPr>
        <w:t>αναφέρθηκεηανάπτυξητουαλγορίθμου</w:t>
      </w:r>
      <w:r>
        <w:rPr>
          <w:color w:val="000000" w:themeColor="text1"/>
          <w:lang w:val="en-US"/>
        </w:rPr>
        <w:t>KSCC</w:t>
      </w:r>
      <w:r>
        <w:rPr>
          <w:color w:val="000000" w:themeColor="text1"/>
        </w:rPr>
        <w:t>γιαπεριστροφήτωνσκελετώνμετετράδεςτουΧάμιλτον</w:t>
      </w:r>
      <w:r w:rsidRPr="007248B5">
        <w:rPr>
          <w:color w:val="000000" w:themeColor="text1"/>
        </w:rPr>
        <w:t xml:space="preserve">, </w:t>
      </w:r>
      <w:r>
        <w:rPr>
          <w:color w:val="000000" w:themeColor="text1"/>
        </w:rPr>
        <w:t>μετάτηνκαταγραφήτουςαπότο</w:t>
      </w:r>
      <w:r>
        <w:rPr>
          <w:color w:val="000000" w:themeColor="text1"/>
          <w:lang w:val="en-US"/>
        </w:rPr>
        <w:t>kinect</w:t>
      </w:r>
      <w:r>
        <w:rPr>
          <w:color w:val="000000" w:themeColor="text1"/>
        </w:rPr>
        <w:t>και πριν την εισαγωγή των δεδομένων στη βάση. Εντούτοις, η εφαρμογή του σε ερευνητικά δεδομένα δεν ελέγχθηκε στην εργασία αυτή, αφήνοντας το ως ένα ανοιχτό ερευνητικό ερώτημα</w:t>
      </w:r>
      <w:r w:rsidR="00105527">
        <w:rPr>
          <w:color w:val="000000" w:themeColor="text1"/>
        </w:rPr>
        <w:t xml:space="preserve"> καθαρά προγραμματιστικής φύσης</w:t>
      </w:r>
      <w:r>
        <w:rPr>
          <w:color w:val="000000" w:themeColor="text1"/>
        </w:rPr>
        <w:t xml:space="preserve">. Το </w:t>
      </w:r>
      <w:r w:rsidR="00E67E51">
        <w:rPr>
          <w:color w:val="000000" w:themeColor="text1"/>
        </w:rPr>
        <w:t>κατά</w:t>
      </w:r>
      <w:r>
        <w:rPr>
          <w:color w:val="000000" w:themeColor="text1"/>
        </w:rPr>
        <w:t xml:space="preserve"> πόσο η εφαρμογή του θα αυξήσει την αποδοτικότητα των αλγορίθμων ταξινόμησης και θα βελτιώσει την απόδοσή </w:t>
      </w:r>
      <w:r w:rsidR="00105527">
        <w:rPr>
          <w:color w:val="000000" w:themeColor="text1"/>
        </w:rPr>
        <w:t>τους αποτελεί έναν από τους άξονες της</w:t>
      </w:r>
      <w:r w:rsidR="00E67E51">
        <w:rPr>
          <w:color w:val="000000" w:themeColor="text1"/>
        </w:rPr>
        <w:t xml:space="preserve"> μετέπειτα ερευνητικής μας δουλε</w:t>
      </w:r>
      <w:r w:rsidR="00105527">
        <w:rPr>
          <w:color w:val="000000" w:themeColor="text1"/>
        </w:rPr>
        <w:t>ιάς, και αφήνεται ως θέμα προς συζήτηση.</w:t>
      </w:r>
    </w:p>
    <w:p w:rsidR="00105527" w:rsidRPr="00105527" w:rsidRDefault="00105527" w:rsidP="002E28AC">
      <w:pPr>
        <w:jc w:val="both"/>
        <w:rPr>
          <w:color w:val="000000" w:themeColor="text1"/>
        </w:rPr>
      </w:pPr>
      <w:r>
        <w:rPr>
          <w:color w:val="000000" w:themeColor="text1"/>
        </w:rPr>
        <w:tab/>
        <w:t xml:space="preserve">Η συμπεριφορά των αλγορίθμων ταξινόμησης σε μεγαλύτερο όγκο δεδομένων και πραγματικά δεδομένα, συζητήθηκε παραπάνω στηριζόμενη σε βιβλιογραφικές αναφορές και πειραματικά δεδομένα που αυτές εμπεριείχαν. Δεν έχει γίνει όμως κάποια πειραματική επαλήθευση, ιδίως σε σκελετικά δεδομένα καταγεγραμμένα από το </w:t>
      </w:r>
      <w:r>
        <w:rPr>
          <w:color w:val="000000" w:themeColor="text1"/>
          <w:lang w:val="en-US"/>
        </w:rPr>
        <w:t>kinect</w:t>
      </w:r>
      <w:r w:rsidRPr="00105527">
        <w:rPr>
          <w:color w:val="000000" w:themeColor="text1"/>
        </w:rPr>
        <w:t xml:space="preserve">, </w:t>
      </w:r>
      <w:r>
        <w:rPr>
          <w:color w:val="000000" w:themeColor="text1"/>
        </w:rPr>
        <w:t>ούτε στα πλαίσια του ερευνητικού ερωτήματος της ταξινόμησης σκελετών</w:t>
      </w:r>
      <w:r w:rsidR="00C50C84">
        <w:rPr>
          <w:color w:val="000000" w:themeColor="text1"/>
        </w:rPr>
        <w:t>. Τίθεται άξιο μελέτης το ζήτημα του πειραματικού ελέγχου των ισχυρισμών αυτών.</w:t>
      </w:r>
    </w:p>
    <w:p w:rsidR="00DC28CB" w:rsidRDefault="00C50C84" w:rsidP="0015599D">
      <w:pPr>
        <w:jc w:val="both"/>
        <w:rPr>
          <w:color w:val="000000" w:themeColor="text1"/>
        </w:rPr>
      </w:pPr>
      <w:r>
        <w:rPr>
          <w:color w:val="FF0000"/>
        </w:rPr>
        <w:tab/>
      </w:r>
      <w:r w:rsidR="00A61B4A">
        <w:rPr>
          <w:color w:val="000000" w:themeColor="text1"/>
        </w:rPr>
        <w:t xml:space="preserve">Επιπλέον, η ιδανική χρήση των παραπάνω είναι σε </w:t>
      </w:r>
      <w:r w:rsidR="00A61B4A">
        <w:rPr>
          <w:color w:val="000000" w:themeColor="text1"/>
          <w:lang w:val="en-US"/>
        </w:rPr>
        <w:t>livestreaming</w:t>
      </w:r>
      <w:r w:rsidR="00A61B4A">
        <w:rPr>
          <w:color w:val="000000" w:themeColor="text1"/>
        </w:rPr>
        <w:t xml:space="preserve">δεδομένα, τα οποία συλλέγονται σε 24ώρη βάση από σπίτια στα οποία έχει τοποθετηθεί ο </w:t>
      </w:r>
      <w:r w:rsidR="00A61B4A">
        <w:rPr>
          <w:color w:val="000000" w:themeColor="text1"/>
          <w:lang w:val="en-US"/>
        </w:rPr>
        <w:t>Kinect</w:t>
      </w:r>
      <w:r w:rsidR="00071CF4">
        <w:rPr>
          <w:color w:val="000000" w:themeColor="text1"/>
        </w:rPr>
        <w:fldChar w:fldCharType="begin" w:fldLock="1"/>
      </w:r>
      <w:r w:rsidR="009B293D">
        <w:rPr>
          <w:color w:val="000000" w:themeColor="text1"/>
        </w:rPr>
        <w:instrText>ADDIN CSL_CITATION { "citationItems" : [ { "id" : "ITEM-1", "itemData" : { "DOI" : "10.1007/978-3-319-32703-7_237", "author" : [ { "dropping-particle" : "", "family" : "Konstantinidis", "given" : "E. I.", "non-dropping-particle" : "", "parse-names" : false, "suffix" : "" }, { "dropping-particle" : "", "family" : "Billis", "given" : "A. S.", "non-dropping-particle" : "", "parse-names" : false, "suffix" : "" }, { "dropping-particle" : "", "family" : "Plotegher", "given" : "L.", "non-dropping-particle" : "", "parse-names" : false, "suffix" : "" }, { "dropping-particle" : "", "family" : "Conti", "given" : "G.", "non-dropping-particle" : "", "parse-names" : false, "suffix" : "" }, { "dropping-particle" : "", "family" : "Bamidis", "given" : "P. D.", "non-dropping-particle" : "", "parse-names" : false, "suffix" : "" } ], "container-title" : "XIV Mediterranean Conference on Medical and Biological Engineering and Computing, MEDICON", "id" : "ITEM-1", "issued" : { "date-parts" : [ [ "2016" ] ] }, "page" : "1231-1236", "publisher-place" : "Paphos", "title" : "Indoor Location IoT Analytics \u201cin the wild\u201d: Active and Healthy Ageing Cases", "type" : "chapter" }, "uris" : [ "http://www.mendeley.com/documents/?uuid=e8e0450c-67f3-4051-b985-a32ff336d922", "http://www.mendeley.com/documents/?uuid=672e9d48-166a-4d96-b4c2-88b14aaa90c7" ] } ], "mendeley" : { "formattedCitation" : "(E. I. Konstantinidis, Billis, Plotegher, Conti, &amp; Bamidis, 2016)", "plainTextFormattedCitation" : "(E. I. Konstantinidis, Billis, Plotegher, Conti, &amp; Bamidis, 2016)", "previouslyFormattedCitation" : "(E. I. Konstantinidis, Billis, Plotegher, Conti, &amp; Bamidis, 2016)" }, "properties" : { "noteIndex" : 0 }, "schema" : "https://github.com/citation-style-language/schema/raw/master/csl-citation.json" }</w:instrText>
      </w:r>
      <w:r w:rsidR="00071CF4">
        <w:rPr>
          <w:color w:val="000000" w:themeColor="text1"/>
        </w:rPr>
        <w:fldChar w:fldCharType="separate"/>
      </w:r>
      <w:r w:rsidR="007B559D" w:rsidRPr="007B559D">
        <w:rPr>
          <w:noProof/>
          <w:color w:val="000000" w:themeColor="text1"/>
        </w:rPr>
        <w:t>(E. I. Konstantinidis, Billis, Plotegher, Conti, &amp; Bamidis, 2016)</w:t>
      </w:r>
      <w:r w:rsidR="00071CF4">
        <w:rPr>
          <w:color w:val="000000" w:themeColor="text1"/>
        </w:rPr>
        <w:fldChar w:fldCharType="end"/>
      </w:r>
      <w:r w:rsidR="00A61B4A" w:rsidRPr="00A61B4A">
        <w:rPr>
          <w:color w:val="000000" w:themeColor="text1"/>
        </w:rPr>
        <w:t>.</w:t>
      </w:r>
      <w:r w:rsidR="00A61B4A">
        <w:rPr>
          <w:color w:val="000000" w:themeColor="text1"/>
        </w:rPr>
        <w:t xml:space="preserve"> Η διαχείριση του όγκου των δεδομένων αυτών, καθώς και η άμεση είσοδος και επεξεργασία τους μέσα στον αλγόριθμο, είναι ίσως το σημαντικότερο επόμενο βήμα για την ολοκλήρωση της προσπάθειας ένταξης της ταυτοποίησης προσώπου μέσω σκελετικών δεδομένων</w:t>
      </w:r>
      <w:r w:rsidR="00A61B4A" w:rsidRPr="00A61B4A">
        <w:rPr>
          <w:color w:val="000000" w:themeColor="text1"/>
        </w:rPr>
        <w:t>.</w:t>
      </w:r>
      <w:r w:rsidR="007B559D">
        <w:rPr>
          <w:color w:val="000000" w:themeColor="text1"/>
        </w:rPr>
        <w:t xml:space="preserve"> Η ομάδα του ζωντανού εργαστηρίου </w:t>
      </w:r>
      <w:r w:rsidR="007B559D">
        <w:rPr>
          <w:color w:val="000000" w:themeColor="text1"/>
          <w:lang w:val="en-US"/>
        </w:rPr>
        <w:t>Thess</w:t>
      </w:r>
      <w:r w:rsidR="007B559D" w:rsidRPr="007B559D">
        <w:rPr>
          <w:color w:val="000000" w:themeColor="text1"/>
        </w:rPr>
        <w:t>-</w:t>
      </w:r>
      <w:r w:rsidR="007B559D">
        <w:rPr>
          <w:color w:val="000000" w:themeColor="text1"/>
          <w:lang w:val="en-US"/>
        </w:rPr>
        <w:t>AHALL</w:t>
      </w:r>
      <w:r w:rsidR="007B559D">
        <w:rPr>
          <w:color w:val="000000" w:themeColor="text1"/>
        </w:rPr>
        <w:t xml:space="preserve"> έχει ήδη συλλέξει τέτοιου είδους δεδομένα για χρονικό διάστημα μεγαλύτερο του ενός έτους</w:t>
      </w:r>
      <w:r w:rsidR="007B559D">
        <w:rPr>
          <w:color w:val="000000" w:themeColor="text1"/>
          <w:lang w:val="en-US"/>
        </w:rPr>
        <w:t>Kinect</w:t>
      </w:r>
      <w:r w:rsidR="00071CF4">
        <w:rPr>
          <w:color w:val="000000" w:themeColor="text1"/>
        </w:rPr>
        <w:fldChar w:fldCharType="begin" w:fldLock="1"/>
      </w:r>
      <w:r w:rsidR="00DD07AF">
        <w:rPr>
          <w:color w:val="000000" w:themeColor="text1"/>
        </w:rPr>
        <w:instrText>ADDIN CSL_CITATION { "citationItems" : [ { "id" : "ITEM-1", "itemData" : { "DOI" : "10.1007/978-3-319-32703-7_237", "author" : [ { "dropping-particle" : "", "family" : "Konstantinidis", "given" : "E. I.", "non-dropping-particle" : "", "parse-names" : false, "suffix" : "" }, { "dropping-particle" : "", "family" : "Billis", "given" : "A. S.", "non-dropping-particle" : "", "parse-names" : false, "suffix" : "" }, { "dropping-particle" : "", "family" : "Plotegher", "given" : "L.", "non-dropping-particle" : "", "parse-names" : false, "suffix" : "" }, { "dropping-particle" : "", "family" : "Conti", "given" : "G.", "non-dropping-particle" : "", "parse-names" : false, "suffix" : "" }, { "dropping-particle" : "", "family" : "Bamidis", "given" : "P. D.", "non-dropping-particle" : "", "parse-names" : false, "suffix" : "" } ], "container-title" : "XIV Mediterranean Conference on Medical and Biological Engineering and Computing, MEDICON", "id" : "ITEM-1", "issued" : { "date-parts" : [ [ "2016" ] ] }, "page" : "1231-1236", "publisher-place" : "Paphos", "title" : "Indoor Location IoT Analytics \u201cin the wild\u201d: Active and Healthy Ageing Cases", "type" : "chapter" }, "uris" : [ "http://www.mendeley.com/documents/?uuid=672e9d48-166a-4d96-b4c2-88b14aaa90c7", "http://www.mendeley.com/documents/?uuid=e8e0450c-67f3-4051-b985-a32ff336d922" ] } ], "mendeley" : { "formattedCitation" : "(E. I. Konstantinidis et al., 2016)", "plainTextFormattedCitation" : "(E. I. Konstantinidis et al., 2016)", "previouslyFormattedCitation" : "(E. I. Konstantinidis et al., 2016)" }, "properties" : { "noteIndex" : 0 }, "schema" : "https://github.com/citation-style-language/schema/raw/master/csl-citation.json" }</w:instrText>
      </w:r>
      <w:r w:rsidR="00071CF4">
        <w:rPr>
          <w:color w:val="000000" w:themeColor="text1"/>
        </w:rPr>
        <w:fldChar w:fldCharType="separate"/>
      </w:r>
      <w:r w:rsidR="009B293D" w:rsidRPr="009B293D">
        <w:rPr>
          <w:noProof/>
          <w:color w:val="000000" w:themeColor="text1"/>
        </w:rPr>
        <w:t>(E. I. Konstantinidis et al., 2016)</w:t>
      </w:r>
      <w:r w:rsidR="00071CF4">
        <w:rPr>
          <w:color w:val="000000" w:themeColor="text1"/>
        </w:rPr>
        <w:fldChar w:fldCharType="end"/>
      </w:r>
      <w:r w:rsidR="007B559D">
        <w:rPr>
          <w:color w:val="000000" w:themeColor="text1"/>
        </w:rPr>
        <w:t>.</w:t>
      </w:r>
    </w:p>
    <w:p w:rsidR="0015599D" w:rsidRDefault="007A41A4" w:rsidP="007A41A4">
      <w:pPr>
        <w:ind w:firstLine="720"/>
        <w:jc w:val="both"/>
        <w:rPr>
          <w:color w:val="000000" w:themeColor="text1"/>
        </w:rPr>
      </w:pPr>
      <w:r>
        <w:t xml:space="preserve">Επίσης, όπως έχει προαναφερθεί, το σύνολο δεδομένων είναι ελεύθερα προσβάσιμο στο συνδεσμο </w:t>
      </w:r>
      <w:ins w:id="1858" w:author="evdokimosk" w:date="2016-10-17T01:57:00Z">
        <w:r w:rsidR="00071CF4">
          <w:rPr>
            <w:color w:val="000000" w:themeColor="text1"/>
            <w:lang w:val="en-US"/>
          </w:rPr>
          <w:fldChar w:fldCharType="begin"/>
        </w:r>
        <w:r w:rsidR="00060FCC">
          <w:rPr>
            <w:color w:val="000000" w:themeColor="text1"/>
            <w:lang w:val="en-US"/>
          </w:rPr>
          <w:instrText>HYPERLINK</w:instrText>
        </w:r>
        <w:r w:rsidR="00060FCC" w:rsidRPr="00572E67">
          <w:rPr>
            <w:color w:val="000000" w:themeColor="text1"/>
          </w:rPr>
          <w:instrText xml:space="preserve"> "</w:instrText>
        </w:r>
        <w:r w:rsidR="00060FCC">
          <w:rPr>
            <w:color w:val="000000" w:themeColor="text1"/>
            <w:lang w:val="en-US"/>
          </w:rPr>
          <w:instrText>https</w:instrText>
        </w:r>
        <w:r w:rsidR="00060FCC" w:rsidRPr="00572E67">
          <w:rPr>
            <w:color w:val="000000" w:themeColor="text1"/>
          </w:rPr>
          <w:instrText>://</w:instrText>
        </w:r>
        <w:r w:rsidR="00060FCC">
          <w:rPr>
            <w:color w:val="000000" w:themeColor="text1"/>
            <w:lang w:val="en-US"/>
          </w:rPr>
          <w:instrText>www</w:instrText>
        </w:r>
        <w:r w:rsidR="00060FCC" w:rsidRPr="00572E67">
          <w:rPr>
            <w:color w:val="000000" w:themeColor="text1"/>
          </w:rPr>
          <w:instrText>.</w:instrText>
        </w:r>
        <w:r w:rsidR="00060FCC" w:rsidRPr="002D2354">
          <w:rPr>
            <w:color w:val="000000" w:themeColor="text1"/>
          </w:rPr>
          <w:instrText>aha-livinglabs.com/datasets/20161017-SkeletonSize.xlsx</w:instrText>
        </w:r>
        <w:r w:rsidR="00060FCC" w:rsidRPr="00572E67">
          <w:rPr>
            <w:color w:val="000000" w:themeColor="text1"/>
          </w:rPr>
          <w:instrText xml:space="preserve">" </w:instrText>
        </w:r>
        <w:r w:rsidR="00071CF4">
          <w:rPr>
            <w:color w:val="000000" w:themeColor="text1"/>
            <w:lang w:val="en-US"/>
          </w:rPr>
          <w:fldChar w:fldCharType="separate"/>
        </w:r>
        <w:r w:rsidR="00060FCC" w:rsidRPr="00752261">
          <w:rPr>
            <w:rStyle w:val="Hyperlink"/>
            <w:lang w:val="en-US"/>
          </w:rPr>
          <w:t>https</w:t>
        </w:r>
        <w:r w:rsidR="00060FCC" w:rsidRPr="00572E67">
          <w:rPr>
            <w:rStyle w:val="Hyperlink"/>
          </w:rPr>
          <w:t>://</w:t>
        </w:r>
        <w:r w:rsidR="00060FCC" w:rsidRPr="00752261">
          <w:rPr>
            <w:rStyle w:val="Hyperlink"/>
            <w:lang w:val="en-US"/>
          </w:rPr>
          <w:t>www</w:t>
        </w:r>
        <w:r w:rsidR="00060FCC" w:rsidRPr="00572E67">
          <w:rPr>
            <w:rStyle w:val="Hyperlink"/>
          </w:rPr>
          <w:t>.</w:t>
        </w:r>
        <w:r w:rsidR="00060FCC" w:rsidRPr="00752261">
          <w:rPr>
            <w:rStyle w:val="Hyperlink"/>
          </w:rPr>
          <w:t>aha-livinglabs.com/datasets/20161017-SkeletonSize.xlsx</w:t>
        </w:r>
        <w:r w:rsidR="00071CF4">
          <w:rPr>
            <w:color w:val="000000" w:themeColor="text1"/>
            <w:lang w:val="en-US"/>
          </w:rPr>
          <w:fldChar w:fldCharType="end"/>
        </w:r>
        <w:r w:rsidR="00060FCC" w:rsidRPr="00CC3D33">
          <w:rPr>
            <w:color w:val="000000" w:themeColor="text1"/>
          </w:rPr>
          <w:t>.</w:t>
        </w:r>
      </w:ins>
      <w:bookmarkStart w:id="1859" w:name="_GoBack"/>
      <w:bookmarkEnd w:id="1859"/>
      <w:del w:id="1860" w:author="evdokimosk" w:date="2016-10-17T01:57:00Z">
        <w:r w:rsidRPr="00CC3D33" w:rsidDel="00060FCC">
          <w:rPr>
            <w:highlight w:val="yellow"/>
          </w:rPr>
          <w:delText>(</w:delText>
        </w:r>
        <w:r w:rsidRPr="00CC3D33" w:rsidDel="00060FCC">
          <w:rPr>
            <w:highlight w:val="yellow"/>
            <w:lang w:val="en-US"/>
          </w:rPr>
          <w:delText>EvdokimosLinkstodataset</w:delText>
        </w:r>
        <w:r w:rsidR="009B293D" w:rsidRPr="009B293D" w:rsidDel="00060FCC">
          <w:rPr>
            <w:color w:val="FF0000"/>
          </w:rPr>
          <w:delText xml:space="preserve">) </w:delText>
        </w:r>
      </w:del>
      <w:r>
        <w:t xml:space="preserve">εκπληρώνοντας έναν από τους στόχους της εργασίας αυτής για τη δημιουργία μιας ανοιχτής διαδικτυακής βάσης δεδομένων που θα επιτρέπει την πρόσβαση σε σύνολα δεδομένων που δημιουργούνται για τις πειραματικά ανάγκες σχετικών </w:t>
      </w:r>
      <w:r>
        <w:rPr>
          <w:lang w:val="en-US"/>
        </w:rPr>
        <w:t>projects</w:t>
      </w:r>
      <w:r>
        <w:t xml:space="preserve"> μέσω του </w:t>
      </w:r>
      <w:r w:rsidRPr="002445DD">
        <w:rPr>
          <w:color w:val="000000" w:themeColor="text1"/>
          <w:lang w:val="en-US"/>
        </w:rPr>
        <w:t>ThessalonikiActiveandHealthyAgeingLivingLab</w:t>
      </w:r>
      <w:r>
        <w:rPr>
          <w:color w:val="000000" w:themeColor="text1"/>
        </w:rPr>
        <w:t>. Η παρούσα έρευνα μπορεί να αποτελέσει σημείο αναφοράς αλλά και έρευνας για περαιτέρω εργασίες στον τομέα αυτό, τόσο στη Σχολή όσο και γενικότερα το επιστημονικό κοινό.</w:t>
      </w:r>
    </w:p>
    <w:p w:rsidR="001F0DB1" w:rsidRDefault="001F0DB1" w:rsidP="002E28AC">
      <w:pPr>
        <w:jc w:val="both"/>
        <w:rPr>
          <w:rStyle w:val="SubtleReference"/>
          <w:b/>
        </w:rPr>
      </w:pPr>
      <w:r>
        <w:rPr>
          <w:rStyle w:val="SubtleReference"/>
          <w:b/>
        </w:rPr>
        <w:br w:type="page"/>
      </w:r>
    </w:p>
    <w:p w:rsidR="003D60CB" w:rsidRPr="009330B2" w:rsidRDefault="0050503E" w:rsidP="002E28AC">
      <w:pPr>
        <w:pStyle w:val="Heading2"/>
        <w:jc w:val="both"/>
        <w:rPr>
          <w:b w:val="0"/>
          <w:smallCaps/>
          <w:color w:val="C0504D" w:themeColor="accent2"/>
          <w:u w:val="single"/>
        </w:rPr>
      </w:pPr>
      <w:bookmarkStart w:id="1861" w:name="_Toc462922500"/>
      <w:r>
        <w:rPr>
          <w:rStyle w:val="SubtleReference"/>
          <w:b w:val="0"/>
        </w:rPr>
        <w:lastRenderedPageBreak/>
        <w:t>περιορισμοι</w:t>
      </w:r>
      <w:bookmarkEnd w:id="1861"/>
    </w:p>
    <w:p w:rsidR="003D60CB" w:rsidRDefault="00666A25" w:rsidP="002E28AC">
      <w:pPr>
        <w:jc w:val="both"/>
      </w:pPr>
      <w:r>
        <w:tab/>
        <w:t xml:space="preserve">Η ιδανικότητα του συνόλου δεδομένων μας αποτελεί ένα μείζονα περιορισμό στα αποτελέσματα της έρευνας αυτής, δεδομένου ότι, όπως αναλύθηκε και παραπάνω, τα δεδομένα εργαστηρίου μπορούν εύκολα να </w:t>
      </w:r>
      <w:r w:rsidR="00B76E55">
        <w:t xml:space="preserve">παραπλανήσουν μια μηχανή εκμάθησης. Καθώς η μηχανή εκμάθησης και ο αλγόριθμός εκπαιδεύονται σε ιδανικά δεδομένα, δεν δημιουργείται απαραίτητα ένα μοντέλο εκπαιδευμένο να αποδίδει με εξίσου υψηλά ποσοστά σε </w:t>
      </w:r>
      <w:r w:rsidR="00FC4E73">
        <w:t>πραγματικές καταστάσεις έρευνας</w:t>
      </w:r>
      <w:r w:rsidR="00B76E55">
        <w:t xml:space="preserve">. </w:t>
      </w:r>
    </w:p>
    <w:p w:rsidR="00B0602F" w:rsidRDefault="00B76E55" w:rsidP="002E28AC">
      <w:pPr>
        <w:ind w:firstLine="720"/>
        <w:jc w:val="both"/>
      </w:pPr>
      <w:r>
        <w:t>Η εισχώρηση «καθαρών» πληροφοριών χωρίς</w:t>
      </w:r>
      <w:r>
        <w:rPr>
          <w:lang w:val="en-US"/>
        </w:rPr>
        <w:t>noises</w:t>
      </w:r>
      <w:r>
        <w:t>, δ</w:t>
      </w:r>
      <w:r w:rsidR="00FC4E73">
        <w:t xml:space="preserve">ηλαδή χωρίς </w:t>
      </w:r>
      <w:r w:rsidR="00E67E51">
        <w:t>αλληλεπικαλυπτόμενων</w:t>
      </w:r>
      <w:r>
        <w:t xml:space="preserve"> ή μη </w:t>
      </w:r>
      <w:r w:rsidR="00E67E51">
        <w:t>ανιχνεύσιμων</w:t>
      </w:r>
      <w:r>
        <w:rPr>
          <w:lang w:val="en-US"/>
        </w:rPr>
        <w:t>joints</w:t>
      </w:r>
      <w:r>
        <w:t xml:space="preserve">, </w:t>
      </w:r>
      <w:r w:rsidR="00E67E51">
        <w:t>συνυπαρχόντων</w:t>
      </w:r>
      <w:r>
        <w:t xml:space="preserve"> ή και </w:t>
      </w:r>
      <w:r w:rsidR="00FC4E73">
        <w:t>συγχωνευμένων στο χώρο σκελετών και σφαλμάτων μηχανής δεν αποτελεί την πιο ρεαλιστική προσέγγιση του φυσικού προβλήματος αναγνώρισης προσώπου από σκελετό και ταξινόμησης σκελετών, ως τέθηκε.</w:t>
      </w:r>
    </w:p>
    <w:p w:rsidR="00FC4E73" w:rsidRDefault="00FC4E73" w:rsidP="002E28AC">
      <w:pPr>
        <w:jc w:val="both"/>
      </w:pPr>
      <w:r>
        <w:tab/>
        <w:t xml:space="preserve">Πέραν αυτού, η ιδανικότητα του συνόλου δεδομένων ενισχύεται από το γεγονός ότι τα καταγεγραμμένα άτομα είχαν αξιοσημείωτη διαφορά ύψους αλλά και κανένα βαθμό </w:t>
      </w:r>
      <w:r w:rsidR="00E67E51">
        <w:t>συγγένειας</w:t>
      </w:r>
      <w:r>
        <w:t>, αποκλείοντας ομοιομορφίες στη δόμηση του σκελετού.</w:t>
      </w:r>
    </w:p>
    <w:p w:rsidR="0050503E" w:rsidRDefault="00FC4E73" w:rsidP="002E28AC">
      <w:pPr>
        <w:jc w:val="both"/>
      </w:pPr>
      <w:r>
        <w:tab/>
        <w:t>Τέλος,</w:t>
      </w:r>
      <w:r w:rsidR="00644346">
        <w:t xml:space="preserve"> η επεξεργασία των δεδομένων όπως καιη</w:t>
      </w:r>
      <w:r>
        <w:t xml:space="preserve"> ανάπτυξη και εκπαίδευση των αλγορίθμων έγινε σε συμβατούς υπολογιστές</w:t>
      </w:r>
      <w:r w:rsidR="00644346">
        <w:t xml:space="preserve"> καθημερινής χρήσης με </w:t>
      </w:r>
      <w:r w:rsidR="00E67E51">
        <w:t>περιορισμένες</w:t>
      </w:r>
      <w:r w:rsidR="00644346">
        <w:t xml:space="preserve"> δυνατότητες επεξεργαστή και μνήμης, καθώς και δεν εφαρμόσθηκε σε </w:t>
      </w:r>
      <w:r w:rsidR="00644346">
        <w:rPr>
          <w:lang w:val="en-US"/>
        </w:rPr>
        <w:t>livestreaming</w:t>
      </w:r>
      <w:r w:rsidR="00644346">
        <w:t>δεδομένα, ο όγκος και η πολυπλοκότητα των οποίων είναι σαφώς μεγαλύτερα.</w:t>
      </w:r>
    </w:p>
    <w:p w:rsidR="00B0602F" w:rsidRDefault="0050503E" w:rsidP="002E28AC">
      <w:pPr>
        <w:pStyle w:val="Heading2"/>
        <w:jc w:val="both"/>
        <w:rPr>
          <w:rStyle w:val="SubtleReference"/>
          <w:b w:val="0"/>
        </w:rPr>
      </w:pPr>
      <w:bookmarkStart w:id="1862" w:name="_Toc462922501"/>
      <w:r>
        <w:rPr>
          <w:rStyle w:val="SubtleReference"/>
          <w:b w:val="0"/>
        </w:rPr>
        <w:t>συμπερασματα</w:t>
      </w:r>
      <w:bookmarkEnd w:id="1862"/>
    </w:p>
    <w:p w:rsidR="00431709" w:rsidRDefault="00431709" w:rsidP="002E28AC">
      <w:pPr>
        <w:ind w:firstLine="720"/>
        <w:jc w:val="both"/>
      </w:pPr>
      <w:r>
        <w:t>Εν κατακλείδι, ο τομέας της χρήσης Μηχανών Εκμάθησης</w:t>
      </w:r>
      <w:r w:rsidR="007C44F4">
        <w:t xml:space="preserve"> και η εφαρμογή τους στην ταξινόμη</w:t>
      </w:r>
      <w:r>
        <w:t>ση σκελετικών δεδομένων</w:t>
      </w:r>
      <w:r w:rsidR="000567B7">
        <w:t>,</w:t>
      </w:r>
      <w:r>
        <w:t>με στόχο την αν</w:t>
      </w:r>
      <w:r w:rsidR="000567B7">
        <w:t>αγνώριση προσώπου μέσα από αυτά</w:t>
      </w:r>
      <w:r>
        <w:t xml:space="preserve"> ή τη διευκόλυνση της συλλογής δεδομένων μέσω </w:t>
      </w:r>
      <w:r>
        <w:rPr>
          <w:lang w:val="en-US"/>
        </w:rPr>
        <w:t>Kinect</w:t>
      </w:r>
      <w:r>
        <w:t>, αποτελεί έναν πόλο ερευνητικ</w:t>
      </w:r>
      <w:r w:rsidR="000567B7">
        <w:t>ού ενδιαφέροντος στις μέρες μας</w:t>
      </w:r>
      <w:r>
        <w:t xml:space="preserve">. Η παρούσα εργασία δεν είναι πάρα μια πρώτη προσέγγιση ενός </w:t>
      </w:r>
      <w:r w:rsidR="007C44F4">
        <w:t>πολύ καινοτόμου ερευνητικού ερωτήματος και φυσικών προβλημάτων ενός τομέα που τώρα γεννάται και διαμορφώνεται.</w:t>
      </w:r>
    </w:p>
    <w:p w:rsidR="00431709" w:rsidRDefault="00E67E51" w:rsidP="002E28AC">
      <w:pPr>
        <w:ind w:firstLine="720"/>
        <w:jc w:val="both"/>
      </w:pPr>
      <w:r>
        <w:t xml:space="preserve">Ο αναγνώστης καλείται να κρατήσει από τη μελέτη αυτή πως προηγούμενες έρευνες επικεντρώνονται στους αλγορίθμους </w:t>
      </w:r>
      <w:r>
        <w:rPr>
          <w:lang w:val="en-US"/>
        </w:rPr>
        <w:t>SVM</w:t>
      </w:r>
      <w:r>
        <w:t xml:space="preserve">και </w:t>
      </w:r>
      <w:r>
        <w:rPr>
          <w:lang w:val="en-US"/>
        </w:rPr>
        <w:t>KNN</w:t>
      </w:r>
      <w:r>
        <w:t xml:space="preserve">, ξεχωρίζοντας τους από την πληθώρα των Μηχανών Εκμάθησης. Τόσο ο </w:t>
      </w:r>
      <w:r>
        <w:rPr>
          <w:lang w:val="en-US"/>
        </w:rPr>
        <w:t>SVM</w:t>
      </w:r>
      <w:r>
        <w:t xml:space="preserve">όσο και ο ΚΝΝ απέδωσαν με εξαιρετικά ποσοστά ακρίβειας και πέτυχαν να ταξινομήσουν τα εργαστηριακά μας δεδομένα, αποδίδοντας καλύτερα απ’ότι προέβλεπαν οι βιβλιογραφικές αναφορές. </w:t>
      </w:r>
      <w:r w:rsidR="007C44F4">
        <w:t>Ωστόσο, η επιλογή της καταλληλότερης μεθόδου ανάγεται σε κύρ</w:t>
      </w:r>
      <w:r w:rsidR="000567B7">
        <w:t>ιο βαθμό στην ακριβή διαμόρφωση των αναγκών και της φύσης του ερευνητικού</w:t>
      </w:r>
      <w:r w:rsidR="007C44F4">
        <w:t xml:space="preserve"> προβλήματος.</w:t>
      </w:r>
    </w:p>
    <w:p w:rsidR="001C3C46" w:rsidRDefault="000567B7" w:rsidP="00637B68">
      <w:pPr>
        <w:ind w:firstLine="720"/>
        <w:jc w:val="both"/>
      </w:pPr>
      <w:r>
        <w:t xml:space="preserve">Με τον </w:t>
      </w:r>
      <w:r>
        <w:rPr>
          <w:lang w:val="en-US"/>
        </w:rPr>
        <w:t>SVM</w:t>
      </w:r>
      <w:r>
        <w:t>να παρουσιάζεται πιο ελπιδοφόρος για την ταξινόμηση μεγάλου όγκου πραγματικών δεδομένων με επιτυχία, και νέες τροποποιήσεις των δύο αλγορίθμων να σχεδιάζονται συνεχώς, οι εξελίξεις στον τομέα αναμένονται καταιγιστικές και η πρόοδος ραγδαία</w:t>
      </w:r>
    </w:p>
    <w:p w:rsidR="00851AB8" w:rsidRPr="00753093" w:rsidRDefault="00851AB8" w:rsidP="0050503E">
      <w:pPr>
        <w:pStyle w:val="Heading2"/>
        <w:rPr>
          <w:rStyle w:val="SubtleReference"/>
          <w:b w:val="0"/>
        </w:rPr>
      </w:pPr>
    </w:p>
    <w:p w:rsidR="00461738" w:rsidRPr="0028519B" w:rsidRDefault="00461738" w:rsidP="0050503E">
      <w:pPr>
        <w:pStyle w:val="Title"/>
        <w:outlineLvl w:val="0"/>
        <w:rPr>
          <w:rStyle w:val="IntenseReference"/>
          <w:lang w:val="en-US"/>
        </w:rPr>
      </w:pPr>
      <w:bookmarkStart w:id="1863" w:name="_Toc462922502"/>
      <w:r w:rsidRPr="00461738">
        <w:rPr>
          <w:rStyle w:val="IntenseReference"/>
        </w:rPr>
        <w:t>Βιβλιογραφια</w:t>
      </w:r>
      <w:r w:rsidR="001F0DB1">
        <w:rPr>
          <w:rStyle w:val="FootnoteReference"/>
          <w:b/>
          <w:bCs/>
          <w:smallCaps/>
          <w:color w:val="C0504D" w:themeColor="accent2"/>
          <w:u w:val="single"/>
        </w:rPr>
        <w:footnoteReference w:id="9"/>
      </w:r>
      <w:bookmarkEnd w:id="1863"/>
    </w:p>
    <w:p w:rsidR="009E6EED" w:rsidRPr="00637B68" w:rsidRDefault="00071CF4" w:rsidP="009E6EED">
      <w:pPr>
        <w:widowControl w:val="0"/>
        <w:autoSpaceDE w:val="0"/>
        <w:autoSpaceDN w:val="0"/>
        <w:adjustRightInd w:val="0"/>
        <w:spacing w:line="240" w:lineRule="auto"/>
        <w:ind w:left="480" w:hanging="480"/>
        <w:rPr>
          <w:rFonts w:ascii="Calibri" w:hAnsi="Calibri" w:cs="Calibri"/>
          <w:noProof/>
          <w:szCs w:val="24"/>
          <w:lang w:val="en-US"/>
        </w:rPr>
      </w:pPr>
      <w:r>
        <w:fldChar w:fldCharType="begin" w:fldLock="1"/>
      </w:r>
      <w:r w:rsidR="00CD5F7C" w:rsidRPr="00BC7336">
        <w:rPr>
          <w:lang w:val="en-US"/>
        </w:rPr>
        <w:instrText>ADDINMendeleyBibliographyCSL</w:instrText>
      </w:r>
      <w:r w:rsidR="00CD5F7C" w:rsidRPr="0028519B">
        <w:rPr>
          <w:lang w:val="en-US"/>
        </w:rPr>
        <w:instrText>_</w:instrText>
      </w:r>
      <w:r w:rsidR="00CD5F7C" w:rsidRPr="00BC7336">
        <w:rPr>
          <w:lang w:val="en-US"/>
        </w:rPr>
        <w:instrText>BIBLIOGRAPHY</w:instrText>
      </w:r>
      <w:r>
        <w:fldChar w:fldCharType="separate"/>
      </w:r>
      <w:r w:rsidR="00CF4C39" w:rsidRPr="00637B68">
        <w:rPr>
          <w:rFonts w:ascii="Calibri" w:hAnsi="Calibri" w:cs="Calibri"/>
          <w:noProof/>
          <w:szCs w:val="24"/>
          <w:lang w:val="en-US"/>
        </w:rPr>
        <w:t xml:space="preserve">Andersson, V., &amp; Araujo, R. (2015). Person identification using anthropometric and gait data from kinect sensor. </w:t>
      </w:r>
      <w:r w:rsidR="00CF4C39" w:rsidRPr="00637B68">
        <w:rPr>
          <w:rFonts w:ascii="Calibri" w:hAnsi="Calibri" w:cs="Calibri"/>
          <w:i/>
          <w:iCs/>
          <w:noProof/>
          <w:szCs w:val="24"/>
          <w:lang w:val="en-US"/>
        </w:rPr>
        <w:t>Twenty-Ninth AAAI Conference on Artificial Intelligence</w:t>
      </w:r>
      <w:r w:rsidR="00CF4C39" w:rsidRPr="00637B68">
        <w:rPr>
          <w:rFonts w:ascii="Calibri" w:hAnsi="Calibri" w:cs="Calibri"/>
          <w:noProof/>
          <w:szCs w:val="24"/>
          <w:lang w:val="en-US"/>
        </w:rPr>
        <w:t>. Retrieved from http://www.researchgate.net/profile/Ricardo_Araujo2/publication/272823941_Person_Identification_Using_Anthropometric_and_Gait_Data_from_Kinect_Sensor/links/54f054970cf2432ba65a3149.pdf</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Andersson, V. O., &amp; Araujo, R. M. (2014). Full Body Person Identification Using the Kinect Sensor. In </w:t>
      </w:r>
      <w:r w:rsidRPr="00637B68">
        <w:rPr>
          <w:rFonts w:ascii="Calibri" w:hAnsi="Calibri" w:cs="Calibri"/>
          <w:i/>
          <w:iCs/>
          <w:noProof/>
          <w:szCs w:val="24"/>
          <w:lang w:val="en-US"/>
        </w:rPr>
        <w:t>2014 IEEE 26th International Conference on Tools with Artificial Intelligence</w:t>
      </w:r>
      <w:r w:rsidRPr="00637B68">
        <w:rPr>
          <w:rFonts w:ascii="Calibri" w:hAnsi="Calibri" w:cs="Calibri"/>
          <w:noProof/>
          <w:szCs w:val="24"/>
          <w:lang w:val="en-US"/>
        </w:rPr>
        <w:t xml:space="preserve"> (pp. 627–633). IEEE. http://doi.org/10.1109/ICTAI.2014.99</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Araujo, R. M., Graña, G., &amp; Andersson, V. (2013). Towards skeleton biometric identification using the microsoft kinect sensor. In </w:t>
      </w:r>
      <w:r w:rsidRPr="00637B68">
        <w:rPr>
          <w:rFonts w:ascii="Calibri" w:hAnsi="Calibri" w:cs="Calibri"/>
          <w:i/>
          <w:iCs/>
          <w:noProof/>
          <w:szCs w:val="24"/>
          <w:lang w:val="en-US"/>
        </w:rPr>
        <w:t>Proceedings of the 28th Annual ACM Symposium on Applied Computing - SAC ’13</w:t>
      </w:r>
      <w:r w:rsidRPr="00637B68">
        <w:rPr>
          <w:rFonts w:ascii="Calibri" w:hAnsi="Calibri" w:cs="Calibri"/>
          <w:noProof/>
          <w:szCs w:val="24"/>
          <w:lang w:val="en-US"/>
        </w:rPr>
        <w:t xml:space="preserve"> (p. 21). New York, New York, USA: ACM Press. http://doi.org/10.1145/2480362.2480369</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de-DE"/>
        </w:rPr>
        <w:t xml:space="preserve">Bamidis, P. D., Fissler, P., Papageorgiou, S. G., Zilidou, V., Konstantinidis, E. I., Billis, A. S., … Kolassa, I.-T. (2015). </w:t>
      </w:r>
      <w:r w:rsidRPr="00637B68">
        <w:rPr>
          <w:rFonts w:ascii="Calibri" w:hAnsi="Calibri" w:cs="Calibri"/>
          <w:noProof/>
          <w:szCs w:val="24"/>
          <w:lang w:val="en-US"/>
        </w:rPr>
        <w:t xml:space="preserve">Gains in cognition through combined cognitive and physical training: the role of training dosage and severity of neurocognitive disorder. </w:t>
      </w:r>
      <w:r w:rsidRPr="00637B68">
        <w:rPr>
          <w:rFonts w:ascii="Calibri" w:hAnsi="Calibri" w:cs="Calibri"/>
          <w:i/>
          <w:iCs/>
          <w:noProof/>
          <w:szCs w:val="24"/>
          <w:lang w:val="en-US"/>
        </w:rPr>
        <w:t>Frontiers in Aging Neuroscience</w:t>
      </w:r>
      <w:r w:rsidRPr="00637B68">
        <w:rPr>
          <w:rFonts w:ascii="Calibri" w:hAnsi="Calibri" w:cs="Calibri"/>
          <w:noProof/>
          <w:szCs w:val="24"/>
          <w:lang w:val="en-US"/>
        </w:rPr>
        <w:t xml:space="preserve">, </w:t>
      </w:r>
      <w:r w:rsidRPr="00637B68">
        <w:rPr>
          <w:rFonts w:ascii="Calibri" w:hAnsi="Calibri" w:cs="Calibri"/>
          <w:i/>
          <w:iCs/>
          <w:noProof/>
          <w:szCs w:val="24"/>
          <w:lang w:val="en-US"/>
        </w:rPr>
        <w:t>7</w:t>
      </w:r>
      <w:r w:rsidRPr="00637B68">
        <w:rPr>
          <w:rFonts w:ascii="Calibri" w:hAnsi="Calibri" w:cs="Calibri"/>
          <w:noProof/>
          <w:szCs w:val="24"/>
          <w:lang w:val="en-US"/>
        </w:rPr>
        <w:t>. http://doi.org/10.3389/fnagi.2015.00152</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Brody, S. Support Vector Machines ( SVM ) (2010).</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Casella, G., Fienberg, S., &amp; Olkin, I. (2006). </w:t>
      </w:r>
      <w:r w:rsidRPr="00637B68">
        <w:rPr>
          <w:rFonts w:ascii="Calibri" w:hAnsi="Calibri" w:cs="Calibri"/>
          <w:i/>
          <w:iCs/>
          <w:noProof/>
          <w:szCs w:val="24"/>
          <w:lang w:val="en-US"/>
        </w:rPr>
        <w:t>An Introduction to Statistical Learning</w:t>
      </w:r>
      <w:r w:rsidRPr="00637B68">
        <w:rPr>
          <w:rFonts w:ascii="Calibri" w:hAnsi="Calibri" w:cs="Calibri"/>
          <w:noProof/>
          <w:szCs w:val="24"/>
          <w:lang w:val="en-US"/>
        </w:rPr>
        <w:t xml:space="preserve">. </w:t>
      </w:r>
      <w:r w:rsidRPr="00637B68">
        <w:rPr>
          <w:rFonts w:ascii="Calibri" w:hAnsi="Calibri" w:cs="Calibri"/>
          <w:i/>
          <w:iCs/>
          <w:noProof/>
          <w:szCs w:val="24"/>
          <w:lang w:val="en-US"/>
        </w:rPr>
        <w:t>Design</w:t>
      </w:r>
      <w:r w:rsidRPr="00637B68">
        <w:rPr>
          <w:rFonts w:ascii="Calibri" w:hAnsi="Calibri" w:cs="Calibri"/>
          <w:noProof/>
          <w:szCs w:val="24"/>
          <w:lang w:val="en-US"/>
        </w:rPr>
        <w:t xml:space="preserve"> (Vol. 102). http://doi.org/10.1016/j.peva.2007.06.006</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de Jonge, E., &amp; van der Loo, M. (2013). An introduction to data cleaning with R. </w:t>
      </w:r>
      <w:r w:rsidRPr="00637B68">
        <w:rPr>
          <w:rFonts w:ascii="Calibri" w:hAnsi="Calibri" w:cs="Calibri"/>
          <w:i/>
          <w:iCs/>
          <w:noProof/>
          <w:szCs w:val="24"/>
          <w:lang w:val="en-US"/>
        </w:rPr>
        <w:t>Statistics Netherlands</w:t>
      </w:r>
      <w:r w:rsidRPr="00637B68">
        <w:rPr>
          <w:rFonts w:ascii="Calibri" w:hAnsi="Calibri" w:cs="Calibri"/>
          <w:noProof/>
          <w:szCs w:val="24"/>
          <w:lang w:val="en-US"/>
        </w:rPr>
        <w:t>, 53.</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Iarlori, S., Ferracuti, F., &amp; Giantomassi, A. (2014). </w:t>
      </w:r>
      <w:r w:rsidRPr="00637B68">
        <w:rPr>
          <w:rFonts w:ascii="Calibri" w:hAnsi="Calibri" w:cs="Calibri"/>
          <w:i/>
          <w:iCs/>
          <w:noProof/>
          <w:szCs w:val="24"/>
          <w:lang w:val="en-US"/>
        </w:rPr>
        <w:t>RGBD camera monitoring system for Alzheimer ’ s disease assessment using Recurrent Neural Networks with Parametric Bias action recognition</w:t>
      </w:r>
      <w:r w:rsidRPr="00637B68">
        <w:rPr>
          <w:rFonts w:ascii="Calibri" w:hAnsi="Calibri" w:cs="Calibri"/>
          <w:noProof/>
          <w:szCs w:val="24"/>
          <w:lang w:val="en-US"/>
        </w:rPr>
        <w:t xml:space="preserve">. </w:t>
      </w:r>
      <w:r w:rsidRPr="00637B68">
        <w:rPr>
          <w:rFonts w:ascii="Calibri" w:hAnsi="Calibri" w:cs="Calibri"/>
          <w:i/>
          <w:iCs/>
          <w:noProof/>
          <w:szCs w:val="24"/>
          <w:lang w:val="en-US"/>
        </w:rPr>
        <w:t>IFAC Proceedings Volumes (IFAC-PapersOnline)</w:t>
      </w:r>
      <w:r w:rsidRPr="00637B68">
        <w:rPr>
          <w:rFonts w:ascii="Calibri" w:hAnsi="Calibri" w:cs="Calibri"/>
          <w:noProof/>
          <w:szCs w:val="24"/>
          <w:lang w:val="en-US"/>
        </w:rPr>
        <w:t xml:space="preserve"> (Vol. 19). IFAC. http://doi.org/10.3182/20140824-6-ZA-1003.02199</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Jannsen, B. (n.d.). Support Vector Machines for Binary Classification and its Applications, 0–65.</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s-ES"/>
        </w:rPr>
        <w:t xml:space="preserve">Konstantinidis, E. I., Antoniou, P. E., Bamparopoulos, G., &amp; Bamidis, P. D. (2015). </w:t>
      </w:r>
      <w:r w:rsidRPr="00637B68">
        <w:rPr>
          <w:rFonts w:ascii="Calibri" w:hAnsi="Calibri" w:cs="Calibri"/>
          <w:noProof/>
          <w:szCs w:val="24"/>
          <w:lang w:val="en-US"/>
        </w:rPr>
        <w:t xml:space="preserve">A lightweight framework for transparent cross platform communication of controller data in ambient assisted living environments. </w:t>
      </w:r>
      <w:r w:rsidRPr="00637B68">
        <w:rPr>
          <w:rFonts w:ascii="Calibri" w:hAnsi="Calibri" w:cs="Calibri"/>
          <w:i/>
          <w:iCs/>
          <w:noProof/>
          <w:szCs w:val="24"/>
          <w:lang w:val="en-US"/>
        </w:rPr>
        <w:t>Information Sciences</w:t>
      </w:r>
      <w:r w:rsidRPr="00637B68">
        <w:rPr>
          <w:rFonts w:ascii="Calibri" w:hAnsi="Calibri" w:cs="Calibri"/>
          <w:noProof/>
          <w:szCs w:val="24"/>
          <w:lang w:val="en-US"/>
        </w:rPr>
        <w:t xml:space="preserve">, </w:t>
      </w:r>
      <w:r w:rsidRPr="00637B68">
        <w:rPr>
          <w:rFonts w:ascii="Calibri" w:hAnsi="Calibri" w:cs="Calibri"/>
          <w:i/>
          <w:iCs/>
          <w:noProof/>
          <w:szCs w:val="24"/>
          <w:lang w:val="en-US"/>
        </w:rPr>
        <w:t>300</w:t>
      </w:r>
      <w:r w:rsidRPr="00637B68">
        <w:rPr>
          <w:rFonts w:ascii="Calibri" w:hAnsi="Calibri" w:cs="Calibri"/>
          <w:noProof/>
          <w:szCs w:val="24"/>
          <w:lang w:val="en-US"/>
        </w:rPr>
        <w:t>, 124–139. http://doi.org/10.1016/j.ins.2014.10.070</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Konstantinidis, E. I., &amp; Bamidis, P. D. (2015). Density based clustering on indoor kinect location tracking: A new way to exploit active and healthy aging living lab datasets. In </w:t>
      </w:r>
      <w:r w:rsidRPr="00637B68">
        <w:rPr>
          <w:rFonts w:ascii="Calibri" w:hAnsi="Calibri" w:cs="Calibri"/>
          <w:i/>
          <w:iCs/>
          <w:noProof/>
          <w:szCs w:val="24"/>
          <w:lang w:val="en-US"/>
        </w:rPr>
        <w:t>2015 IEEE 15th International Conference on Bioinformatics and Bioengineering (BIBE)</w:t>
      </w:r>
      <w:r w:rsidRPr="00637B68">
        <w:rPr>
          <w:rFonts w:ascii="Calibri" w:hAnsi="Calibri" w:cs="Calibri"/>
          <w:noProof/>
          <w:szCs w:val="24"/>
          <w:lang w:val="en-US"/>
        </w:rPr>
        <w:t xml:space="preserve"> (pp. 1–6). Belgrade, Serbia: IEEE. http://doi.org/10.1109/BIBE.2015.7367714</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lastRenderedPageBreak/>
        <w:t xml:space="preserve">Konstantinidis, E. I., Billis, A., Bratsas, C., &amp; Bamidis, P. D. (2016). Active and Healthy Ageing Big Dataset Streaming on Demand. In </w:t>
      </w:r>
      <w:r w:rsidRPr="00637B68">
        <w:rPr>
          <w:rFonts w:ascii="Calibri" w:hAnsi="Calibri" w:cs="Calibri"/>
          <w:i/>
          <w:iCs/>
          <w:noProof/>
          <w:szCs w:val="24"/>
          <w:lang w:val="en-US"/>
        </w:rPr>
        <w:t>Universal Access in Human-Computer Interaction. Users and Context Diversity</w:t>
      </w:r>
      <w:r w:rsidRPr="00637B68">
        <w:rPr>
          <w:rFonts w:ascii="Calibri" w:hAnsi="Calibri" w:cs="Calibri"/>
          <w:noProof/>
          <w:szCs w:val="24"/>
          <w:lang w:val="en-US"/>
        </w:rPr>
        <w:t xml:space="preserve"> (pp. 375–384). Toronto, Canada. http://doi.org/10.1007/978-3-319-40238-3_36</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Konstantinidis, E. I., Billis, A. S., Bratsas, C., Siountas, A., &amp; Bamidis, P. D. (2016). Thessaloniki Active and Healthy Ageing Living Lab: the roadmap from a specific project to a living lab towards openness. In </w:t>
      </w:r>
      <w:r w:rsidRPr="00637B68">
        <w:rPr>
          <w:rFonts w:ascii="Calibri" w:hAnsi="Calibri" w:cs="Calibri"/>
          <w:i/>
          <w:iCs/>
          <w:noProof/>
          <w:szCs w:val="24"/>
          <w:lang w:val="en-US"/>
        </w:rPr>
        <w:t>9th International Conference PErvasive Technologies Related to Assistive Environments (PETRA)</w:t>
      </w:r>
      <w:r w:rsidRPr="00637B68">
        <w:rPr>
          <w:rFonts w:ascii="Calibri" w:hAnsi="Calibri" w:cs="Calibri"/>
          <w:noProof/>
          <w:szCs w:val="24"/>
          <w:lang w:val="en-US"/>
        </w:rPr>
        <w:t>. http://doi.org/10.1145/2910674.2935846</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s-ES"/>
        </w:rPr>
        <w:t xml:space="preserve">Maillo, J., Triguero, I., &amp; Herrera, F. (2015). </w:t>
      </w:r>
      <w:r w:rsidRPr="00637B68">
        <w:rPr>
          <w:rFonts w:ascii="Calibri" w:hAnsi="Calibri" w:cs="Calibri"/>
          <w:noProof/>
          <w:szCs w:val="24"/>
          <w:lang w:val="en-US"/>
        </w:rPr>
        <w:t xml:space="preserve">A MapReduce-Based k-Nearest Neighbor Approach for Big Data Classification. </w:t>
      </w:r>
      <w:r w:rsidRPr="00637B68">
        <w:rPr>
          <w:rFonts w:ascii="Calibri" w:hAnsi="Calibri" w:cs="Calibri"/>
          <w:i/>
          <w:iCs/>
          <w:noProof/>
          <w:szCs w:val="24"/>
          <w:lang w:val="en-US"/>
        </w:rPr>
        <w:t>Proceedings - 14th IEEE International Conference on Trust, Security and Privacy in Computing and Communications, TrustCom 2015</w:t>
      </w:r>
      <w:r w:rsidRPr="00637B68">
        <w:rPr>
          <w:rFonts w:ascii="Calibri" w:hAnsi="Calibri" w:cs="Calibri"/>
          <w:noProof/>
          <w:szCs w:val="24"/>
          <w:lang w:val="en-US"/>
        </w:rPr>
        <w:t xml:space="preserve">, </w:t>
      </w:r>
      <w:r w:rsidRPr="00637B68">
        <w:rPr>
          <w:rFonts w:ascii="Calibri" w:hAnsi="Calibri" w:cs="Calibri"/>
          <w:i/>
          <w:iCs/>
          <w:noProof/>
          <w:szCs w:val="24"/>
          <w:lang w:val="en-US"/>
        </w:rPr>
        <w:t>2</w:t>
      </w:r>
      <w:r w:rsidRPr="00637B68">
        <w:rPr>
          <w:rFonts w:ascii="Calibri" w:hAnsi="Calibri" w:cs="Calibri"/>
          <w:noProof/>
          <w:szCs w:val="24"/>
          <w:lang w:val="en-US"/>
        </w:rPr>
        <w:t>, 167–172. http://doi.org/10.1109/Trustcom.2015.577</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Miller, J. (2006). An Introduction to Quaternions and their Applications to Rotations in Computer Graphics, 1–10.</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de-DE"/>
        </w:rPr>
      </w:pPr>
      <w:r w:rsidRPr="00637B68">
        <w:rPr>
          <w:rFonts w:ascii="Calibri" w:hAnsi="Calibri" w:cs="Calibri"/>
          <w:noProof/>
          <w:szCs w:val="24"/>
          <w:lang w:val="de-DE"/>
        </w:rPr>
        <w:t>Min, X. M. X. (2006). X - X - X + X + X + X +, (cm), 2006–2006. http://doi.org/10.1021/ja0602389</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s-ES"/>
        </w:rPr>
        <w:t xml:space="preserve">Pisan, Y., Marin, J. J. G., &amp; Navarro, K. F. K. (2013). </w:t>
      </w:r>
      <w:r w:rsidRPr="00637B68">
        <w:rPr>
          <w:rFonts w:ascii="Calibri" w:hAnsi="Calibri" w:cs="Calibri"/>
          <w:noProof/>
          <w:szCs w:val="24"/>
          <w:lang w:val="en-US"/>
        </w:rPr>
        <w:t xml:space="preserve">Improving lives: using Microsoft Kinect to predict the loss of balance for elderly users under cognitive load. In </w:t>
      </w:r>
      <w:r w:rsidRPr="00637B68">
        <w:rPr>
          <w:rFonts w:ascii="Calibri" w:hAnsi="Calibri" w:cs="Calibri"/>
          <w:i/>
          <w:iCs/>
          <w:noProof/>
          <w:szCs w:val="24"/>
          <w:lang w:val="en-US"/>
        </w:rPr>
        <w:t>Proceedings of The 9th Australasian Conference on Interactive Entertainment Matters of Life and Death - IE ’13</w:t>
      </w:r>
      <w:r w:rsidRPr="00637B68">
        <w:rPr>
          <w:rFonts w:ascii="Calibri" w:hAnsi="Calibri" w:cs="Calibri"/>
          <w:noProof/>
          <w:szCs w:val="24"/>
          <w:lang w:val="en-US"/>
        </w:rPr>
        <w:t xml:space="preserve"> (pp. 1–4). CONF, New York, New York, USA: ACM Press. http://doi.org/10.1145/2513002.2513026</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Sinha, A., Chakravarty, K., &amp; Bhowmick, B. (2013). Person identification using skeleton information from kinect. </w:t>
      </w:r>
      <w:r w:rsidRPr="00637B68">
        <w:rPr>
          <w:rFonts w:ascii="Calibri" w:hAnsi="Calibri" w:cs="Calibri"/>
          <w:i/>
          <w:iCs/>
          <w:noProof/>
          <w:szCs w:val="24"/>
          <w:lang w:val="en-US"/>
        </w:rPr>
        <w:t>ACHI 2013, The Sixth …</w:t>
      </w:r>
      <w:r w:rsidRPr="00637B68">
        <w:rPr>
          <w:rFonts w:ascii="Calibri" w:hAnsi="Calibri" w:cs="Calibri"/>
          <w:noProof/>
          <w:szCs w:val="24"/>
          <w:lang w:val="en-US"/>
        </w:rPr>
        <w:t>, (c), 101–108.</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Stanevski, N., &amp; Tsvetkov, D. (2005). Using Support Vector Machine as a Binary Classifier. </w:t>
      </w:r>
      <w:r w:rsidRPr="00637B68">
        <w:rPr>
          <w:rFonts w:ascii="Calibri" w:hAnsi="Calibri" w:cs="Calibri"/>
          <w:i/>
          <w:iCs/>
          <w:noProof/>
          <w:szCs w:val="24"/>
          <w:lang w:val="en-US"/>
        </w:rPr>
        <w:t>Proceedings of the International Conference on Computer Systems and Technologies (CompSysTech’ 05)</w:t>
      </w:r>
      <w:r w:rsidRPr="00637B68">
        <w:rPr>
          <w:rFonts w:ascii="Calibri" w:hAnsi="Calibri" w:cs="Calibri"/>
          <w:noProof/>
          <w:szCs w:val="24"/>
          <w:lang w:val="en-US"/>
        </w:rPr>
        <w:t>, (2), 1–5.</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Stone, E. E., &amp; Skubic, M. (2013). Unobtrusive, Continuous, In-Home Gait Measurement Using the Microsoft Kinect. </w:t>
      </w:r>
      <w:r w:rsidRPr="00637B68">
        <w:rPr>
          <w:rFonts w:ascii="Calibri" w:hAnsi="Calibri" w:cs="Calibri"/>
          <w:i/>
          <w:iCs/>
          <w:noProof/>
          <w:szCs w:val="24"/>
          <w:lang w:val="en-US"/>
        </w:rPr>
        <w:t>IEEE Transactions on Biomedical Engineering</w:t>
      </w:r>
      <w:r w:rsidRPr="00637B68">
        <w:rPr>
          <w:rFonts w:ascii="Calibri" w:hAnsi="Calibri" w:cs="Calibri"/>
          <w:noProof/>
          <w:szCs w:val="24"/>
          <w:lang w:val="en-US"/>
        </w:rPr>
        <w:t xml:space="preserve">, </w:t>
      </w:r>
      <w:r w:rsidRPr="00637B68">
        <w:rPr>
          <w:rFonts w:ascii="Calibri" w:hAnsi="Calibri" w:cs="Calibri"/>
          <w:i/>
          <w:iCs/>
          <w:noProof/>
          <w:szCs w:val="24"/>
          <w:lang w:val="en-US"/>
        </w:rPr>
        <w:t>60</w:t>
      </w:r>
      <w:r w:rsidRPr="00637B68">
        <w:rPr>
          <w:rFonts w:ascii="Calibri" w:hAnsi="Calibri" w:cs="Calibri"/>
          <w:noProof/>
          <w:szCs w:val="24"/>
          <w:lang w:val="en-US"/>
        </w:rPr>
        <w:t>(10), 2925–2932. http://doi.org/10.1109/TBME.2013.2266341</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Sutton, O. (2012). Introduction to k Nearest Neighbour Classification and Condensed Nearest Neighbour Data Reduction. </w:t>
      </w:r>
      <w:r w:rsidRPr="00637B68">
        <w:rPr>
          <w:rFonts w:ascii="Calibri" w:hAnsi="Calibri" w:cs="Calibri"/>
          <w:i/>
          <w:iCs/>
          <w:noProof/>
          <w:szCs w:val="24"/>
          <w:lang w:val="en-US"/>
        </w:rPr>
        <w:t>Introduction to K Nearest Neighbour Classification</w:t>
      </w:r>
      <w:r w:rsidRPr="00637B68">
        <w:rPr>
          <w:rFonts w:ascii="Calibri" w:hAnsi="Calibri" w:cs="Calibri"/>
          <w:noProof/>
          <w:szCs w:val="24"/>
          <w:lang w:val="en-US"/>
        </w:rPr>
        <w:t>, 1–10.</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szCs w:val="24"/>
          <w:lang w:val="en-US"/>
        </w:rPr>
      </w:pPr>
      <w:r w:rsidRPr="00637B68">
        <w:rPr>
          <w:rFonts w:ascii="Calibri" w:hAnsi="Calibri" w:cs="Calibri"/>
          <w:noProof/>
          <w:szCs w:val="24"/>
          <w:lang w:val="en-US"/>
        </w:rPr>
        <w:t xml:space="preserve">Tsang, I. W., Kwok, J. T., &amp; Cheung, P.-M. (2005). Core Vector Machines: Fast SVM Training on Very Large Data Sets. </w:t>
      </w:r>
      <w:r w:rsidRPr="00637B68">
        <w:rPr>
          <w:rFonts w:ascii="Calibri" w:hAnsi="Calibri" w:cs="Calibri"/>
          <w:i/>
          <w:iCs/>
          <w:noProof/>
          <w:szCs w:val="24"/>
          <w:lang w:val="en-US"/>
        </w:rPr>
        <w:t>Journal of Machine Learning Research</w:t>
      </w:r>
      <w:r w:rsidRPr="00637B68">
        <w:rPr>
          <w:rFonts w:ascii="Calibri" w:hAnsi="Calibri" w:cs="Calibri"/>
          <w:noProof/>
          <w:szCs w:val="24"/>
          <w:lang w:val="en-US"/>
        </w:rPr>
        <w:t xml:space="preserve">, </w:t>
      </w:r>
      <w:r w:rsidRPr="00637B68">
        <w:rPr>
          <w:rFonts w:ascii="Calibri" w:hAnsi="Calibri" w:cs="Calibri"/>
          <w:i/>
          <w:iCs/>
          <w:noProof/>
          <w:szCs w:val="24"/>
          <w:lang w:val="en-US"/>
        </w:rPr>
        <w:t>6</w:t>
      </w:r>
      <w:r w:rsidRPr="00637B68">
        <w:rPr>
          <w:rFonts w:ascii="Calibri" w:hAnsi="Calibri" w:cs="Calibri"/>
          <w:noProof/>
          <w:szCs w:val="24"/>
          <w:lang w:val="en-US"/>
        </w:rPr>
        <w:t>, 363–392. http://doi.org/10.1111/j.1442-9993.2007.01810.x</w:t>
      </w:r>
    </w:p>
    <w:p w:rsidR="009E6EED" w:rsidRPr="00637B68" w:rsidRDefault="00CF4C39" w:rsidP="009E6EED">
      <w:pPr>
        <w:widowControl w:val="0"/>
        <w:autoSpaceDE w:val="0"/>
        <w:autoSpaceDN w:val="0"/>
        <w:adjustRightInd w:val="0"/>
        <w:spacing w:line="240" w:lineRule="auto"/>
        <w:ind w:left="480" w:hanging="480"/>
        <w:rPr>
          <w:rFonts w:ascii="Calibri" w:hAnsi="Calibri" w:cs="Calibri"/>
          <w:noProof/>
          <w:lang w:val="en-US"/>
        </w:rPr>
      </w:pPr>
      <w:r w:rsidRPr="00637B68">
        <w:rPr>
          <w:rFonts w:ascii="Calibri" w:hAnsi="Calibri" w:cs="Calibri"/>
          <w:noProof/>
          <w:szCs w:val="24"/>
          <w:lang w:val="en-US"/>
        </w:rPr>
        <w:t xml:space="preserve">Wei, T., Qiao, Y., &amp; Lee, B. (2014). Kinect Skeleton Coordinate Calibration for Remote Physical Training. In </w:t>
      </w:r>
      <w:r w:rsidRPr="00637B68">
        <w:rPr>
          <w:rFonts w:ascii="Calibri" w:hAnsi="Calibri" w:cs="Calibri"/>
          <w:i/>
          <w:iCs/>
          <w:noProof/>
          <w:szCs w:val="24"/>
          <w:lang w:val="en-US"/>
        </w:rPr>
        <w:t>MMEDIA 2014: The Sixth international Conferences on Advances in Multimedia</w:t>
      </w:r>
      <w:r w:rsidRPr="00637B68">
        <w:rPr>
          <w:rFonts w:ascii="Calibri" w:hAnsi="Calibri" w:cs="Calibri"/>
          <w:noProof/>
          <w:szCs w:val="24"/>
          <w:lang w:val="en-US"/>
        </w:rPr>
        <w:t>.</w:t>
      </w:r>
    </w:p>
    <w:p w:rsidR="00DE5E9B" w:rsidRPr="001F0DB1" w:rsidRDefault="00071CF4" w:rsidP="001F0DB1">
      <w:pPr>
        <w:widowControl w:val="0"/>
        <w:autoSpaceDE w:val="0"/>
        <w:autoSpaceDN w:val="0"/>
        <w:adjustRightInd w:val="0"/>
        <w:spacing w:line="240" w:lineRule="auto"/>
        <w:rPr>
          <w:lang w:val="en-US"/>
        </w:rPr>
      </w:pPr>
      <w:r>
        <w:fldChar w:fldCharType="end"/>
      </w:r>
    </w:p>
    <w:p w:rsidR="008A0028" w:rsidRPr="00637B68" w:rsidRDefault="00363FA5" w:rsidP="00694C3B">
      <w:pPr>
        <w:rPr>
          <w:lang w:val="en-US"/>
        </w:rPr>
      </w:pPr>
      <w:r w:rsidRPr="00BC7336">
        <w:rPr>
          <w:lang w:val="en-US"/>
        </w:rPr>
        <w:t>JohnB</w:t>
      </w:r>
      <w:r w:rsidR="00CF4C39" w:rsidRPr="00637B68">
        <w:rPr>
          <w:lang w:val="en-US"/>
        </w:rPr>
        <w:t xml:space="preserve">. </w:t>
      </w:r>
      <w:r w:rsidRPr="00BC7336">
        <w:rPr>
          <w:lang w:val="en-US"/>
        </w:rPr>
        <w:t>Fraleigh</w:t>
      </w:r>
      <w:r w:rsidR="00CF4C39" w:rsidRPr="00637B68">
        <w:rPr>
          <w:lang w:val="en-US"/>
        </w:rPr>
        <w:t xml:space="preserve">,(2003). </w:t>
      </w:r>
      <w:r>
        <w:t>ΕισαγωγήστηνΆλγεβρα</w:t>
      </w:r>
      <w:r w:rsidR="00CF4C39" w:rsidRPr="00637B68">
        <w:rPr>
          <w:lang w:val="en-US"/>
        </w:rPr>
        <w:t xml:space="preserve">, </w:t>
      </w:r>
      <w:r w:rsidRPr="00363FA5">
        <w:rPr>
          <w:i/>
        </w:rPr>
        <w:t>ΠανεπιστημιακέςΕκδόσειςΚρήτης</w:t>
      </w:r>
      <w:r w:rsidR="00CF4C39" w:rsidRPr="00637B68">
        <w:rPr>
          <w:i/>
          <w:lang w:val="en-US"/>
        </w:rPr>
        <w:t>,</w:t>
      </w:r>
      <w:r w:rsidRPr="004D7A73">
        <w:rPr>
          <w:lang w:val="en-US"/>
        </w:rPr>
        <w:t>ISBN</w:t>
      </w:r>
      <w:r w:rsidR="00CF4C39" w:rsidRPr="00637B68">
        <w:rPr>
          <w:lang w:val="en-US"/>
        </w:rPr>
        <w:t>-13 978-960-7309-71-6</w:t>
      </w:r>
    </w:p>
    <w:p w:rsidR="001F25BE" w:rsidRPr="00637B68" w:rsidRDefault="001F25BE" w:rsidP="00694C3B">
      <w:pPr>
        <w:rPr>
          <w:lang w:val="en-US"/>
        </w:rPr>
      </w:pPr>
    </w:p>
    <w:p w:rsidR="008A0028" w:rsidRPr="00B15D2C" w:rsidRDefault="008A0028" w:rsidP="008A0028">
      <w:pPr>
        <w:rPr>
          <w:u w:val="single"/>
          <w:lang w:val="en-US"/>
        </w:rPr>
      </w:pPr>
      <w:r w:rsidRPr="00B15D2C">
        <w:rPr>
          <w:u w:val="single"/>
          <w:lang w:val="en-US"/>
        </w:rPr>
        <w:lastRenderedPageBreak/>
        <w:t>Kine</w:t>
      </w:r>
      <w:r w:rsidR="00B15D2C" w:rsidRPr="00B15D2C">
        <w:rPr>
          <w:u w:val="single"/>
          <w:lang w:val="en-US"/>
        </w:rPr>
        <w:t>ct</w:t>
      </w:r>
      <w:r w:rsidRPr="00B15D2C">
        <w:rPr>
          <w:u w:val="single"/>
          <w:lang w:val="en-US"/>
        </w:rPr>
        <w:t>Sensor</w:t>
      </w:r>
    </w:p>
    <w:p w:rsidR="008A0028" w:rsidRPr="008A0028" w:rsidRDefault="008A0028" w:rsidP="008A0028">
      <w:pPr>
        <w:rPr>
          <w:lang w:val="en-US"/>
        </w:rPr>
      </w:pPr>
      <w:r w:rsidRPr="008A0028">
        <w:rPr>
          <w:lang w:val="en-US"/>
        </w:rPr>
        <w:t>(a) http://stackoverflow.com/questions/21965723/kinect-how-do-i-id-the- first-tracked-skeleton-and-do-stuff-with-it-after</w:t>
      </w:r>
    </w:p>
    <w:p w:rsidR="008A0028" w:rsidRPr="008A0028" w:rsidRDefault="008A0028" w:rsidP="008A0028">
      <w:pPr>
        <w:rPr>
          <w:lang w:val="en-US"/>
        </w:rPr>
      </w:pPr>
      <w:r w:rsidRPr="008A0028">
        <w:rPr>
          <w:lang w:val="en-US"/>
        </w:rPr>
        <w:t>(b) https://dev.windows.com/en-us/kinect</w:t>
      </w:r>
    </w:p>
    <w:p w:rsidR="008A0028" w:rsidRPr="008A0028" w:rsidRDefault="008A0028" w:rsidP="008A0028">
      <w:pPr>
        <w:rPr>
          <w:lang w:val="en-US"/>
        </w:rPr>
      </w:pPr>
      <w:r w:rsidRPr="008A0028">
        <w:rPr>
          <w:lang w:val="en-US"/>
        </w:rPr>
        <w:t>(c) https://en.wikipedia.org/wiki/Kinect</w:t>
      </w:r>
    </w:p>
    <w:p w:rsidR="00694C3B" w:rsidRPr="008A0028" w:rsidRDefault="008A0028" w:rsidP="008A0028">
      <w:pPr>
        <w:rPr>
          <w:lang w:val="en-US"/>
        </w:rPr>
      </w:pPr>
      <w:r w:rsidRPr="008A0028">
        <w:rPr>
          <w:lang w:val="en-US"/>
        </w:rPr>
        <w:t>(d) https://www.quora.com/How-does-Microsofts-Kinect-work-from-a-technology- standpoint</w:t>
      </w:r>
    </w:p>
    <w:p w:rsidR="00694C3B" w:rsidRPr="008A0028" w:rsidRDefault="00694C3B" w:rsidP="00694C3B">
      <w:pPr>
        <w:rPr>
          <w:lang w:val="en-US"/>
        </w:rPr>
      </w:pPr>
    </w:p>
    <w:p w:rsidR="00694C3B" w:rsidRPr="008A0028" w:rsidRDefault="00694C3B" w:rsidP="00694C3B">
      <w:pPr>
        <w:rPr>
          <w:lang w:val="en-US"/>
        </w:rPr>
      </w:pPr>
    </w:p>
    <w:p w:rsidR="00694C3B" w:rsidRPr="008A0028" w:rsidRDefault="00694C3B" w:rsidP="00694C3B">
      <w:pPr>
        <w:rPr>
          <w:lang w:val="en-US"/>
        </w:rPr>
      </w:pPr>
    </w:p>
    <w:p w:rsidR="00694C3B" w:rsidRPr="008A0028" w:rsidRDefault="00694C3B" w:rsidP="00694C3B">
      <w:pPr>
        <w:rPr>
          <w:lang w:val="en-US"/>
        </w:rPr>
      </w:pPr>
    </w:p>
    <w:p w:rsidR="00694C3B" w:rsidRPr="008A0028" w:rsidRDefault="00694C3B" w:rsidP="00694C3B">
      <w:pPr>
        <w:rPr>
          <w:lang w:val="en-US"/>
        </w:rPr>
      </w:pPr>
    </w:p>
    <w:p w:rsidR="00694C3B" w:rsidRPr="008A0028" w:rsidRDefault="00694C3B">
      <w:pPr>
        <w:rPr>
          <w:lang w:val="en-US"/>
        </w:rPr>
      </w:pPr>
    </w:p>
    <w:p w:rsidR="00694C3B" w:rsidRPr="008A0028" w:rsidRDefault="00694C3B">
      <w:pPr>
        <w:rPr>
          <w:lang w:val="en-US"/>
        </w:rPr>
      </w:pPr>
    </w:p>
    <w:sectPr w:rsidR="00694C3B" w:rsidRPr="008A0028" w:rsidSect="001679D6">
      <w:headerReference w:type="default" r:id="rId173"/>
      <w:footerReference w:type="default" r:id="rId174"/>
      <w:pgSz w:w="11906" w:h="16838"/>
      <w:pgMar w:top="1440" w:right="1800" w:bottom="1440" w:left="1800"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782" w:author="Koft" w:date="2016-10-04T12:45:00Z" w:initials="K">
    <w:p w:rsidR="00AD2261" w:rsidRPr="00E50F50" w:rsidRDefault="00AD2261" w:rsidP="00A46657">
      <w:pPr>
        <w:jc w:val="both"/>
      </w:pPr>
      <w:r>
        <w:rPr>
          <w:rStyle w:val="CommentReference"/>
        </w:rPr>
        <w:annotationRef/>
      </w:r>
      <w:r w:rsidRPr="00941BE8">
        <w:rPr>
          <w:color w:val="00B050"/>
        </w:rPr>
        <w:t>Τισυμπεράσματαμπορώναβγάλωγια</w:t>
      </w:r>
      <w:r w:rsidRPr="00941BE8">
        <w:rPr>
          <w:color w:val="00B050"/>
          <w:lang w:val="en-US"/>
        </w:rPr>
        <w:t>Mcnear</w:t>
      </w:r>
      <w:r w:rsidRPr="00E50F50">
        <w:rPr>
          <w:color w:val="00B050"/>
        </w:rPr>
        <w:t>’</w:t>
      </w:r>
      <w:r w:rsidRPr="00941BE8">
        <w:rPr>
          <w:color w:val="00B050"/>
          <w:lang w:val="en-US"/>
        </w:rPr>
        <w:t>stestpvalue</w:t>
      </w:r>
      <w:r w:rsidRPr="00941BE8">
        <w:rPr>
          <w:color w:val="00B050"/>
        </w:rPr>
        <w:t>και</w:t>
      </w:r>
      <w:r w:rsidRPr="00941BE8">
        <w:rPr>
          <w:color w:val="00B050"/>
          <w:lang w:val="en-US"/>
        </w:rPr>
        <w:t>Objectivefunctionvalue</w:t>
      </w:r>
      <w:r>
        <w:rPr>
          <w:rStyle w:val="CommentReference"/>
        </w:rPr>
        <w:annotationRef/>
      </w:r>
      <w:r w:rsidRPr="00E50F50">
        <w:rPr>
          <w:color w:val="00B050"/>
        </w:rPr>
        <w:t>?</w:t>
      </w:r>
      <w:r w:rsidRPr="00E50F50">
        <w:rPr>
          <w:color w:val="FF0000"/>
        </w:rPr>
        <w:br w:type="page"/>
      </w:r>
    </w:p>
    <w:p w:rsidR="00AD2261" w:rsidRPr="00E50F50" w:rsidRDefault="00AD2261">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8B6B6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2261" w:rsidRDefault="00AD2261" w:rsidP="000C2CC8">
      <w:pPr>
        <w:spacing w:after="0" w:line="240" w:lineRule="auto"/>
      </w:pPr>
      <w:r>
        <w:separator/>
      </w:r>
    </w:p>
  </w:endnote>
  <w:endnote w:type="continuationSeparator" w:id="1">
    <w:p w:rsidR="00AD2261" w:rsidRDefault="00AD2261" w:rsidP="000C2C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mbria Math">
    <w:panose1 w:val="02040503050406030204"/>
    <w:charset w:val="A1"/>
    <w:family w:val="roman"/>
    <w:pitch w:val="variable"/>
    <w:sig w:usb0="E00002FF" w:usb1="420024FF" w:usb2="00000000" w:usb3="00000000" w:csb0="0000019F" w:csb1="00000000"/>
  </w:font>
  <w:font w:name="Verdana">
    <w:panose1 w:val="020B0604030504040204"/>
    <w:charset w:val="A1"/>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261" w:rsidRPr="00DA76EA" w:rsidRDefault="00AD2261">
    <w:pPr>
      <w:pStyle w:val="Footer"/>
    </w:pPr>
    <w:r>
      <w:t>Ζαβαροπούλου Αλίκη-Κοφτερού Μαρία : Αναγνώριση σκελετού σε Ζωντανό  Εργαστήριο</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261" w:rsidRPr="0090085E" w:rsidRDefault="00AD2261">
    <w:pPr>
      <w:pStyle w:val="Footer"/>
    </w:pPr>
    <w:r>
      <w:t xml:space="preserve">Ζαβαροπούλου Αλίκη-Κοφτερού Μαρία : Αναγνώριση σκελετού σε </w:t>
    </w:r>
    <w:r>
      <w:rPr>
        <w:lang w:val="en-US"/>
      </w:rPr>
      <w:t>Living</w:t>
    </w:r>
    <w:r w:rsidRPr="0090085E">
      <w:t>-</w:t>
    </w:r>
    <w:r>
      <w:rPr>
        <w:lang w:val="en-US"/>
      </w:rPr>
      <w:t>Lab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2261" w:rsidRDefault="00AD2261" w:rsidP="000C2CC8">
      <w:pPr>
        <w:spacing w:after="0" w:line="240" w:lineRule="auto"/>
      </w:pPr>
      <w:r>
        <w:separator/>
      </w:r>
    </w:p>
  </w:footnote>
  <w:footnote w:type="continuationSeparator" w:id="1">
    <w:p w:rsidR="00AD2261" w:rsidRDefault="00AD2261" w:rsidP="000C2CC8">
      <w:pPr>
        <w:spacing w:after="0" w:line="240" w:lineRule="auto"/>
      </w:pPr>
      <w:r>
        <w:continuationSeparator/>
      </w:r>
    </w:p>
  </w:footnote>
  <w:footnote w:id="2">
    <w:p w:rsidR="00AD2261" w:rsidRPr="00CC3D33" w:rsidRDefault="00AD2261">
      <w:pPr>
        <w:pStyle w:val="FootnoteText"/>
        <w:rPr>
          <w:sz w:val="16"/>
          <w:szCs w:val="16"/>
        </w:rPr>
      </w:pPr>
      <w:r w:rsidRPr="00CC3D33">
        <w:rPr>
          <w:rStyle w:val="FootnoteReference"/>
          <w:sz w:val="16"/>
          <w:szCs w:val="16"/>
        </w:rPr>
        <w:footnoteRef/>
      </w:r>
      <w:r w:rsidRPr="00CC3D33">
        <w:rPr>
          <w:sz w:val="16"/>
          <w:szCs w:val="16"/>
        </w:rPr>
        <w:t>https://msdn.microsoft.com/en-us/library/jj131033.aspx</w:t>
      </w:r>
    </w:p>
  </w:footnote>
  <w:footnote w:id="3">
    <w:p w:rsidR="00AD2261" w:rsidRPr="0081371A" w:rsidRDefault="00AD2261" w:rsidP="00322538">
      <w:pPr>
        <w:spacing w:before="34" w:after="0" w:line="246" w:lineRule="auto"/>
        <w:ind w:left="955" w:right="943" w:firstLine="222"/>
        <w:rPr>
          <w:rFonts w:ascii="Times New Roman" w:eastAsia="Times New Roman" w:hAnsi="Times New Roman" w:cs="Times New Roman"/>
          <w:sz w:val="16"/>
          <w:szCs w:val="16"/>
        </w:rPr>
      </w:pPr>
      <w:r>
        <w:rPr>
          <w:rStyle w:val="FootnoteReference"/>
        </w:rPr>
        <w:footnoteRef/>
      </w:r>
      <w:r w:rsidRPr="0081371A">
        <w:rPr>
          <w:rFonts w:ascii="Times New Roman" w:eastAsia="Times New Roman" w:hAnsi="Times New Roman" w:cs="Times New Roman"/>
          <w:position w:val="6"/>
          <w:sz w:val="12"/>
          <w:szCs w:val="12"/>
        </w:rPr>
        <w:t>1</w:t>
      </w:r>
      <w:r w:rsidRPr="0081371A">
        <w:rPr>
          <w:rFonts w:ascii="Times New Roman" w:eastAsia="Times New Roman" w:hAnsi="Times New Roman" w:cs="Times New Roman"/>
          <w:spacing w:val="23"/>
          <w:sz w:val="16"/>
          <w:szCs w:val="16"/>
        </w:rPr>
        <w:t xml:space="preserve">Αν </w:t>
      </w:r>
      <w:r w:rsidRPr="0081371A">
        <w:rPr>
          <w:rFonts w:ascii="Times New Roman" w:eastAsia="Times New Roman" w:hAnsi="Times New Roman" w:cs="Times New Roman"/>
          <w:w w:val="129"/>
          <w:sz w:val="16"/>
          <w:szCs w:val="16"/>
          <w:lang w:val="en-US"/>
        </w:rPr>
        <w:t>P</w:t>
      </w:r>
      <w:r w:rsidRPr="0081371A">
        <w:rPr>
          <w:rFonts w:ascii="Times New Roman" w:eastAsia="Times New Roman" w:hAnsi="Times New Roman" w:cs="Times New Roman"/>
          <w:spacing w:val="6"/>
          <w:w w:val="129"/>
          <w:sz w:val="16"/>
          <w:szCs w:val="16"/>
        </w:rPr>
        <w:t xml:space="preserve"> είναι το σημείο τομής μιας παράλληλης στον </w:t>
      </w:r>
      <w:r w:rsidRPr="0081371A">
        <w:rPr>
          <w:rFonts w:ascii="Times New Roman" w:eastAsia="Times New Roman" w:hAnsi="Times New Roman" w:cs="Times New Roman"/>
          <w:sz w:val="16"/>
          <w:szCs w:val="16"/>
          <w:lang w:val="en-US"/>
        </w:rPr>
        <w:t>z</w:t>
      </w:r>
      <w:r w:rsidRPr="0081371A">
        <w:rPr>
          <w:rFonts w:ascii="Times New Roman" w:eastAsia="Times New Roman" w:hAnsi="Times New Roman" w:cs="Times New Roman"/>
          <w:sz w:val="16"/>
          <w:szCs w:val="16"/>
        </w:rPr>
        <w:t>-</w:t>
      </w:r>
      <w:r w:rsidRPr="0081371A">
        <w:rPr>
          <w:rFonts w:ascii="Times New Roman" w:eastAsia="Times New Roman" w:hAnsi="Times New Roman" w:cs="Times New Roman"/>
          <w:sz w:val="16"/>
          <w:szCs w:val="16"/>
          <w:lang w:val="en-US"/>
        </w:rPr>
        <w:t>axis</w:t>
      </w:r>
      <w:r w:rsidRPr="0081371A">
        <w:rPr>
          <w:rFonts w:ascii="Times New Roman" w:eastAsia="Times New Roman" w:hAnsi="Times New Roman" w:cs="Times New Roman"/>
          <w:spacing w:val="13"/>
          <w:sz w:val="16"/>
          <w:szCs w:val="16"/>
        </w:rPr>
        <w:t xml:space="preserve"> που περιέχει το </w:t>
      </w:r>
      <w:r w:rsidRPr="0081371A">
        <w:rPr>
          <w:rFonts w:ascii="Times New Roman" w:eastAsia="Times New Roman" w:hAnsi="Times New Roman" w:cs="Times New Roman"/>
          <w:sz w:val="16"/>
          <w:szCs w:val="16"/>
          <w:lang w:val="en-US"/>
        </w:rPr>
        <w:t>LH</w:t>
      </w:r>
      <w:r w:rsidRPr="0081371A">
        <w:rPr>
          <w:rFonts w:ascii="Times New Roman" w:eastAsia="Times New Roman" w:hAnsi="Times New Roman" w:cs="Times New Roman"/>
          <w:sz w:val="16"/>
          <w:szCs w:val="16"/>
        </w:rPr>
        <w:t>ή το</w:t>
      </w:r>
      <w:r w:rsidRPr="0081371A">
        <w:rPr>
          <w:rFonts w:ascii="Times New Roman" w:eastAsia="Times New Roman" w:hAnsi="Times New Roman" w:cs="Times New Roman"/>
          <w:sz w:val="16"/>
          <w:szCs w:val="16"/>
          <w:lang w:val="en-US"/>
        </w:rPr>
        <w:t>RH</w:t>
      </w:r>
      <w:r w:rsidRPr="0081371A">
        <w:rPr>
          <w:rFonts w:ascii="Times New Roman" w:eastAsia="Times New Roman" w:hAnsi="Times New Roman" w:cs="Times New Roman"/>
          <w:sz w:val="16"/>
          <w:szCs w:val="16"/>
        </w:rPr>
        <w:t>και</w:t>
      </w:r>
      <w:r w:rsidRPr="0081371A">
        <w:rPr>
          <w:rFonts w:ascii="Times New Roman" w:eastAsia="Times New Roman" w:hAnsi="Times New Roman" w:cs="Times New Roman"/>
          <w:w w:val="113"/>
          <w:sz w:val="16"/>
          <w:szCs w:val="16"/>
        </w:rPr>
        <w:t xml:space="preserve"> μιας γραμμής κάθετης στον</w:t>
      </w:r>
      <w:r w:rsidRPr="0081371A">
        <w:rPr>
          <w:rFonts w:ascii="Times New Roman" w:eastAsia="Times New Roman" w:hAnsi="Times New Roman" w:cs="Times New Roman"/>
          <w:sz w:val="16"/>
          <w:szCs w:val="16"/>
          <w:lang w:val="en-US"/>
        </w:rPr>
        <w:t>z</w:t>
      </w:r>
      <w:r w:rsidRPr="0081371A">
        <w:rPr>
          <w:rFonts w:ascii="Times New Roman" w:eastAsia="Times New Roman" w:hAnsi="Times New Roman" w:cs="Times New Roman"/>
          <w:sz w:val="16"/>
          <w:szCs w:val="16"/>
        </w:rPr>
        <w:t>-</w:t>
      </w:r>
      <w:r w:rsidRPr="0081371A">
        <w:rPr>
          <w:rFonts w:ascii="Times New Roman" w:eastAsia="Times New Roman" w:hAnsi="Times New Roman" w:cs="Times New Roman"/>
          <w:sz w:val="16"/>
          <w:szCs w:val="16"/>
          <w:lang w:val="en-US"/>
        </w:rPr>
        <w:t>axis</w:t>
      </w:r>
      <w:r w:rsidRPr="0081371A">
        <w:rPr>
          <w:rFonts w:ascii="Times New Roman" w:eastAsia="Times New Roman" w:hAnsi="Times New Roman" w:cs="Times New Roman"/>
          <w:sz w:val="16"/>
          <w:szCs w:val="16"/>
        </w:rPr>
        <w:t xml:space="preserve">, </w:t>
      </w:r>
      <w:r w:rsidRPr="0081371A">
        <w:rPr>
          <w:rFonts w:ascii="Times New Roman" w:eastAsia="Times New Roman" w:hAnsi="Times New Roman" w:cs="Times New Roman"/>
          <w:w w:val="112"/>
          <w:sz w:val="16"/>
          <w:szCs w:val="16"/>
        </w:rPr>
        <w:t>τότε:</w:t>
      </w:r>
    </w:p>
    <w:p w:rsidR="00AD2261" w:rsidRPr="0081371A" w:rsidRDefault="00AD2261" w:rsidP="00322538">
      <w:pPr>
        <w:spacing w:before="5" w:after="0" w:line="260" w:lineRule="exact"/>
        <w:rPr>
          <w:rFonts w:ascii="Times New Roman" w:eastAsia="Times New Roman" w:hAnsi="Times New Roman" w:cs="Times New Roman"/>
          <w:sz w:val="26"/>
          <w:szCs w:val="26"/>
        </w:rPr>
      </w:pPr>
    </w:p>
    <w:p w:rsidR="00AD2261" w:rsidRPr="0081371A" w:rsidRDefault="00AD2261" w:rsidP="00322538">
      <w:pPr>
        <w:spacing w:after="0" w:line="240" w:lineRule="auto"/>
        <w:ind w:left="1162"/>
        <w:rPr>
          <w:rFonts w:ascii="Times New Roman" w:eastAsia="Times New Roman" w:hAnsi="Times New Roman" w:cs="Times New Roman"/>
          <w:sz w:val="16"/>
          <w:szCs w:val="16"/>
          <w:lang w:val="en-US"/>
        </w:rPr>
      </w:pPr>
      <w:r w:rsidRPr="0081371A">
        <w:rPr>
          <w:rFonts w:ascii="Times New Roman" w:eastAsia="Times New Roman" w:hAnsi="Times New Roman" w:cs="Times New Roman"/>
          <w:sz w:val="16"/>
          <w:szCs w:val="16"/>
          <w:lang w:val="en-US"/>
        </w:rPr>
        <w:t xml:space="preserve">1. </w:t>
      </w:r>
      <w:r w:rsidRPr="0081371A">
        <w:rPr>
          <w:rFonts w:ascii="Times New Roman" w:eastAsia="Times New Roman" w:hAnsi="Times New Roman" w:cs="Times New Roman"/>
          <w:sz w:val="16"/>
          <w:szCs w:val="16"/>
        </w:rPr>
        <w:t>Αν</w:t>
      </w:r>
      <w:r w:rsidRPr="0081371A">
        <w:rPr>
          <w:rFonts w:ascii="Times New Roman" w:eastAsia="Times New Roman" w:hAnsi="Times New Roman" w:cs="Times New Roman"/>
          <w:sz w:val="16"/>
          <w:szCs w:val="16"/>
          <w:lang w:val="en-US"/>
        </w:rPr>
        <w:t>D</w:t>
      </w:r>
      <w:r w:rsidRPr="0081371A">
        <w:rPr>
          <w:rFonts w:ascii="Times New Roman" w:eastAsia="Times New Roman" w:hAnsi="Times New Roman" w:cs="Times New Roman"/>
          <w:w w:val="146"/>
          <w:sz w:val="16"/>
          <w:szCs w:val="16"/>
          <w:lang w:val="en-US"/>
        </w:rPr>
        <w:t>&gt;</w:t>
      </w:r>
      <w:r w:rsidRPr="0081371A">
        <w:rPr>
          <w:rFonts w:ascii="Times New Roman" w:eastAsia="Times New Roman" w:hAnsi="Times New Roman" w:cs="Times New Roman"/>
          <w:sz w:val="16"/>
          <w:szCs w:val="16"/>
          <w:lang w:val="en-US"/>
        </w:rPr>
        <w:t>0,A</w:t>
      </w:r>
      <w:r w:rsidRPr="0081371A">
        <w:rPr>
          <w:rFonts w:ascii="Times New Roman" w:eastAsia="Times New Roman" w:hAnsi="Times New Roman" w:cs="Times New Roman"/>
          <w:w w:val="120"/>
          <w:sz w:val="16"/>
          <w:szCs w:val="16"/>
          <w:lang w:val="en-US"/>
        </w:rPr>
        <w:t>=(</w:t>
      </w:r>
      <w:r w:rsidRPr="0081371A">
        <w:rPr>
          <w:rFonts w:ascii="Times New Roman" w:eastAsia="Times New Roman" w:hAnsi="Times New Roman" w:cs="Times New Roman"/>
          <w:spacing w:val="1"/>
          <w:w w:val="120"/>
          <w:sz w:val="16"/>
          <w:szCs w:val="16"/>
          <w:lang w:val="en-US"/>
        </w:rPr>
        <w:t>R</w:t>
      </w:r>
      <w:r w:rsidRPr="0081371A">
        <w:rPr>
          <w:rFonts w:ascii="Times New Roman" w:eastAsia="Times New Roman" w:hAnsi="Times New Roman" w:cs="Times New Roman"/>
          <w:spacing w:val="4"/>
          <w:w w:val="120"/>
          <w:sz w:val="16"/>
          <w:szCs w:val="16"/>
          <w:lang w:val="en-US"/>
        </w:rPr>
        <w:t>H</w:t>
      </w:r>
      <w:r w:rsidRPr="0081371A">
        <w:rPr>
          <w:rFonts w:ascii="Times New Roman" w:eastAsia="Times New Roman" w:hAnsi="Times New Roman" w:cs="Times New Roman"/>
          <w:w w:val="120"/>
          <w:sz w:val="16"/>
          <w:szCs w:val="16"/>
          <w:lang w:val="en-US"/>
        </w:rPr>
        <w:t>,</w:t>
      </w:r>
      <w:r w:rsidRPr="0081371A">
        <w:rPr>
          <w:rFonts w:ascii="Times New Roman" w:eastAsia="Times New Roman" w:hAnsi="Times New Roman" w:cs="Times New Roman"/>
          <w:sz w:val="16"/>
          <w:szCs w:val="16"/>
          <w:lang w:val="en-US"/>
        </w:rPr>
        <w:t>P)</w:t>
      </w:r>
      <w:r w:rsidRPr="0081371A">
        <w:rPr>
          <w:rFonts w:ascii="Times New Roman" w:eastAsia="Times New Roman" w:hAnsi="Times New Roman" w:cs="Times New Roman"/>
          <w:sz w:val="16"/>
          <w:szCs w:val="16"/>
        </w:rPr>
        <w:t>και</w:t>
      </w:r>
      <w:r w:rsidRPr="0081371A">
        <w:rPr>
          <w:rFonts w:ascii="Times New Roman" w:eastAsia="Times New Roman" w:hAnsi="Times New Roman" w:cs="Times New Roman"/>
          <w:sz w:val="16"/>
          <w:szCs w:val="16"/>
          <w:lang w:val="en-US"/>
        </w:rPr>
        <w:t>B</w:t>
      </w:r>
      <w:r w:rsidRPr="0081371A">
        <w:rPr>
          <w:rFonts w:ascii="Times New Roman" w:eastAsia="Times New Roman" w:hAnsi="Times New Roman" w:cs="Times New Roman"/>
          <w:w w:val="120"/>
          <w:sz w:val="16"/>
          <w:szCs w:val="16"/>
          <w:lang w:val="en-US"/>
        </w:rPr>
        <w:t>=(L</w:t>
      </w:r>
      <w:r w:rsidRPr="0081371A">
        <w:rPr>
          <w:rFonts w:ascii="Times New Roman" w:eastAsia="Times New Roman" w:hAnsi="Times New Roman" w:cs="Times New Roman"/>
          <w:spacing w:val="4"/>
          <w:w w:val="120"/>
          <w:sz w:val="16"/>
          <w:szCs w:val="16"/>
          <w:lang w:val="en-US"/>
        </w:rPr>
        <w:t>H</w:t>
      </w:r>
      <w:r w:rsidRPr="0081371A">
        <w:rPr>
          <w:rFonts w:ascii="Times New Roman" w:eastAsia="Times New Roman" w:hAnsi="Times New Roman" w:cs="Times New Roman"/>
          <w:w w:val="120"/>
          <w:sz w:val="16"/>
          <w:szCs w:val="16"/>
          <w:lang w:val="en-US"/>
        </w:rPr>
        <w:t>,</w:t>
      </w:r>
      <w:r w:rsidRPr="0081371A">
        <w:rPr>
          <w:rFonts w:ascii="Times New Roman" w:eastAsia="Times New Roman" w:hAnsi="Times New Roman" w:cs="Times New Roman"/>
          <w:sz w:val="16"/>
          <w:szCs w:val="16"/>
          <w:lang w:val="en-US"/>
        </w:rPr>
        <w:t>P</w:t>
      </w:r>
      <w:r w:rsidRPr="0081371A">
        <w:rPr>
          <w:rFonts w:ascii="Times New Roman" w:eastAsia="Times New Roman" w:hAnsi="Times New Roman" w:cs="Times New Roman"/>
          <w:w w:val="123"/>
          <w:sz w:val="16"/>
          <w:szCs w:val="16"/>
          <w:lang w:val="en-US"/>
        </w:rPr>
        <w:t>)</w:t>
      </w:r>
    </w:p>
    <w:p w:rsidR="00AD2261" w:rsidRPr="00322538" w:rsidRDefault="00AD2261" w:rsidP="00322538">
      <w:pPr>
        <w:pStyle w:val="FootnoteText"/>
        <w:ind w:left="442" w:firstLine="720"/>
        <w:rPr>
          <w:lang w:val="en-US"/>
        </w:rPr>
      </w:pPr>
      <w:r w:rsidRPr="00E61F58">
        <w:rPr>
          <w:rFonts w:ascii="Times New Roman" w:eastAsia="Times New Roman" w:hAnsi="Times New Roman" w:cs="Times New Roman"/>
          <w:sz w:val="16"/>
          <w:szCs w:val="16"/>
          <w:lang w:val="en-US"/>
        </w:rPr>
        <w:t xml:space="preserve">2. </w:t>
      </w:r>
      <w:r w:rsidRPr="0081371A">
        <w:rPr>
          <w:rFonts w:ascii="Times New Roman" w:eastAsia="Times New Roman" w:hAnsi="Times New Roman" w:cs="Times New Roman"/>
          <w:sz w:val="16"/>
          <w:szCs w:val="16"/>
        </w:rPr>
        <w:t>Αν</w:t>
      </w:r>
      <w:r w:rsidRPr="0081371A">
        <w:rPr>
          <w:rFonts w:ascii="Times New Roman" w:eastAsia="Times New Roman" w:hAnsi="Times New Roman" w:cs="Times New Roman"/>
          <w:sz w:val="16"/>
          <w:szCs w:val="16"/>
          <w:lang w:val="en-US"/>
        </w:rPr>
        <w:t>D</w:t>
      </w:r>
      <w:r w:rsidRPr="00E61F58">
        <w:rPr>
          <w:rFonts w:ascii="Times New Roman" w:eastAsia="Times New Roman" w:hAnsi="Times New Roman" w:cs="Times New Roman"/>
          <w:w w:val="146"/>
          <w:sz w:val="16"/>
          <w:szCs w:val="16"/>
          <w:lang w:val="en-US"/>
        </w:rPr>
        <w:t>&lt;</w:t>
      </w:r>
      <w:r w:rsidRPr="00E61F58">
        <w:rPr>
          <w:rFonts w:ascii="Times New Roman" w:eastAsia="Times New Roman" w:hAnsi="Times New Roman" w:cs="Times New Roman"/>
          <w:sz w:val="16"/>
          <w:szCs w:val="16"/>
          <w:lang w:val="en-US"/>
        </w:rPr>
        <w:t>0,</w:t>
      </w:r>
      <w:r w:rsidRPr="0081371A">
        <w:rPr>
          <w:rFonts w:ascii="Times New Roman" w:eastAsia="Times New Roman" w:hAnsi="Times New Roman" w:cs="Times New Roman"/>
          <w:sz w:val="16"/>
          <w:szCs w:val="16"/>
          <w:lang w:val="en-US"/>
        </w:rPr>
        <w:t>A</w:t>
      </w:r>
      <w:r w:rsidRPr="00E61F58">
        <w:rPr>
          <w:rFonts w:ascii="Times New Roman" w:eastAsia="Times New Roman" w:hAnsi="Times New Roman" w:cs="Times New Roman"/>
          <w:w w:val="120"/>
          <w:sz w:val="16"/>
          <w:szCs w:val="16"/>
          <w:lang w:val="en-US"/>
        </w:rPr>
        <w:t>=(</w:t>
      </w:r>
      <w:r w:rsidRPr="0081371A">
        <w:rPr>
          <w:rFonts w:ascii="Times New Roman" w:eastAsia="Times New Roman" w:hAnsi="Times New Roman" w:cs="Times New Roman"/>
          <w:w w:val="120"/>
          <w:sz w:val="16"/>
          <w:szCs w:val="16"/>
          <w:lang w:val="en-US"/>
        </w:rPr>
        <w:t>L</w:t>
      </w:r>
      <w:r w:rsidRPr="0081371A">
        <w:rPr>
          <w:rFonts w:ascii="Times New Roman" w:eastAsia="Times New Roman" w:hAnsi="Times New Roman" w:cs="Times New Roman"/>
          <w:spacing w:val="4"/>
          <w:w w:val="120"/>
          <w:sz w:val="16"/>
          <w:szCs w:val="16"/>
          <w:lang w:val="en-US"/>
        </w:rPr>
        <w:t>H</w:t>
      </w:r>
      <w:r w:rsidRPr="00E61F58">
        <w:rPr>
          <w:rFonts w:ascii="Times New Roman" w:eastAsia="Times New Roman" w:hAnsi="Times New Roman" w:cs="Times New Roman"/>
          <w:w w:val="120"/>
          <w:sz w:val="16"/>
          <w:szCs w:val="16"/>
          <w:lang w:val="en-US"/>
        </w:rPr>
        <w:t>,</w:t>
      </w:r>
      <w:r w:rsidRPr="0081371A">
        <w:rPr>
          <w:rFonts w:ascii="Times New Roman" w:eastAsia="Times New Roman" w:hAnsi="Times New Roman" w:cs="Times New Roman"/>
          <w:sz w:val="16"/>
          <w:szCs w:val="16"/>
          <w:lang w:val="en-US"/>
        </w:rPr>
        <w:t>P</w:t>
      </w:r>
      <w:r w:rsidRPr="00E61F58">
        <w:rPr>
          <w:rFonts w:ascii="Times New Roman" w:eastAsia="Times New Roman" w:hAnsi="Times New Roman" w:cs="Times New Roman"/>
          <w:sz w:val="16"/>
          <w:szCs w:val="16"/>
          <w:lang w:val="en-US"/>
        </w:rPr>
        <w:t>)</w:t>
      </w:r>
      <w:r w:rsidRPr="0081371A">
        <w:rPr>
          <w:rFonts w:ascii="Times New Roman" w:eastAsia="Times New Roman" w:hAnsi="Times New Roman" w:cs="Times New Roman"/>
          <w:sz w:val="16"/>
          <w:szCs w:val="16"/>
        </w:rPr>
        <w:t>και</w:t>
      </w:r>
      <w:r w:rsidRPr="0081371A">
        <w:rPr>
          <w:rFonts w:ascii="Times New Roman" w:eastAsia="Times New Roman" w:hAnsi="Times New Roman" w:cs="Times New Roman"/>
          <w:sz w:val="16"/>
          <w:szCs w:val="16"/>
          <w:lang w:val="en-US"/>
        </w:rPr>
        <w:t>B</w:t>
      </w:r>
      <w:r w:rsidRPr="00E61F58">
        <w:rPr>
          <w:rFonts w:ascii="Times New Roman" w:eastAsia="Times New Roman" w:hAnsi="Times New Roman" w:cs="Times New Roman"/>
          <w:w w:val="120"/>
          <w:sz w:val="16"/>
          <w:szCs w:val="16"/>
          <w:lang w:val="en-US"/>
        </w:rPr>
        <w:t>=(</w:t>
      </w:r>
      <w:r w:rsidRPr="0081371A">
        <w:rPr>
          <w:rFonts w:ascii="Times New Roman" w:eastAsia="Times New Roman" w:hAnsi="Times New Roman" w:cs="Times New Roman"/>
          <w:spacing w:val="1"/>
          <w:w w:val="120"/>
          <w:sz w:val="16"/>
          <w:szCs w:val="16"/>
          <w:lang w:val="en-US"/>
        </w:rPr>
        <w:t>R</w:t>
      </w:r>
      <w:r w:rsidRPr="0081371A">
        <w:rPr>
          <w:rFonts w:ascii="Times New Roman" w:eastAsia="Times New Roman" w:hAnsi="Times New Roman" w:cs="Times New Roman"/>
          <w:spacing w:val="4"/>
          <w:w w:val="120"/>
          <w:sz w:val="16"/>
          <w:szCs w:val="16"/>
          <w:lang w:val="en-US"/>
        </w:rPr>
        <w:t>H</w:t>
      </w:r>
      <w:r w:rsidRPr="00E61F58">
        <w:rPr>
          <w:rFonts w:ascii="Times New Roman" w:eastAsia="Times New Roman" w:hAnsi="Times New Roman" w:cs="Times New Roman"/>
          <w:w w:val="120"/>
          <w:sz w:val="16"/>
          <w:szCs w:val="16"/>
          <w:lang w:val="en-US"/>
        </w:rPr>
        <w:t>,</w:t>
      </w:r>
      <w:r w:rsidRPr="0081371A">
        <w:rPr>
          <w:rFonts w:ascii="Times New Roman" w:eastAsia="Times New Roman" w:hAnsi="Times New Roman" w:cs="Times New Roman"/>
          <w:sz w:val="16"/>
          <w:szCs w:val="16"/>
          <w:lang w:val="en-US"/>
        </w:rPr>
        <w:t>P</w:t>
      </w:r>
      <w:r>
        <w:rPr>
          <w:rFonts w:ascii="Times New Roman" w:eastAsia="Times New Roman" w:hAnsi="Times New Roman" w:cs="Times New Roman"/>
          <w:w w:val="123"/>
          <w:sz w:val="16"/>
          <w:szCs w:val="16"/>
          <w:lang w:val="en-US"/>
        </w:rPr>
        <w:t>)</w:t>
      </w:r>
    </w:p>
  </w:footnote>
  <w:footnote w:id="4">
    <w:p w:rsidR="00AD2261" w:rsidRPr="00E61F58" w:rsidRDefault="00AD2261">
      <w:pPr>
        <w:pStyle w:val="FootnoteText"/>
        <w:rPr>
          <w:lang w:val="en-US"/>
        </w:rPr>
      </w:pPr>
      <w:r>
        <w:rPr>
          <w:rStyle w:val="FootnoteReference"/>
        </w:rPr>
        <w:footnoteRef/>
      </w:r>
      <w:r w:rsidRPr="00F133EF">
        <w:rPr>
          <w:sz w:val="16"/>
          <w:szCs w:val="16"/>
          <w:lang w:val="en-US"/>
        </w:rPr>
        <w:t>http://neerajkumar.org/writings/svm/</w:t>
      </w:r>
    </w:p>
  </w:footnote>
  <w:footnote w:id="5">
    <w:p w:rsidR="00AD2261" w:rsidRPr="00E61F58" w:rsidRDefault="00AD2261" w:rsidP="00CA5471">
      <w:pPr>
        <w:widowControl w:val="0"/>
        <w:autoSpaceDE w:val="0"/>
        <w:autoSpaceDN w:val="0"/>
        <w:adjustRightInd w:val="0"/>
        <w:spacing w:line="240" w:lineRule="auto"/>
        <w:ind w:left="480" w:hanging="480"/>
        <w:rPr>
          <w:rFonts w:ascii="Calibri" w:hAnsi="Calibri" w:cs="Times New Roman"/>
          <w:noProof/>
          <w:szCs w:val="24"/>
          <w:lang w:val="en-US"/>
        </w:rPr>
      </w:pPr>
      <w:r>
        <w:rPr>
          <w:rStyle w:val="FootnoteReference"/>
        </w:rPr>
        <w:footnoteRef/>
      </w:r>
      <w:r>
        <w:rPr>
          <w:sz w:val="18"/>
          <w:szCs w:val="18"/>
        </w:rPr>
        <w:t>Στηριζόμενοι</w:t>
      </w:r>
      <w:r w:rsidRPr="00CA5471">
        <w:rPr>
          <w:sz w:val="18"/>
          <w:szCs w:val="18"/>
        </w:rPr>
        <w:t>στηνακόλουθηβιβλιογραφία</w:t>
      </w:r>
      <w:r w:rsidRPr="00E61F58">
        <w:rPr>
          <w:sz w:val="18"/>
          <w:szCs w:val="18"/>
          <w:lang w:val="en-US"/>
        </w:rPr>
        <w:t>:</w:t>
      </w:r>
      <w:r w:rsidRPr="00E61F58">
        <w:rPr>
          <w:rFonts w:ascii="Calibri" w:hAnsi="Calibri" w:cs="Times New Roman"/>
          <w:noProof/>
          <w:sz w:val="18"/>
          <w:szCs w:val="18"/>
          <w:lang w:val="en-US"/>
        </w:rPr>
        <w:t xml:space="preserve"> Karatzoglou, A., Meyer, D., &amp; Hornik, K. (2006), Brody, S. (2010),</w:t>
      </w:r>
      <w:r w:rsidRPr="00CA5471">
        <w:rPr>
          <w:rFonts w:ascii="Calibri" w:hAnsi="Calibri" w:cs="Times New Roman"/>
          <w:noProof/>
          <w:sz w:val="18"/>
          <w:szCs w:val="18"/>
          <w:lang w:val="en-US"/>
        </w:rPr>
        <w:t>Burges</w:t>
      </w:r>
      <w:r w:rsidRPr="00E61F58">
        <w:rPr>
          <w:rFonts w:ascii="Calibri" w:hAnsi="Calibri" w:cs="Times New Roman"/>
          <w:noProof/>
          <w:sz w:val="18"/>
          <w:szCs w:val="18"/>
          <w:lang w:val="en-US"/>
        </w:rPr>
        <w:t xml:space="preserve">, </w:t>
      </w:r>
      <w:r w:rsidRPr="00CA5471">
        <w:rPr>
          <w:rFonts w:ascii="Calibri" w:hAnsi="Calibri" w:cs="Times New Roman"/>
          <w:noProof/>
          <w:sz w:val="18"/>
          <w:szCs w:val="18"/>
          <w:lang w:val="en-US"/>
        </w:rPr>
        <w:t>C</w:t>
      </w:r>
      <w:r w:rsidRPr="00E61F58">
        <w:rPr>
          <w:rFonts w:ascii="Calibri" w:hAnsi="Calibri" w:cs="Times New Roman"/>
          <w:noProof/>
          <w:sz w:val="18"/>
          <w:szCs w:val="18"/>
          <w:lang w:val="en-US"/>
        </w:rPr>
        <w:t xml:space="preserve">. </w:t>
      </w:r>
      <w:r w:rsidRPr="00CA5471">
        <w:rPr>
          <w:rFonts w:ascii="Calibri" w:hAnsi="Calibri" w:cs="Times New Roman"/>
          <w:noProof/>
          <w:sz w:val="18"/>
          <w:szCs w:val="18"/>
          <w:lang w:val="en-US"/>
        </w:rPr>
        <w:t>J</w:t>
      </w:r>
      <w:r w:rsidRPr="00E61F58">
        <w:rPr>
          <w:rFonts w:ascii="Calibri" w:hAnsi="Calibri" w:cs="Times New Roman"/>
          <w:noProof/>
          <w:sz w:val="18"/>
          <w:szCs w:val="18"/>
          <w:lang w:val="en-US"/>
        </w:rPr>
        <w:t xml:space="preserve">. </w:t>
      </w:r>
      <w:r w:rsidRPr="00CA5471">
        <w:rPr>
          <w:rFonts w:ascii="Calibri" w:hAnsi="Calibri" w:cs="Times New Roman"/>
          <w:noProof/>
          <w:sz w:val="18"/>
          <w:szCs w:val="18"/>
          <w:lang w:val="en-US"/>
        </w:rPr>
        <w:t>C</w:t>
      </w:r>
      <w:r w:rsidRPr="00E61F58">
        <w:rPr>
          <w:rFonts w:ascii="Calibri" w:hAnsi="Calibri" w:cs="Times New Roman"/>
          <w:noProof/>
          <w:sz w:val="18"/>
          <w:szCs w:val="18"/>
          <w:lang w:val="en-US"/>
        </w:rPr>
        <w:t>. (1997), Stanevski, N., &amp; Tsvetkov, D. (2005)</w:t>
      </w:r>
    </w:p>
    <w:p w:rsidR="00AD2261" w:rsidRPr="00E61F58" w:rsidRDefault="00AD2261">
      <w:pPr>
        <w:pStyle w:val="FootnoteText"/>
        <w:rPr>
          <w:lang w:val="en-US"/>
        </w:rPr>
      </w:pPr>
    </w:p>
  </w:footnote>
  <w:footnote w:id="6">
    <w:p w:rsidR="00AD2261" w:rsidRPr="0090085E" w:rsidRDefault="00AD2261">
      <w:pPr>
        <w:pStyle w:val="FootnoteText"/>
        <w:rPr>
          <w:sz w:val="16"/>
          <w:szCs w:val="16"/>
          <w:lang w:val="en-US"/>
        </w:rPr>
      </w:pPr>
      <w:r>
        <w:rPr>
          <w:rStyle w:val="FootnoteReference"/>
        </w:rPr>
        <w:footnoteRef/>
      </w:r>
      <w:r w:rsidR="00071CF4" w:rsidRPr="00071CF4">
        <w:fldChar w:fldCharType="begin"/>
      </w:r>
      <w:r w:rsidR="00071CF4" w:rsidRPr="00071CF4">
        <w:rPr>
          <w:lang w:val="en-US"/>
          <w:rPrChange w:id="1309" w:author="evdokimosk" w:date="2016-10-01T15:38:00Z">
            <w:rPr>
              <w:sz w:val="22"/>
              <w:szCs w:val="22"/>
            </w:rPr>
          </w:rPrChange>
        </w:rPr>
        <w:instrText xml:space="preserve"> HYPERLINK "https://www.rdocumentation.org/packages/kernlab/versions/0.9-24/topics/ksvm" </w:instrText>
      </w:r>
      <w:r w:rsidR="00071CF4" w:rsidRPr="00071CF4">
        <w:fldChar w:fldCharType="separate"/>
      </w:r>
      <w:r w:rsidRPr="0090085E">
        <w:rPr>
          <w:rStyle w:val="Hyperlink"/>
          <w:color w:val="auto"/>
          <w:sz w:val="16"/>
          <w:szCs w:val="16"/>
          <w:u w:val="none"/>
          <w:lang w:val="en-US"/>
        </w:rPr>
        <w:t>https://www.rdocumentation.org/packages/kernlab/versions/0.9-24/topics/ksvm</w:t>
      </w:r>
      <w:r w:rsidR="00071CF4">
        <w:rPr>
          <w:rStyle w:val="Hyperlink"/>
          <w:color w:val="auto"/>
          <w:sz w:val="16"/>
          <w:szCs w:val="16"/>
          <w:u w:val="none"/>
          <w:lang w:val="en-US"/>
        </w:rPr>
        <w:fldChar w:fldCharType="end"/>
      </w:r>
    </w:p>
    <w:p w:rsidR="00AD2261" w:rsidRPr="0090085E" w:rsidRDefault="00AD2261">
      <w:pPr>
        <w:pStyle w:val="FootnoteText"/>
        <w:rPr>
          <w:lang w:val="en-US"/>
        </w:rPr>
      </w:pPr>
      <w:r w:rsidRPr="0090085E">
        <w:rPr>
          <w:sz w:val="16"/>
          <w:szCs w:val="16"/>
          <w:lang w:val="en-US"/>
        </w:rPr>
        <w:t>https://cran.r-project.org/web/packages/kernlab/kernlab.pdf</w:t>
      </w:r>
    </w:p>
  </w:footnote>
  <w:footnote w:id="7">
    <w:p w:rsidR="00AD2261" w:rsidRPr="00F226F2" w:rsidRDefault="00AD2261">
      <w:pPr>
        <w:pStyle w:val="FootnoteText"/>
        <w:rPr>
          <w:lang w:val="en-US"/>
        </w:rPr>
      </w:pPr>
      <w:r>
        <w:rPr>
          <w:rStyle w:val="FootnoteReference"/>
        </w:rPr>
        <w:footnoteRef/>
      </w:r>
    </w:p>
  </w:footnote>
  <w:footnote w:id="8">
    <w:p w:rsidR="00AD2261" w:rsidRPr="00F45A74" w:rsidRDefault="00AD2261">
      <w:pPr>
        <w:pStyle w:val="FootnoteText"/>
        <w:rPr>
          <w:lang w:val="en-US"/>
        </w:rPr>
      </w:pPr>
      <w:r>
        <w:rPr>
          <w:rStyle w:val="FootnoteReference"/>
        </w:rPr>
        <w:footnoteRef/>
      </w:r>
      <w:r w:rsidRPr="00F45A74">
        <w:rPr>
          <w:sz w:val="16"/>
          <w:szCs w:val="16"/>
          <w:lang w:val="en-US"/>
        </w:rPr>
        <w:t>http://stat.ethz.ch/R-manual/R-devel/library/class/html/knn.html</w:t>
      </w:r>
    </w:p>
  </w:footnote>
  <w:footnote w:id="9">
    <w:p w:rsidR="00AD2261" w:rsidRPr="001F0DB1" w:rsidRDefault="00AD2261">
      <w:pPr>
        <w:pStyle w:val="FootnoteText"/>
      </w:pPr>
      <w:r>
        <w:rPr>
          <w:rStyle w:val="FootnoteReference"/>
        </w:rPr>
        <w:footnoteRef/>
      </w:r>
      <w:r>
        <w:t xml:space="preserve"> Για τη διαχείριση και παρουσίαση της βιβλιογραφίας χρησιμοποιήθηκε το λογισμικό </w:t>
      </w:r>
      <w:r>
        <w:rPr>
          <w:lang w:val="en-US"/>
        </w:rPr>
        <w:t>Mendeley</w:t>
      </w:r>
      <w:r w:rsidRPr="001F0DB1">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6007557"/>
      <w:docPartObj>
        <w:docPartGallery w:val="Page Numbers (Top of Page)"/>
        <w:docPartUnique/>
      </w:docPartObj>
    </w:sdtPr>
    <w:sdtContent>
      <w:p w:rsidR="00AD2261" w:rsidRDefault="00071CF4">
        <w:pPr>
          <w:pStyle w:val="Header"/>
          <w:jc w:val="right"/>
        </w:pPr>
        <w:fldSimple w:instr=" PAGE   \* MERGEFORMAT ">
          <w:r w:rsidR="00236BC4">
            <w:rPr>
              <w:noProof/>
            </w:rPr>
            <w:t>1</w:t>
          </w:r>
        </w:fldSimple>
      </w:p>
    </w:sdtContent>
  </w:sdt>
  <w:p w:rsidR="00AD2261" w:rsidRDefault="00AD226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737731"/>
      <w:docPartObj>
        <w:docPartGallery w:val="Page Numbers (Top of Page)"/>
        <w:docPartUnique/>
      </w:docPartObj>
    </w:sdtPr>
    <w:sdtContent>
      <w:p w:rsidR="00AD2261" w:rsidRDefault="00071CF4" w:rsidP="00AF2702">
        <w:pPr>
          <w:pStyle w:val="Header"/>
          <w:jc w:val="right"/>
        </w:pPr>
        <w:fldSimple w:instr=" PAGE   \* MERGEFORMAT ">
          <w:r w:rsidR="00236BC4">
            <w:rPr>
              <w:noProof/>
            </w:rPr>
            <w:t>46</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81AA7"/>
    <w:multiLevelType w:val="hybridMultilevel"/>
    <w:tmpl w:val="5F92C84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nsid w:val="13177E30"/>
    <w:multiLevelType w:val="hybridMultilevel"/>
    <w:tmpl w:val="8A7072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270E7574"/>
    <w:multiLevelType w:val="hybridMultilevel"/>
    <w:tmpl w:val="677213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3C425FAA"/>
    <w:multiLevelType w:val="multilevel"/>
    <w:tmpl w:val="960E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712EE8"/>
    <w:multiLevelType w:val="hybridMultilevel"/>
    <w:tmpl w:val="6C32252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
    <w:nsid w:val="57592E6C"/>
    <w:multiLevelType w:val="hybridMultilevel"/>
    <w:tmpl w:val="628065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5A302C60"/>
    <w:multiLevelType w:val="hybridMultilevel"/>
    <w:tmpl w:val="C8F4CB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5AEF39DA"/>
    <w:multiLevelType w:val="hybridMultilevel"/>
    <w:tmpl w:val="390CFD6E"/>
    <w:lvl w:ilvl="0" w:tplc="04080011">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8">
    <w:nsid w:val="6ACB32A0"/>
    <w:multiLevelType w:val="hybridMultilevel"/>
    <w:tmpl w:val="D4380F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78407003"/>
    <w:multiLevelType w:val="hybridMultilevel"/>
    <w:tmpl w:val="E780BE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7DBB43B1"/>
    <w:multiLevelType w:val="hybridMultilevel"/>
    <w:tmpl w:val="1B061DBA"/>
    <w:lvl w:ilvl="0" w:tplc="04080001">
      <w:start w:val="1"/>
      <w:numFmt w:val="bullet"/>
      <w:lvlText w:val=""/>
      <w:lvlJc w:val="left"/>
      <w:pPr>
        <w:ind w:left="3587" w:hanging="360"/>
      </w:pPr>
      <w:rPr>
        <w:rFonts w:ascii="Symbol" w:hAnsi="Symbol" w:hint="default"/>
      </w:rPr>
    </w:lvl>
    <w:lvl w:ilvl="1" w:tplc="04080003" w:tentative="1">
      <w:start w:val="1"/>
      <w:numFmt w:val="bullet"/>
      <w:lvlText w:val="o"/>
      <w:lvlJc w:val="left"/>
      <w:pPr>
        <w:ind w:left="4307" w:hanging="360"/>
      </w:pPr>
      <w:rPr>
        <w:rFonts w:ascii="Courier New" w:hAnsi="Courier New" w:cs="Courier New" w:hint="default"/>
      </w:rPr>
    </w:lvl>
    <w:lvl w:ilvl="2" w:tplc="04080005" w:tentative="1">
      <w:start w:val="1"/>
      <w:numFmt w:val="bullet"/>
      <w:lvlText w:val=""/>
      <w:lvlJc w:val="left"/>
      <w:pPr>
        <w:ind w:left="5027" w:hanging="360"/>
      </w:pPr>
      <w:rPr>
        <w:rFonts w:ascii="Wingdings" w:hAnsi="Wingdings" w:hint="default"/>
      </w:rPr>
    </w:lvl>
    <w:lvl w:ilvl="3" w:tplc="04080001" w:tentative="1">
      <w:start w:val="1"/>
      <w:numFmt w:val="bullet"/>
      <w:lvlText w:val=""/>
      <w:lvlJc w:val="left"/>
      <w:pPr>
        <w:ind w:left="5747" w:hanging="360"/>
      </w:pPr>
      <w:rPr>
        <w:rFonts w:ascii="Symbol" w:hAnsi="Symbol" w:hint="default"/>
      </w:rPr>
    </w:lvl>
    <w:lvl w:ilvl="4" w:tplc="04080003" w:tentative="1">
      <w:start w:val="1"/>
      <w:numFmt w:val="bullet"/>
      <w:lvlText w:val="o"/>
      <w:lvlJc w:val="left"/>
      <w:pPr>
        <w:ind w:left="6467" w:hanging="360"/>
      </w:pPr>
      <w:rPr>
        <w:rFonts w:ascii="Courier New" w:hAnsi="Courier New" w:cs="Courier New" w:hint="default"/>
      </w:rPr>
    </w:lvl>
    <w:lvl w:ilvl="5" w:tplc="04080005" w:tentative="1">
      <w:start w:val="1"/>
      <w:numFmt w:val="bullet"/>
      <w:lvlText w:val=""/>
      <w:lvlJc w:val="left"/>
      <w:pPr>
        <w:ind w:left="7187" w:hanging="360"/>
      </w:pPr>
      <w:rPr>
        <w:rFonts w:ascii="Wingdings" w:hAnsi="Wingdings" w:hint="default"/>
      </w:rPr>
    </w:lvl>
    <w:lvl w:ilvl="6" w:tplc="04080001" w:tentative="1">
      <w:start w:val="1"/>
      <w:numFmt w:val="bullet"/>
      <w:lvlText w:val=""/>
      <w:lvlJc w:val="left"/>
      <w:pPr>
        <w:ind w:left="7907" w:hanging="360"/>
      </w:pPr>
      <w:rPr>
        <w:rFonts w:ascii="Symbol" w:hAnsi="Symbol" w:hint="default"/>
      </w:rPr>
    </w:lvl>
    <w:lvl w:ilvl="7" w:tplc="04080003" w:tentative="1">
      <w:start w:val="1"/>
      <w:numFmt w:val="bullet"/>
      <w:lvlText w:val="o"/>
      <w:lvlJc w:val="left"/>
      <w:pPr>
        <w:ind w:left="8627" w:hanging="360"/>
      </w:pPr>
      <w:rPr>
        <w:rFonts w:ascii="Courier New" w:hAnsi="Courier New" w:cs="Courier New" w:hint="default"/>
      </w:rPr>
    </w:lvl>
    <w:lvl w:ilvl="8" w:tplc="04080005" w:tentative="1">
      <w:start w:val="1"/>
      <w:numFmt w:val="bullet"/>
      <w:lvlText w:val=""/>
      <w:lvlJc w:val="left"/>
      <w:pPr>
        <w:ind w:left="9347" w:hanging="360"/>
      </w:pPr>
      <w:rPr>
        <w:rFonts w:ascii="Wingdings" w:hAnsi="Wingdings" w:hint="default"/>
      </w:rPr>
    </w:lvl>
  </w:abstractNum>
  <w:num w:numId="1">
    <w:abstractNumId w:val="10"/>
  </w:num>
  <w:num w:numId="2">
    <w:abstractNumId w:val="1"/>
  </w:num>
  <w:num w:numId="3">
    <w:abstractNumId w:val="3"/>
  </w:num>
  <w:num w:numId="4">
    <w:abstractNumId w:val="4"/>
  </w:num>
  <w:num w:numId="5">
    <w:abstractNumId w:val="8"/>
  </w:num>
  <w:num w:numId="6">
    <w:abstractNumId w:val="6"/>
  </w:num>
  <w:num w:numId="7">
    <w:abstractNumId w:val="0"/>
  </w:num>
  <w:num w:numId="8">
    <w:abstractNumId w:val="9"/>
  </w:num>
  <w:num w:numId="9">
    <w:abstractNumId w:val="2"/>
  </w:num>
  <w:num w:numId="10">
    <w:abstractNumId w:val="5"/>
  </w:num>
  <w:num w:numId="11">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dokimosk">
    <w15:presenceInfo w15:providerId="None" w15:userId="evdokimos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mailMerge>
    <w:mainDocumentType w:val="formLetters"/>
    <w:dataType w:val="textFile"/>
    <w:activeRecord w:val="-1"/>
    <w:odso/>
  </w:mailMerge>
  <w:revisionView w:markup="0"/>
  <w:trackRevisions/>
  <w:defaultTabStop w:val="720"/>
  <w:drawingGridHorizontalSpacing w:val="108"/>
  <w:drawingGridVerticalSpacing w:val="181"/>
  <w:displayHorizontalDrawingGridEvery w:val="2"/>
  <w:doNotUseMarginsForDrawingGridOrigin/>
  <w:drawingGridHorizontalOrigin w:val="663"/>
  <w:drawingGridVerticalOrigin w:val="1440"/>
  <w:characterSpacingControl w:val="doNotCompress"/>
  <w:hdrShapeDefaults>
    <o:shapedefaults v:ext="edit" spidmax="10241" style="mso-width-relative:margin;mso-height-relative:margin" fillcolor="white">
      <v:fill color="white"/>
    </o:shapedefaults>
  </w:hdrShapeDefaults>
  <w:footnotePr>
    <w:footnote w:id="0"/>
    <w:footnote w:id="1"/>
  </w:footnotePr>
  <w:endnotePr>
    <w:endnote w:id="0"/>
    <w:endnote w:id="1"/>
  </w:endnotePr>
  <w:compat/>
  <w:rsids>
    <w:rsidRoot w:val="001679D6"/>
    <w:rsid w:val="00007064"/>
    <w:rsid w:val="00010E0A"/>
    <w:rsid w:val="000138CC"/>
    <w:rsid w:val="00015A63"/>
    <w:rsid w:val="000166C0"/>
    <w:rsid w:val="00023A13"/>
    <w:rsid w:val="00024586"/>
    <w:rsid w:val="0004695A"/>
    <w:rsid w:val="00054A34"/>
    <w:rsid w:val="000567B7"/>
    <w:rsid w:val="00060FCC"/>
    <w:rsid w:val="00061FBD"/>
    <w:rsid w:val="00071CF4"/>
    <w:rsid w:val="0007662D"/>
    <w:rsid w:val="000816EB"/>
    <w:rsid w:val="0009062F"/>
    <w:rsid w:val="000959C8"/>
    <w:rsid w:val="000A24A4"/>
    <w:rsid w:val="000A25D9"/>
    <w:rsid w:val="000A4C0F"/>
    <w:rsid w:val="000A7E50"/>
    <w:rsid w:val="000B0788"/>
    <w:rsid w:val="000C2CA1"/>
    <w:rsid w:val="000C2CC8"/>
    <w:rsid w:val="000C4327"/>
    <w:rsid w:val="000D2C74"/>
    <w:rsid w:val="000D3527"/>
    <w:rsid w:val="000E1747"/>
    <w:rsid w:val="000E2C89"/>
    <w:rsid w:val="000E33BC"/>
    <w:rsid w:val="000E7114"/>
    <w:rsid w:val="00105527"/>
    <w:rsid w:val="00107B66"/>
    <w:rsid w:val="001252C8"/>
    <w:rsid w:val="00127783"/>
    <w:rsid w:val="00132CD0"/>
    <w:rsid w:val="00141D73"/>
    <w:rsid w:val="00153D8D"/>
    <w:rsid w:val="001553FA"/>
    <w:rsid w:val="0015599D"/>
    <w:rsid w:val="0015750F"/>
    <w:rsid w:val="00163274"/>
    <w:rsid w:val="001679D6"/>
    <w:rsid w:val="001702C4"/>
    <w:rsid w:val="001743E9"/>
    <w:rsid w:val="001768B2"/>
    <w:rsid w:val="001A21EF"/>
    <w:rsid w:val="001A332A"/>
    <w:rsid w:val="001A3B08"/>
    <w:rsid w:val="001A4F5A"/>
    <w:rsid w:val="001B2A8B"/>
    <w:rsid w:val="001C25EC"/>
    <w:rsid w:val="001C3C46"/>
    <w:rsid w:val="001C41E6"/>
    <w:rsid w:val="001D6767"/>
    <w:rsid w:val="001D6CA8"/>
    <w:rsid w:val="001D6FC0"/>
    <w:rsid w:val="001E1DB6"/>
    <w:rsid w:val="001F0DB1"/>
    <w:rsid w:val="001F25BE"/>
    <w:rsid w:val="001F328F"/>
    <w:rsid w:val="00202597"/>
    <w:rsid w:val="00203BE7"/>
    <w:rsid w:val="002065A1"/>
    <w:rsid w:val="00212526"/>
    <w:rsid w:val="00217050"/>
    <w:rsid w:val="00230193"/>
    <w:rsid w:val="00231FD7"/>
    <w:rsid w:val="00236BC4"/>
    <w:rsid w:val="002445DD"/>
    <w:rsid w:val="0025452E"/>
    <w:rsid w:val="00283D8A"/>
    <w:rsid w:val="0028519B"/>
    <w:rsid w:val="00290780"/>
    <w:rsid w:val="00293705"/>
    <w:rsid w:val="002977FD"/>
    <w:rsid w:val="002B3603"/>
    <w:rsid w:val="002C351F"/>
    <w:rsid w:val="002C35BF"/>
    <w:rsid w:val="002D17AE"/>
    <w:rsid w:val="002D2316"/>
    <w:rsid w:val="002D2354"/>
    <w:rsid w:val="002D293A"/>
    <w:rsid w:val="002D4AF3"/>
    <w:rsid w:val="002D4DE3"/>
    <w:rsid w:val="002D6463"/>
    <w:rsid w:val="002E0A31"/>
    <w:rsid w:val="002E28AC"/>
    <w:rsid w:val="002E3AE4"/>
    <w:rsid w:val="00301685"/>
    <w:rsid w:val="00304540"/>
    <w:rsid w:val="00312875"/>
    <w:rsid w:val="00322538"/>
    <w:rsid w:val="003465A0"/>
    <w:rsid w:val="00353328"/>
    <w:rsid w:val="00363FA5"/>
    <w:rsid w:val="00364DFE"/>
    <w:rsid w:val="00364F94"/>
    <w:rsid w:val="003700E8"/>
    <w:rsid w:val="00374A9D"/>
    <w:rsid w:val="00377739"/>
    <w:rsid w:val="00381004"/>
    <w:rsid w:val="00384DCF"/>
    <w:rsid w:val="00386749"/>
    <w:rsid w:val="003868CD"/>
    <w:rsid w:val="00390DE1"/>
    <w:rsid w:val="003931CA"/>
    <w:rsid w:val="003A5AB5"/>
    <w:rsid w:val="003A689D"/>
    <w:rsid w:val="003C3057"/>
    <w:rsid w:val="003C3612"/>
    <w:rsid w:val="003D12D6"/>
    <w:rsid w:val="003D3F7B"/>
    <w:rsid w:val="003D60CB"/>
    <w:rsid w:val="003E5DDB"/>
    <w:rsid w:val="003E7D0E"/>
    <w:rsid w:val="003F719C"/>
    <w:rsid w:val="00404923"/>
    <w:rsid w:val="0041098B"/>
    <w:rsid w:val="0041785D"/>
    <w:rsid w:val="004313BF"/>
    <w:rsid w:val="00431709"/>
    <w:rsid w:val="00440254"/>
    <w:rsid w:val="00443176"/>
    <w:rsid w:val="0044540C"/>
    <w:rsid w:val="004467EE"/>
    <w:rsid w:val="00446BE2"/>
    <w:rsid w:val="00450895"/>
    <w:rsid w:val="00451BB0"/>
    <w:rsid w:val="00451E37"/>
    <w:rsid w:val="00452F1C"/>
    <w:rsid w:val="00461738"/>
    <w:rsid w:val="0046655C"/>
    <w:rsid w:val="00477AB1"/>
    <w:rsid w:val="0049339C"/>
    <w:rsid w:val="00497324"/>
    <w:rsid w:val="004A44DE"/>
    <w:rsid w:val="004B6610"/>
    <w:rsid w:val="004B7403"/>
    <w:rsid w:val="004C4BD3"/>
    <w:rsid w:val="004C605B"/>
    <w:rsid w:val="004C7A7F"/>
    <w:rsid w:val="004D2C52"/>
    <w:rsid w:val="004D43FE"/>
    <w:rsid w:val="004D73F9"/>
    <w:rsid w:val="004D7A73"/>
    <w:rsid w:val="004E7B1F"/>
    <w:rsid w:val="004F05A5"/>
    <w:rsid w:val="004F079F"/>
    <w:rsid w:val="004F31EC"/>
    <w:rsid w:val="004F3219"/>
    <w:rsid w:val="004F65B7"/>
    <w:rsid w:val="005009AE"/>
    <w:rsid w:val="005030E2"/>
    <w:rsid w:val="0050503E"/>
    <w:rsid w:val="00513412"/>
    <w:rsid w:val="00520881"/>
    <w:rsid w:val="00525012"/>
    <w:rsid w:val="005254B7"/>
    <w:rsid w:val="00542291"/>
    <w:rsid w:val="0054686D"/>
    <w:rsid w:val="00564451"/>
    <w:rsid w:val="005647EE"/>
    <w:rsid w:val="00564BA0"/>
    <w:rsid w:val="005706C5"/>
    <w:rsid w:val="00571511"/>
    <w:rsid w:val="00580656"/>
    <w:rsid w:val="005824DD"/>
    <w:rsid w:val="005857AC"/>
    <w:rsid w:val="00591E44"/>
    <w:rsid w:val="00594789"/>
    <w:rsid w:val="00595EA3"/>
    <w:rsid w:val="005A4985"/>
    <w:rsid w:val="005B236B"/>
    <w:rsid w:val="005B4029"/>
    <w:rsid w:val="005B5317"/>
    <w:rsid w:val="005C0A8D"/>
    <w:rsid w:val="005C33AB"/>
    <w:rsid w:val="005D5546"/>
    <w:rsid w:val="005E17CC"/>
    <w:rsid w:val="005E69F4"/>
    <w:rsid w:val="005F2B6A"/>
    <w:rsid w:val="005F5ACE"/>
    <w:rsid w:val="005F7450"/>
    <w:rsid w:val="00601C5C"/>
    <w:rsid w:val="006039CC"/>
    <w:rsid w:val="006157C4"/>
    <w:rsid w:val="00630B39"/>
    <w:rsid w:val="006336B1"/>
    <w:rsid w:val="0063625D"/>
    <w:rsid w:val="00637B68"/>
    <w:rsid w:val="00644346"/>
    <w:rsid w:val="00651C22"/>
    <w:rsid w:val="00654571"/>
    <w:rsid w:val="006577B8"/>
    <w:rsid w:val="00657FA7"/>
    <w:rsid w:val="00657FD1"/>
    <w:rsid w:val="00666A25"/>
    <w:rsid w:val="00673357"/>
    <w:rsid w:val="00675A34"/>
    <w:rsid w:val="00677301"/>
    <w:rsid w:val="006776BE"/>
    <w:rsid w:val="00677C00"/>
    <w:rsid w:val="00691E82"/>
    <w:rsid w:val="00691EC6"/>
    <w:rsid w:val="0069450D"/>
    <w:rsid w:val="00694C3B"/>
    <w:rsid w:val="00696E16"/>
    <w:rsid w:val="00697FB8"/>
    <w:rsid w:val="006A41F7"/>
    <w:rsid w:val="006A6B93"/>
    <w:rsid w:val="006A7733"/>
    <w:rsid w:val="006C27FC"/>
    <w:rsid w:val="006C36C9"/>
    <w:rsid w:val="006D0155"/>
    <w:rsid w:val="006D2CCF"/>
    <w:rsid w:val="006F0A0D"/>
    <w:rsid w:val="006F1DC9"/>
    <w:rsid w:val="006F4F90"/>
    <w:rsid w:val="00702BC9"/>
    <w:rsid w:val="00705431"/>
    <w:rsid w:val="00710D95"/>
    <w:rsid w:val="00710E9E"/>
    <w:rsid w:val="00715A9E"/>
    <w:rsid w:val="00715C61"/>
    <w:rsid w:val="007234D1"/>
    <w:rsid w:val="007248B5"/>
    <w:rsid w:val="00731DCB"/>
    <w:rsid w:val="0073394B"/>
    <w:rsid w:val="00740D15"/>
    <w:rsid w:val="00753093"/>
    <w:rsid w:val="0075649D"/>
    <w:rsid w:val="00767BB2"/>
    <w:rsid w:val="007761A3"/>
    <w:rsid w:val="007811D3"/>
    <w:rsid w:val="007900F4"/>
    <w:rsid w:val="007970E9"/>
    <w:rsid w:val="00797B03"/>
    <w:rsid w:val="007A41A4"/>
    <w:rsid w:val="007B30DA"/>
    <w:rsid w:val="007B559D"/>
    <w:rsid w:val="007B6B0E"/>
    <w:rsid w:val="007B6E21"/>
    <w:rsid w:val="007B798B"/>
    <w:rsid w:val="007C1B64"/>
    <w:rsid w:val="007C42D5"/>
    <w:rsid w:val="007C44F4"/>
    <w:rsid w:val="007C59C8"/>
    <w:rsid w:val="007D0877"/>
    <w:rsid w:val="007D5010"/>
    <w:rsid w:val="007E0CEA"/>
    <w:rsid w:val="007F0A15"/>
    <w:rsid w:val="007F2694"/>
    <w:rsid w:val="007F32E5"/>
    <w:rsid w:val="007F7E7A"/>
    <w:rsid w:val="008049A5"/>
    <w:rsid w:val="0081334A"/>
    <w:rsid w:val="0081371A"/>
    <w:rsid w:val="00814729"/>
    <w:rsid w:val="00815B8C"/>
    <w:rsid w:val="00817F29"/>
    <w:rsid w:val="00820118"/>
    <w:rsid w:val="00825306"/>
    <w:rsid w:val="0082751F"/>
    <w:rsid w:val="0082791D"/>
    <w:rsid w:val="008303F4"/>
    <w:rsid w:val="0083057B"/>
    <w:rsid w:val="00846760"/>
    <w:rsid w:val="00851AB8"/>
    <w:rsid w:val="00852046"/>
    <w:rsid w:val="00855328"/>
    <w:rsid w:val="0085601C"/>
    <w:rsid w:val="00863AF9"/>
    <w:rsid w:val="0086482D"/>
    <w:rsid w:val="00875634"/>
    <w:rsid w:val="008948E1"/>
    <w:rsid w:val="008951BC"/>
    <w:rsid w:val="008A0028"/>
    <w:rsid w:val="008B3F5A"/>
    <w:rsid w:val="008C7AEC"/>
    <w:rsid w:val="008D2EA3"/>
    <w:rsid w:val="008E3316"/>
    <w:rsid w:val="008E60AC"/>
    <w:rsid w:val="008F5231"/>
    <w:rsid w:val="0090085E"/>
    <w:rsid w:val="009019AB"/>
    <w:rsid w:val="0090489F"/>
    <w:rsid w:val="00906F52"/>
    <w:rsid w:val="00910886"/>
    <w:rsid w:val="009151EA"/>
    <w:rsid w:val="00916994"/>
    <w:rsid w:val="009201DC"/>
    <w:rsid w:val="00921153"/>
    <w:rsid w:val="00921DA6"/>
    <w:rsid w:val="00925202"/>
    <w:rsid w:val="009276C2"/>
    <w:rsid w:val="00927BF8"/>
    <w:rsid w:val="00931B7A"/>
    <w:rsid w:val="00931BF0"/>
    <w:rsid w:val="009330B2"/>
    <w:rsid w:val="00941BE8"/>
    <w:rsid w:val="00941EB7"/>
    <w:rsid w:val="00942A46"/>
    <w:rsid w:val="00946313"/>
    <w:rsid w:val="009578FD"/>
    <w:rsid w:val="00957AC5"/>
    <w:rsid w:val="00960379"/>
    <w:rsid w:val="00966F5F"/>
    <w:rsid w:val="009915C2"/>
    <w:rsid w:val="009973E4"/>
    <w:rsid w:val="009A3DA0"/>
    <w:rsid w:val="009A6D8D"/>
    <w:rsid w:val="009B293D"/>
    <w:rsid w:val="009D0E52"/>
    <w:rsid w:val="009E1209"/>
    <w:rsid w:val="009E533F"/>
    <w:rsid w:val="009E6AD7"/>
    <w:rsid w:val="009E6EED"/>
    <w:rsid w:val="009F4280"/>
    <w:rsid w:val="009F65FC"/>
    <w:rsid w:val="00A04644"/>
    <w:rsid w:val="00A07302"/>
    <w:rsid w:val="00A13102"/>
    <w:rsid w:val="00A27366"/>
    <w:rsid w:val="00A30A82"/>
    <w:rsid w:val="00A435C0"/>
    <w:rsid w:val="00A4644C"/>
    <w:rsid w:val="00A46657"/>
    <w:rsid w:val="00A511F3"/>
    <w:rsid w:val="00A52803"/>
    <w:rsid w:val="00A61B4A"/>
    <w:rsid w:val="00A6356F"/>
    <w:rsid w:val="00A637F8"/>
    <w:rsid w:val="00A642BA"/>
    <w:rsid w:val="00A71164"/>
    <w:rsid w:val="00A76CDC"/>
    <w:rsid w:val="00A86CD9"/>
    <w:rsid w:val="00A87445"/>
    <w:rsid w:val="00A9433B"/>
    <w:rsid w:val="00A95143"/>
    <w:rsid w:val="00AA0EF0"/>
    <w:rsid w:val="00AA2463"/>
    <w:rsid w:val="00AA2C8B"/>
    <w:rsid w:val="00AA4CDC"/>
    <w:rsid w:val="00AA4D17"/>
    <w:rsid w:val="00AA64FB"/>
    <w:rsid w:val="00AB3688"/>
    <w:rsid w:val="00AB624E"/>
    <w:rsid w:val="00AC2859"/>
    <w:rsid w:val="00AD2261"/>
    <w:rsid w:val="00AD5F1C"/>
    <w:rsid w:val="00AE5B62"/>
    <w:rsid w:val="00AF2702"/>
    <w:rsid w:val="00AF4086"/>
    <w:rsid w:val="00B0602F"/>
    <w:rsid w:val="00B07C7C"/>
    <w:rsid w:val="00B12132"/>
    <w:rsid w:val="00B15D2C"/>
    <w:rsid w:val="00B21ED3"/>
    <w:rsid w:val="00B2346A"/>
    <w:rsid w:val="00B3093B"/>
    <w:rsid w:val="00B35F31"/>
    <w:rsid w:val="00B40C6E"/>
    <w:rsid w:val="00B4104F"/>
    <w:rsid w:val="00B4205B"/>
    <w:rsid w:val="00B427CE"/>
    <w:rsid w:val="00B45416"/>
    <w:rsid w:val="00B46227"/>
    <w:rsid w:val="00B51DC2"/>
    <w:rsid w:val="00B52C72"/>
    <w:rsid w:val="00B576ED"/>
    <w:rsid w:val="00B7571C"/>
    <w:rsid w:val="00B76E55"/>
    <w:rsid w:val="00B80913"/>
    <w:rsid w:val="00B83036"/>
    <w:rsid w:val="00B84D27"/>
    <w:rsid w:val="00B84D53"/>
    <w:rsid w:val="00B8582D"/>
    <w:rsid w:val="00B97FBB"/>
    <w:rsid w:val="00BA21D1"/>
    <w:rsid w:val="00BA3BD8"/>
    <w:rsid w:val="00BA4CCA"/>
    <w:rsid w:val="00BB0986"/>
    <w:rsid w:val="00BB42AE"/>
    <w:rsid w:val="00BB6068"/>
    <w:rsid w:val="00BC0852"/>
    <w:rsid w:val="00BC3300"/>
    <w:rsid w:val="00BC49FC"/>
    <w:rsid w:val="00BC7336"/>
    <w:rsid w:val="00BD0482"/>
    <w:rsid w:val="00BD3AE2"/>
    <w:rsid w:val="00BE241B"/>
    <w:rsid w:val="00BF3235"/>
    <w:rsid w:val="00BF523F"/>
    <w:rsid w:val="00BF5F00"/>
    <w:rsid w:val="00C065FC"/>
    <w:rsid w:val="00C078E7"/>
    <w:rsid w:val="00C12DBC"/>
    <w:rsid w:val="00C1383E"/>
    <w:rsid w:val="00C251CE"/>
    <w:rsid w:val="00C27E2D"/>
    <w:rsid w:val="00C3296A"/>
    <w:rsid w:val="00C33A77"/>
    <w:rsid w:val="00C3739A"/>
    <w:rsid w:val="00C47ADF"/>
    <w:rsid w:val="00C50C84"/>
    <w:rsid w:val="00C56793"/>
    <w:rsid w:val="00C61338"/>
    <w:rsid w:val="00C64A9F"/>
    <w:rsid w:val="00C716D1"/>
    <w:rsid w:val="00C7267B"/>
    <w:rsid w:val="00C76819"/>
    <w:rsid w:val="00C804B4"/>
    <w:rsid w:val="00C8115D"/>
    <w:rsid w:val="00C87DD8"/>
    <w:rsid w:val="00C9367B"/>
    <w:rsid w:val="00C9396F"/>
    <w:rsid w:val="00CA4F23"/>
    <w:rsid w:val="00CA520D"/>
    <w:rsid w:val="00CA5471"/>
    <w:rsid w:val="00CB1A03"/>
    <w:rsid w:val="00CB2575"/>
    <w:rsid w:val="00CB437A"/>
    <w:rsid w:val="00CB526F"/>
    <w:rsid w:val="00CC1223"/>
    <w:rsid w:val="00CC2D87"/>
    <w:rsid w:val="00CC2EC5"/>
    <w:rsid w:val="00CC3D33"/>
    <w:rsid w:val="00CD5F7C"/>
    <w:rsid w:val="00CE0320"/>
    <w:rsid w:val="00CE49E2"/>
    <w:rsid w:val="00CE7793"/>
    <w:rsid w:val="00CE7C74"/>
    <w:rsid w:val="00CF48A1"/>
    <w:rsid w:val="00CF4C39"/>
    <w:rsid w:val="00CF729F"/>
    <w:rsid w:val="00D01B07"/>
    <w:rsid w:val="00D027B9"/>
    <w:rsid w:val="00D069F0"/>
    <w:rsid w:val="00D06DA4"/>
    <w:rsid w:val="00D20164"/>
    <w:rsid w:val="00D20E34"/>
    <w:rsid w:val="00D23D80"/>
    <w:rsid w:val="00D241FF"/>
    <w:rsid w:val="00D349B2"/>
    <w:rsid w:val="00D44AC2"/>
    <w:rsid w:val="00D60C5A"/>
    <w:rsid w:val="00D61AA9"/>
    <w:rsid w:val="00D67F7B"/>
    <w:rsid w:val="00D702A9"/>
    <w:rsid w:val="00D728A0"/>
    <w:rsid w:val="00D7484E"/>
    <w:rsid w:val="00D946B6"/>
    <w:rsid w:val="00DA0AF2"/>
    <w:rsid w:val="00DA12FE"/>
    <w:rsid w:val="00DA76EA"/>
    <w:rsid w:val="00DC28CB"/>
    <w:rsid w:val="00DD07AF"/>
    <w:rsid w:val="00DD686B"/>
    <w:rsid w:val="00DE5E9B"/>
    <w:rsid w:val="00DE664E"/>
    <w:rsid w:val="00DF1057"/>
    <w:rsid w:val="00DF2A42"/>
    <w:rsid w:val="00E01EB1"/>
    <w:rsid w:val="00E0375E"/>
    <w:rsid w:val="00E072E9"/>
    <w:rsid w:val="00E13B1D"/>
    <w:rsid w:val="00E26286"/>
    <w:rsid w:val="00E3662F"/>
    <w:rsid w:val="00E40E28"/>
    <w:rsid w:val="00E46F43"/>
    <w:rsid w:val="00E50F50"/>
    <w:rsid w:val="00E61F58"/>
    <w:rsid w:val="00E66364"/>
    <w:rsid w:val="00E6793A"/>
    <w:rsid w:val="00E67E51"/>
    <w:rsid w:val="00E93E1B"/>
    <w:rsid w:val="00EA1C81"/>
    <w:rsid w:val="00EA6FED"/>
    <w:rsid w:val="00EC1C28"/>
    <w:rsid w:val="00EC39B1"/>
    <w:rsid w:val="00EC7818"/>
    <w:rsid w:val="00ED5B32"/>
    <w:rsid w:val="00EE0BC9"/>
    <w:rsid w:val="00EF452F"/>
    <w:rsid w:val="00F133EF"/>
    <w:rsid w:val="00F16B0E"/>
    <w:rsid w:val="00F17B59"/>
    <w:rsid w:val="00F20187"/>
    <w:rsid w:val="00F226F2"/>
    <w:rsid w:val="00F266AC"/>
    <w:rsid w:val="00F315F7"/>
    <w:rsid w:val="00F402EA"/>
    <w:rsid w:val="00F4200A"/>
    <w:rsid w:val="00F4538F"/>
    <w:rsid w:val="00F45A74"/>
    <w:rsid w:val="00F462FA"/>
    <w:rsid w:val="00F61C47"/>
    <w:rsid w:val="00F7157D"/>
    <w:rsid w:val="00F74137"/>
    <w:rsid w:val="00F92B4D"/>
    <w:rsid w:val="00F97959"/>
    <w:rsid w:val="00FB0F20"/>
    <w:rsid w:val="00FB75DD"/>
    <w:rsid w:val="00FC4E73"/>
    <w:rsid w:val="00FD00DC"/>
    <w:rsid w:val="00FD3E83"/>
    <w:rsid w:val="00FE433D"/>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41"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010"/>
  </w:style>
  <w:style w:type="paragraph" w:styleId="Heading1">
    <w:name w:val="heading 1"/>
    <w:basedOn w:val="Normal"/>
    <w:next w:val="Normal"/>
    <w:link w:val="Heading1Char"/>
    <w:uiPriority w:val="9"/>
    <w:qFormat/>
    <w:rsid w:val="000C2C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17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00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4CD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79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79D6"/>
    <w:rPr>
      <w:rFonts w:eastAsiaTheme="minorEastAsia"/>
      <w:lang w:val="en-US"/>
    </w:rPr>
  </w:style>
  <w:style w:type="paragraph" w:styleId="BalloonText">
    <w:name w:val="Balloon Text"/>
    <w:basedOn w:val="Normal"/>
    <w:link w:val="BalloonTextChar"/>
    <w:uiPriority w:val="99"/>
    <w:semiHidden/>
    <w:unhideWhenUsed/>
    <w:rsid w:val="00167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9D6"/>
    <w:rPr>
      <w:rFonts w:ascii="Tahoma" w:hAnsi="Tahoma" w:cs="Tahoma"/>
      <w:sz w:val="16"/>
      <w:szCs w:val="16"/>
    </w:rPr>
  </w:style>
  <w:style w:type="character" w:customStyle="1" w:styleId="Heading1Char">
    <w:name w:val="Heading 1 Char"/>
    <w:basedOn w:val="DefaultParagraphFont"/>
    <w:link w:val="Heading1"/>
    <w:uiPriority w:val="9"/>
    <w:rsid w:val="000C2CC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C2CC8"/>
    <w:pPr>
      <w:outlineLvl w:val="9"/>
    </w:pPr>
    <w:rPr>
      <w:lang w:val="en-US"/>
    </w:rPr>
  </w:style>
  <w:style w:type="paragraph" w:styleId="TOC2">
    <w:name w:val="toc 2"/>
    <w:basedOn w:val="Normal"/>
    <w:next w:val="Normal"/>
    <w:autoRedefine/>
    <w:uiPriority w:val="39"/>
    <w:unhideWhenUsed/>
    <w:qFormat/>
    <w:rsid w:val="001A332A"/>
    <w:pPr>
      <w:tabs>
        <w:tab w:val="right" w:leader="dot" w:pos="8296"/>
      </w:tabs>
      <w:spacing w:after="100"/>
      <w:ind w:left="220"/>
      <w:jc w:val="center"/>
    </w:pPr>
    <w:rPr>
      <w:rFonts w:eastAsiaTheme="minorEastAsia"/>
      <w:lang w:val="en-US"/>
    </w:rPr>
  </w:style>
  <w:style w:type="paragraph" w:styleId="TOC1">
    <w:name w:val="toc 1"/>
    <w:basedOn w:val="Normal"/>
    <w:next w:val="Normal"/>
    <w:autoRedefine/>
    <w:uiPriority w:val="39"/>
    <w:unhideWhenUsed/>
    <w:qFormat/>
    <w:rsid w:val="000C2CC8"/>
    <w:pPr>
      <w:spacing w:after="100"/>
    </w:pPr>
    <w:rPr>
      <w:rFonts w:eastAsiaTheme="minorEastAsia"/>
      <w:lang w:val="en-US"/>
    </w:rPr>
  </w:style>
  <w:style w:type="paragraph" w:styleId="TOC3">
    <w:name w:val="toc 3"/>
    <w:basedOn w:val="Normal"/>
    <w:next w:val="Normal"/>
    <w:autoRedefine/>
    <w:uiPriority w:val="39"/>
    <w:unhideWhenUsed/>
    <w:qFormat/>
    <w:rsid w:val="000C2CC8"/>
    <w:pPr>
      <w:spacing w:after="100"/>
      <w:ind w:left="440"/>
    </w:pPr>
    <w:rPr>
      <w:rFonts w:eastAsiaTheme="minorEastAsia"/>
      <w:lang w:val="en-US"/>
    </w:rPr>
  </w:style>
  <w:style w:type="paragraph" w:styleId="Header">
    <w:name w:val="header"/>
    <w:basedOn w:val="Normal"/>
    <w:link w:val="HeaderChar"/>
    <w:uiPriority w:val="99"/>
    <w:unhideWhenUsed/>
    <w:rsid w:val="000C2CC8"/>
    <w:pPr>
      <w:tabs>
        <w:tab w:val="center" w:pos="4153"/>
        <w:tab w:val="right" w:pos="8306"/>
      </w:tabs>
      <w:spacing w:after="0" w:line="240" w:lineRule="auto"/>
    </w:pPr>
  </w:style>
  <w:style w:type="character" w:customStyle="1" w:styleId="HeaderChar">
    <w:name w:val="Header Char"/>
    <w:basedOn w:val="DefaultParagraphFont"/>
    <w:link w:val="Header"/>
    <w:uiPriority w:val="99"/>
    <w:rsid w:val="000C2CC8"/>
  </w:style>
  <w:style w:type="paragraph" w:styleId="Footer">
    <w:name w:val="footer"/>
    <w:basedOn w:val="Normal"/>
    <w:link w:val="FooterChar"/>
    <w:uiPriority w:val="99"/>
    <w:unhideWhenUsed/>
    <w:rsid w:val="000C2CC8"/>
    <w:pPr>
      <w:tabs>
        <w:tab w:val="center" w:pos="4153"/>
        <w:tab w:val="right" w:pos="8306"/>
      </w:tabs>
      <w:spacing w:after="0" w:line="240" w:lineRule="auto"/>
    </w:pPr>
  </w:style>
  <w:style w:type="character" w:customStyle="1" w:styleId="FooterChar">
    <w:name w:val="Footer Char"/>
    <w:basedOn w:val="DefaultParagraphFont"/>
    <w:link w:val="Footer"/>
    <w:uiPriority w:val="99"/>
    <w:rsid w:val="000C2CC8"/>
  </w:style>
  <w:style w:type="character" w:styleId="PlaceholderText">
    <w:name w:val="Placeholder Text"/>
    <w:basedOn w:val="DefaultParagraphFont"/>
    <w:uiPriority w:val="99"/>
    <w:semiHidden/>
    <w:rsid w:val="00694C3B"/>
    <w:rPr>
      <w:color w:val="808080"/>
    </w:rPr>
  </w:style>
  <w:style w:type="character" w:styleId="IntenseReference">
    <w:name w:val="Intense Reference"/>
    <w:basedOn w:val="DefaultParagraphFont"/>
    <w:uiPriority w:val="32"/>
    <w:qFormat/>
    <w:rsid w:val="00694C3B"/>
    <w:rPr>
      <w:b/>
      <w:bCs/>
      <w:smallCaps/>
      <w:color w:val="C0504D" w:themeColor="accent2"/>
      <w:spacing w:val="5"/>
      <w:u w:val="single"/>
    </w:rPr>
  </w:style>
  <w:style w:type="character" w:styleId="SubtleReference">
    <w:name w:val="Subtle Reference"/>
    <w:basedOn w:val="DefaultParagraphFont"/>
    <w:uiPriority w:val="31"/>
    <w:qFormat/>
    <w:rsid w:val="00461738"/>
    <w:rPr>
      <w:smallCaps/>
      <w:color w:val="C0504D" w:themeColor="accent2"/>
      <w:u w:val="single"/>
    </w:rPr>
  </w:style>
  <w:style w:type="paragraph" w:styleId="Title">
    <w:name w:val="Title"/>
    <w:basedOn w:val="Normal"/>
    <w:next w:val="Normal"/>
    <w:link w:val="TitleChar"/>
    <w:uiPriority w:val="10"/>
    <w:qFormat/>
    <w:rsid w:val="004617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73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6173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61738"/>
    <w:rPr>
      <w:color w:val="0000FF" w:themeColor="hyperlink"/>
      <w:u w:val="single"/>
    </w:rPr>
  </w:style>
  <w:style w:type="paragraph" w:styleId="Subtitle">
    <w:name w:val="Subtitle"/>
    <w:basedOn w:val="Normal"/>
    <w:next w:val="Normal"/>
    <w:link w:val="SubtitleChar"/>
    <w:uiPriority w:val="11"/>
    <w:qFormat/>
    <w:rsid w:val="00446BE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6BE2"/>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uiPriority w:val="99"/>
    <w:semiHidden/>
    <w:unhideWhenUsed/>
    <w:rsid w:val="00C726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267B"/>
    <w:rPr>
      <w:sz w:val="20"/>
      <w:szCs w:val="20"/>
    </w:rPr>
  </w:style>
  <w:style w:type="character" w:styleId="FootnoteReference">
    <w:name w:val="footnote reference"/>
    <w:basedOn w:val="DefaultParagraphFont"/>
    <w:uiPriority w:val="99"/>
    <w:semiHidden/>
    <w:unhideWhenUsed/>
    <w:rsid w:val="00C7267B"/>
    <w:rPr>
      <w:vertAlign w:val="superscript"/>
    </w:rPr>
  </w:style>
  <w:style w:type="character" w:customStyle="1" w:styleId="apple-converted-space">
    <w:name w:val="apple-converted-space"/>
    <w:basedOn w:val="DefaultParagraphFont"/>
    <w:rsid w:val="00657FA7"/>
  </w:style>
  <w:style w:type="character" w:customStyle="1" w:styleId="Heading3Char">
    <w:name w:val="Heading 3 Char"/>
    <w:basedOn w:val="DefaultParagraphFont"/>
    <w:link w:val="Heading3"/>
    <w:uiPriority w:val="9"/>
    <w:rsid w:val="008A0028"/>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061FBD"/>
    <w:pPr>
      <w:spacing w:line="240" w:lineRule="auto"/>
    </w:pPr>
    <w:rPr>
      <w:b/>
      <w:bCs/>
      <w:color w:val="4F81BD" w:themeColor="accent1"/>
      <w:sz w:val="18"/>
      <w:szCs w:val="18"/>
    </w:rPr>
  </w:style>
  <w:style w:type="character" w:styleId="IntenseEmphasis">
    <w:name w:val="Intense Emphasis"/>
    <w:basedOn w:val="DefaultParagraphFont"/>
    <w:uiPriority w:val="21"/>
    <w:qFormat/>
    <w:rsid w:val="005F7450"/>
    <w:rPr>
      <w:b/>
      <w:bCs/>
      <w:i/>
      <w:iCs/>
      <w:color w:val="4F81BD" w:themeColor="accent1"/>
    </w:rPr>
  </w:style>
  <w:style w:type="paragraph" w:styleId="HTMLPreformatted">
    <w:name w:val="HTML Preformatted"/>
    <w:basedOn w:val="Normal"/>
    <w:link w:val="HTMLPreformattedChar"/>
    <w:uiPriority w:val="99"/>
    <w:unhideWhenUsed/>
    <w:rsid w:val="00942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rsid w:val="00942A46"/>
    <w:rPr>
      <w:rFonts w:ascii="Courier New" w:eastAsia="Times New Roman" w:hAnsi="Courier New" w:cs="Courier New"/>
      <w:sz w:val="20"/>
      <w:szCs w:val="20"/>
      <w:lang w:eastAsia="el-GR"/>
    </w:rPr>
  </w:style>
  <w:style w:type="paragraph" w:styleId="ListParagraph">
    <w:name w:val="List Paragraph"/>
    <w:basedOn w:val="Normal"/>
    <w:uiPriority w:val="34"/>
    <w:qFormat/>
    <w:rsid w:val="00E61F58"/>
    <w:pPr>
      <w:ind w:left="720"/>
      <w:contextualSpacing/>
    </w:pPr>
  </w:style>
  <w:style w:type="character" w:styleId="HTMLCode">
    <w:name w:val="HTML Code"/>
    <w:basedOn w:val="DefaultParagraphFont"/>
    <w:uiPriority w:val="99"/>
    <w:semiHidden/>
    <w:unhideWhenUsed/>
    <w:rsid w:val="00AA4D17"/>
    <w:rPr>
      <w:rFonts w:ascii="Courier New" w:eastAsia="Times New Roman" w:hAnsi="Courier New" w:cs="Courier New"/>
      <w:sz w:val="20"/>
      <w:szCs w:val="20"/>
    </w:rPr>
  </w:style>
  <w:style w:type="character" w:styleId="Strong">
    <w:name w:val="Strong"/>
    <w:basedOn w:val="DefaultParagraphFont"/>
    <w:uiPriority w:val="22"/>
    <w:qFormat/>
    <w:rsid w:val="002D4DE3"/>
    <w:rPr>
      <w:b/>
      <w:bCs/>
    </w:rPr>
  </w:style>
  <w:style w:type="character" w:customStyle="1" w:styleId="Heading4Char">
    <w:name w:val="Heading 4 Char"/>
    <w:basedOn w:val="DefaultParagraphFont"/>
    <w:link w:val="Heading4"/>
    <w:uiPriority w:val="9"/>
    <w:rsid w:val="00AA4CDC"/>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BD048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BD048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BD048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CommentReference">
    <w:name w:val="annotation reference"/>
    <w:basedOn w:val="DefaultParagraphFont"/>
    <w:uiPriority w:val="99"/>
    <w:semiHidden/>
    <w:unhideWhenUsed/>
    <w:rsid w:val="00AA0EF0"/>
    <w:rPr>
      <w:sz w:val="16"/>
      <w:szCs w:val="16"/>
    </w:rPr>
  </w:style>
  <w:style w:type="paragraph" w:styleId="CommentText">
    <w:name w:val="annotation text"/>
    <w:basedOn w:val="Normal"/>
    <w:link w:val="CommentTextChar"/>
    <w:uiPriority w:val="99"/>
    <w:semiHidden/>
    <w:unhideWhenUsed/>
    <w:rsid w:val="00AA0EF0"/>
    <w:pPr>
      <w:spacing w:line="240" w:lineRule="auto"/>
    </w:pPr>
    <w:rPr>
      <w:sz w:val="20"/>
      <w:szCs w:val="20"/>
    </w:rPr>
  </w:style>
  <w:style w:type="character" w:customStyle="1" w:styleId="CommentTextChar">
    <w:name w:val="Comment Text Char"/>
    <w:basedOn w:val="DefaultParagraphFont"/>
    <w:link w:val="CommentText"/>
    <w:uiPriority w:val="99"/>
    <w:semiHidden/>
    <w:rsid w:val="00AA0EF0"/>
    <w:rPr>
      <w:sz w:val="20"/>
      <w:szCs w:val="20"/>
    </w:rPr>
  </w:style>
  <w:style w:type="paragraph" w:styleId="CommentSubject">
    <w:name w:val="annotation subject"/>
    <w:basedOn w:val="CommentText"/>
    <w:next w:val="CommentText"/>
    <w:link w:val="CommentSubjectChar"/>
    <w:uiPriority w:val="99"/>
    <w:semiHidden/>
    <w:unhideWhenUsed/>
    <w:rsid w:val="00AA0EF0"/>
    <w:rPr>
      <w:b/>
      <w:bCs/>
    </w:rPr>
  </w:style>
  <w:style w:type="character" w:customStyle="1" w:styleId="CommentSubjectChar">
    <w:name w:val="Comment Subject Char"/>
    <w:basedOn w:val="CommentTextChar"/>
    <w:link w:val="CommentSubject"/>
    <w:uiPriority w:val="99"/>
    <w:semiHidden/>
    <w:rsid w:val="00AA0EF0"/>
    <w:rPr>
      <w:b/>
      <w:bCs/>
      <w:sz w:val="20"/>
      <w:szCs w:val="20"/>
    </w:rPr>
  </w:style>
  <w:style w:type="paragraph" w:styleId="Revision">
    <w:name w:val="Revision"/>
    <w:hidden/>
    <w:uiPriority w:val="99"/>
    <w:semiHidden/>
    <w:rsid w:val="0025452E"/>
    <w:pPr>
      <w:spacing w:after="0" w:line="240" w:lineRule="auto"/>
    </w:pPr>
  </w:style>
  <w:style w:type="character" w:styleId="FollowedHyperlink">
    <w:name w:val="FollowedHyperlink"/>
    <w:basedOn w:val="DefaultParagraphFont"/>
    <w:uiPriority w:val="99"/>
    <w:semiHidden/>
    <w:unhideWhenUsed/>
    <w:rsid w:val="00060FC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2410434">
      <w:bodyDiv w:val="1"/>
      <w:marLeft w:val="0"/>
      <w:marRight w:val="0"/>
      <w:marTop w:val="0"/>
      <w:marBottom w:val="0"/>
      <w:divBdr>
        <w:top w:val="none" w:sz="0" w:space="0" w:color="auto"/>
        <w:left w:val="none" w:sz="0" w:space="0" w:color="auto"/>
        <w:bottom w:val="none" w:sz="0" w:space="0" w:color="auto"/>
        <w:right w:val="none" w:sz="0" w:space="0" w:color="auto"/>
      </w:divBdr>
    </w:div>
    <w:div w:id="144012855">
      <w:bodyDiv w:val="1"/>
      <w:marLeft w:val="0"/>
      <w:marRight w:val="0"/>
      <w:marTop w:val="0"/>
      <w:marBottom w:val="0"/>
      <w:divBdr>
        <w:top w:val="none" w:sz="0" w:space="0" w:color="auto"/>
        <w:left w:val="none" w:sz="0" w:space="0" w:color="auto"/>
        <w:bottom w:val="none" w:sz="0" w:space="0" w:color="auto"/>
        <w:right w:val="none" w:sz="0" w:space="0" w:color="auto"/>
      </w:divBdr>
    </w:div>
    <w:div w:id="232201557">
      <w:bodyDiv w:val="1"/>
      <w:marLeft w:val="0"/>
      <w:marRight w:val="0"/>
      <w:marTop w:val="0"/>
      <w:marBottom w:val="0"/>
      <w:divBdr>
        <w:top w:val="none" w:sz="0" w:space="0" w:color="auto"/>
        <w:left w:val="none" w:sz="0" w:space="0" w:color="auto"/>
        <w:bottom w:val="none" w:sz="0" w:space="0" w:color="auto"/>
        <w:right w:val="none" w:sz="0" w:space="0" w:color="auto"/>
      </w:divBdr>
    </w:div>
    <w:div w:id="281346511">
      <w:bodyDiv w:val="1"/>
      <w:marLeft w:val="0"/>
      <w:marRight w:val="0"/>
      <w:marTop w:val="0"/>
      <w:marBottom w:val="0"/>
      <w:divBdr>
        <w:top w:val="none" w:sz="0" w:space="0" w:color="auto"/>
        <w:left w:val="none" w:sz="0" w:space="0" w:color="auto"/>
        <w:bottom w:val="none" w:sz="0" w:space="0" w:color="auto"/>
        <w:right w:val="none" w:sz="0" w:space="0" w:color="auto"/>
      </w:divBdr>
    </w:div>
    <w:div w:id="412287302">
      <w:bodyDiv w:val="1"/>
      <w:marLeft w:val="0"/>
      <w:marRight w:val="0"/>
      <w:marTop w:val="0"/>
      <w:marBottom w:val="0"/>
      <w:divBdr>
        <w:top w:val="none" w:sz="0" w:space="0" w:color="auto"/>
        <w:left w:val="none" w:sz="0" w:space="0" w:color="auto"/>
        <w:bottom w:val="none" w:sz="0" w:space="0" w:color="auto"/>
        <w:right w:val="none" w:sz="0" w:space="0" w:color="auto"/>
      </w:divBdr>
    </w:div>
    <w:div w:id="594216276">
      <w:bodyDiv w:val="1"/>
      <w:marLeft w:val="0"/>
      <w:marRight w:val="0"/>
      <w:marTop w:val="0"/>
      <w:marBottom w:val="0"/>
      <w:divBdr>
        <w:top w:val="none" w:sz="0" w:space="0" w:color="auto"/>
        <w:left w:val="none" w:sz="0" w:space="0" w:color="auto"/>
        <w:bottom w:val="none" w:sz="0" w:space="0" w:color="auto"/>
        <w:right w:val="none" w:sz="0" w:space="0" w:color="auto"/>
      </w:divBdr>
    </w:div>
    <w:div w:id="929655512">
      <w:bodyDiv w:val="1"/>
      <w:marLeft w:val="0"/>
      <w:marRight w:val="0"/>
      <w:marTop w:val="0"/>
      <w:marBottom w:val="0"/>
      <w:divBdr>
        <w:top w:val="none" w:sz="0" w:space="0" w:color="auto"/>
        <w:left w:val="none" w:sz="0" w:space="0" w:color="auto"/>
        <w:bottom w:val="none" w:sz="0" w:space="0" w:color="auto"/>
        <w:right w:val="none" w:sz="0" w:space="0" w:color="auto"/>
      </w:divBdr>
    </w:div>
    <w:div w:id="1042749002">
      <w:bodyDiv w:val="1"/>
      <w:marLeft w:val="0"/>
      <w:marRight w:val="0"/>
      <w:marTop w:val="0"/>
      <w:marBottom w:val="0"/>
      <w:divBdr>
        <w:top w:val="none" w:sz="0" w:space="0" w:color="auto"/>
        <w:left w:val="none" w:sz="0" w:space="0" w:color="auto"/>
        <w:bottom w:val="none" w:sz="0" w:space="0" w:color="auto"/>
        <w:right w:val="none" w:sz="0" w:space="0" w:color="auto"/>
      </w:divBdr>
    </w:div>
    <w:div w:id="1153376266">
      <w:bodyDiv w:val="1"/>
      <w:marLeft w:val="0"/>
      <w:marRight w:val="0"/>
      <w:marTop w:val="0"/>
      <w:marBottom w:val="0"/>
      <w:divBdr>
        <w:top w:val="none" w:sz="0" w:space="0" w:color="auto"/>
        <w:left w:val="none" w:sz="0" w:space="0" w:color="auto"/>
        <w:bottom w:val="none" w:sz="0" w:space="0" w:color="auto"/>
        <w:right w:val="none" w:sz="0" w:space="0" w:color="auto"/>
      </w:divBdr>
    </w:div>
    <w:div w:id="1217619493">
      <w:bodyDiv w:val="1"/>
      <w:marLeft w:val="0"/>
      <w:marRight w:val="0"/>
      <w:marTop w:val="0"/>
      <w:marBottom w:val="0"/>
      <w:divBdr>
        <w:top w:val="none" w:sz="0" w:space="0" w:color="auto"/>
        <w:left w:val="none" w:sz="0" w:space="0" w:color="auto"/>
        <w:bottom w:val="none" w:sz="0" w:space="0" w:color="auto"/>
        <w:right w:val="none" w:sz="0" w:space="0" w:color="auto"/>
      </w:divBdr>
    </w:div>
    <w:div w:id="1342775179">
      <w:bodyDiv w:val="1"/>
      <w:marLeft w:val="0"/>
      <w:marRight w:val="0"/>
      <w:marTop w:val="0"/>
      <w:marBottom w:val="0"/>
      <w:divBdr>
        <w:top w:val="none" w:sz="0" w:space="0" w:color="auto"/>
        <w:left w:val="none" w:sz="0" w:space="0" w:color="auto"/>
        <w:bottom w:val="none" w:sz="0" w:space="0" w:color="auto"/>
        <w:right w:val="none" w:sz="0" w:space="0" w:color="auto"/>
      </w:divBdr>
    </w:div>
    <w:div w:id="1470394581">
      <w:bodyDiv w:val="1"/>
      <w:marLeft w:val="0"/>
      <w:marRight w:val="0"/>
      <w:marTop w:val="0"/>
      <w:marBottom w:val="0"/>
      <w:divBdr>
        <w:top w:val="none" w:sz="0" w:space="0" w:color="auto"/>
        <w:left w:val="none" w:sz="0" w:space="0" w:color="auto"/>
        <w:bottom w:val="none" w:sz="0" w:space="0" w:color="auto"/>
        <w:right w:val="none" w:sz="0" w:space="0" w:color="auto"/>
      </w:divBdr>
    </w:div>
    <w:div w:id="1517846036">
      <w:bodyDiv w:val="1"/>
      <w:marLeft w:val="0"/>
      <w:marRight w:val="0"/>
      <w:marTop w:val="0"/>
      <w:marBottom w:val="0"/>
      <w:divBdr>
        <w:top w:val="none" w:sz="0" w:space="0" w:color="auto"/>
        <w:left w:val="none" w:sz="0" w:space="0" w:color="auto"/>
        <w:bottom w:val="none" w:sz="0" w:space="0" w:color="auto"/>
        <w:right w:val="none" w:sz="0" w:space="0" w:color="auto"/>
      </w:divBdr>
    </w:div>
    <w:div w:id="1584339275">
      <w:bodyDiv w:val="1"/>
      <w:marLeft w:val="0"/>
      <w:marRight w:val="0"/>
      <w:marTop w:val="0"/>
      <w:marBottom w:val="0"/>
      <w:divBdr>
        <w:top w:val="none" w:sz="0" w:space="0" w:color="auto"/>
        <w:left w:val="none" w:sz="0" w:space="0" w:color="auto"/>
        <w:bottom w:val="none" w:sz="0" w:space="0" w:color="auto"/>
        <w:right w:val="none" w:sz="0" w:space="0" w:color="auto"/>
      </w:divBdr>
    </w:div>
    <w:div w:id="1589389305">
      <w:bodyDiv w:val="1"/>
      <w:marLeft w:val="0"/>
      <w:marRight w:val="0"/>
      <w:marTop w:val="0"/>
      <w:marBottom w:val="0"/>
      <w:divBdr>
        <w:top w:val="none" w:sz="0" w:space="0" w:color="auto"/>
        <w:left w:val="none" w:sz="0" w:space="0" w:color="auto"/>
        <w:bottom w:val="none" w:sz="0" w:space="0" w:color="auto"/>
        <w:right w:val="none" w:sz="0" w:space="0" w:color="auto"/>
      </w:divBdr>
    </w:div>
    <w:div w:id="1611012660">
      <w:bodyDiv w:val="1"/>
      <w:marLeft w:val="0"/>
      <w:marRight w:val="0"/>
      <w:marTop w:val="0"/>
      <w:marBottom w:val="0"/>
      <w:divBdr>
        <w:top w:val="none" w:sz="0" w:space="0" w:color="auto"/>
        <w:left w:val="none" w:sz="0" w:space="0" w:color="auto"/>
        <w:bottom w:val="none" w:sz="0" w:space="0" w:color="auto"/>
        <w:right w:val="none" w:sz="0" w:space="0" w:color="auto"/>
      </w:divBdr>
    </w:div>
    <w:div w:id="1642618531">
      <w:bodyDiv w:val="1"/>
      <w:marLeft w:val="0"/>
      <w:marRight w:val="0"/>
      <w:marTop w:val="0"/>
      <w:marBottom w:val="0"/>
      <w:divBdr>
        <w:top w:val="none" w:sz="0" w:space="0" w:color="auto"/>
        <w:left w:val="none" w:sz="0" w:space="0" w:color="auto"/>
        <w:bottom w:val="none" w:sz="0" w:space="0" w:color="auto"/>
        <w:right w:val="none" w:sz="0" w:space="0" w:color="auto"/>
      </w:divBdr>
    </w:div>
    <w:div w:id="1946380177">
      <w:bodyDiv w:val="1"/>
      <w:marLeft w:val="0"/>
      <w:marRight w:val="0"/>
      <w:marTop w:val="0"/>
      <w:marBottom w:val="0"/>
      <w:divBdr>
        <w:top w:val="none" w:sz="0" w:space="0" w:color="auto"/>
        <w:left w:val="none" w:sz="0" w:space="0" w:color="auto"/>
        <w:bottom w:val="none" w:sz="0" w:space="0" w:color="auto"/>
        <w:right w:val="none" w:sz="0" w:space="0" w:color="auto"/>
      </w:divBdr>
    </w:div>
    <w:div w:id="1956866025">
      <w:bodyDiv w:val="1"/>
      <w:marLeft w:val="0"/>
      <w:marRight w:val="0"/>
      <w:marTop w:val="0"/>
      <w:marBottom w:val="0"/>
      <w:divBdr>
        <w:top w:val="none" w:sz="0" w:space="0" w:color="auto"/>
        <w:left w:val="none" w:sz="0" w:space="0" w:color="auto"/>
        <w:bottom w:val="none" w:sz="0" w:space="0" w:color="auto"/>
        <w:right w:val="none" w:sz="0" w:space="0" w:color="auto"/>
      </w:divBdr>
    </w:div>
    <w:div w:id="204539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57.wmf"/><Relationship Id="rId21" Type="http://schemas.openxmlformats.org/officeDocument/2006/relationships/image" Target="media/image9.png"/><Relationship Id="rId42" Type="http://schemas.openxmlformats.org/officeDocument/2006/relationships/image" Target="media/image20.wmf"/><Relationship Id="rId47" Type="http://schemas.openxmlformats.org/officeDocument/2006/relationships/oleObject" Target="embeddings/oleObject13.bin"/><Relationship Id="rId63" Type="http://schemas.openxmlformats.org/officeDocument/2006/relationships/image" Target="media/image31.wmf"/><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34.bin"/><Relationship Id="rId112" Type="http://schemas.openxmlformats.org/officeDocument/2006/relationships/oleObject" Target="embeddings/oleObject46.bin"/><Relationship Id="rId133" Type="http://schemas.openxmlformats.org/officeDocument/2006/relationships/image" Target="media/image65.wmf"/><Relationship Id="rId138" Type="http://schemas.openxmlformats.org/officeDocument/2006/relationships/image" Target="media/image67.wmf"/><Relationship Id="rId154" Type="http://schemas.openxmlformats.org/officeDocument/2006/relationships/oleObject" Target="embeddings/oleObject67.bin"/><Relationship Id="rId159" Type="http://schemas.openxmlformats.org/officeDocument/2006/relationships/image" Target="media/image78.png"/><Relationship Id="rId175" Type="http://schemas.openxmlformats.org/officeDocument/2006/relationships/fontTable" Target="fontTable.xml"/><Relationship Id="rId170" Type="http://schemas.openxmlformats.org/officeDocument/2006/relationships/image" Target="media/image86.wmf"/><Relationship Id="rId16" Type="http://schemas.openxmlformats.org/officeDocument/2006/relationships/image" Target="media/image6.png"/><Relationship Id="rId107" Type="http://schemas.openxmlformats.org/officeDocument/2006/relationships/image" Target="media/image52.wmf"/><Relationship Id="rId11" Type="http://schemas.openxmlformats.org/officeDocument/2006/relationships/hyperlink" Target="http://aha-livinglabs.com" TargetMode="External"/><Relationship Id="rId32" Type="http://schemas.openxmlformats.org/officeDocument/2006/relationships/oleObject" Target="embeddings/oleObject5.bin"/><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29.bin"/><Relationship Id="rId102" Type="http://schemas.openxmlformats.org/officeDocument/2006/relationships/oleObject" Target="embeddings/oleObject41.bin"/><Relationship Id="rId123" Type="http://schemas.openxmlformats.org/officeDocument/2006/relationships/image" Target="media/image60.wmf"/><Relationship Id="rId128" Type="http://schemas.openxmlformats.org/officeDocument/2006/relationships/oleObject" Target="embeddings/oleObject54.bin"/><Relationship Id="rId144" Type="http://schemas.openxmlformats.org/officeDocument/2006/relationships/image" Target="media/image70.wmf"/><Relationship Id="rId149" Type="http://schemas.openxmlformats.org/officeDocument/2006/relationships/oleObject" Target="embeddings/oleObject65.bin"/><Relationship Id="rId5" Type="http://schemas.openxmlformats.org/officeDocument/2006/relationships/settings" Target="settings.xml"/><Relationship Id="rId90" Type="http://schemas.openxmlformats.org/officeDocument/2006/relationships/image" Target="media/image44.wmf"/><Relationship Id="rId95" Type="http://schemas.openxmlformats.org/officeDocument/2006/relationships/oleObject" Target="embeddings/oleObject37.bin"/><Relationship Id="rId160" Type="http://schemas.openxmlformats.org/officeDocument/2006/relationships/image" Target="media/image79.png"/><Relationship Id="rId16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image" Target="media/image23.wmf"/><Relationship Id="rId64" Type="http://schemas.openxmlformats.org/officeDocument/2006/relationships/oleObject" Target="embeddings/oleObject21.bin"/><Relationship Id="rId69" Type="http://schemas.openxmlformats.org/officeDocument/2006/relationships/oleObject" Target="embeddings/oleObject24.bin"/><Relationship Id="rId113" Type="http://schemas.openxmlformats.org/officeDocument/2006/relationships/image" Target="media/image55.wmf"/><Relationship Id="rId118" Type="http://schemas.openxmlformats.org/officeDocument/2006/relationships/oleObject" Target="embeddings/oleObject49.bin"/><Relationship Id="rId134" Type="http://schemas.openxmlformats.org/officeDocument/2006/relationships/oleObject" Target="embeddings/oleObject57.bin"/><Relationship Id="rId139" Type="http://schemas.openxmlformats.org/officeDocument/2006/relationships/oleObject" Target="embeddings/oleObject60.bin"/><Relationship Id="rId80" Type="http://schemas.openxmlformats.org/officeDocument/2006/relationships/image" Target="media/image39.wmf"/><Relationship Id="rId85" Type="http://schemas.openxmlformats.org/officeDocument/2006/relationships/oleObject" Target="embeddings/oleObject32.bin"/><Relationship Id="rId150" Type="http://schemas.openxmlformats.org/officeDocument/2006/relationships/image" Target="media/image73.wmf"/><Relationship Id="rId155" Type="http://schemas.openxmlformats.org/officeDocument/2006/relationships/image" Target="media/image76.wmf"/><Relationship Id="rId171" Type="http://schemas.openxmlformats.org/officeDocument/2006/relationships/oleObject" Target="embeddings/oleObject71.bin"/><Relationship Id="rId176" Type="http://schemas.openxmlformats.org/officeDocument/2006/relationships/theme" Target="theme/theme1.xml"/><Relationship Id="rId12" Type="http://schemas.openxmlformats.org/officeDocument/2006/relationships/image" Target="media/image3.jpeg"/><Relationship Id="rId17"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8.wmf"/><Relationship Id="rId59" Type="http://schemas.openxmlformats.org/officeDocument/2006/relationships/oleObject" Target="embeddings/oleObject19.bin"/><Relationship Id="rId103" Type="http://schemas.openxmlformats.org/officeDocument/2006/relationships/image" Target="media/image50.wmf"/><Relationship Id="rId108" Type="http://schemas.openxmlformats.org/officeDocument/2006/relationships/oleObject" Target="embeddings/oleObject44.bin"/><Relationship Id="rId124" Type="http://schemas.openxmlformats.org/officeDocument/2006/relationships/oleObject" Target="embeddings/oleObject52.bin"/><Relationship Id="rId129" Type="http://schemas.openxmlformats.org/officeDocument/2006/relationships/image" Target="media/image63.wmf"/><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7.png"/><Relationship Id="rId140" Type="http://schemas.openxmlformats.org/officeDocument/2006/relationships/image" Target="media/image68.wmf"/><Relationship Id="rId145" Type="http://schemas.openxmlformats.org/officeDocument/2006/relationships/oleObject" Target="embeddings/oleObject63.bin"/><Relationship Id="rId161" Type="http://schemas.openxmlformats.org/officeDocument/2006/relationships/hyperlink" Target="https://cran.r-project.org/web/packages/class/class.pdf" TargetMode="External"/><Relationship Id="rId16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wmf"/><Relationship Id="rId28" Type="http://schemas.openxmlformats.org/officeDocument/2006/relationships/oleObject" Target="embeddings/oleObject3.bin"/><Relationship Id="rId49" Type="http://schemas.openxmlformats.org/officeDocument/2006/relationships/oleObject" Target="embeddings/oleObject14.bin"/><Relationship Id="rId114" Type="http://schemas.openxmlformats.org/officeDocument/2006/relationships/oleObject" Target="embeddings/oleObject47.bin"/><Relationship Id="rId119" Type="http://schemas.openxmlformats.org/officeDocument/2006/relationships/image" Target="media/image58.wmf"/><Relationship Id="rId10" Type="http://schemas.openxmlformats.org/officeDocument/2006/relationships/image" Target="media/image2.jpeg"/><Relationship Id="rId31" Type="http://schemas.openxmlformats.org/officeDocument/2006/relationships/image" Target="media/image15.wmf"/><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8.wmf"/><Relationship Id="rId81" Type="http://schemas.openxmlformats.org/officeDocument/2006/relationships/oleObject" Target="embeddings/oleObject30.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1.bin"/><Relationship Id="rId130" Type="http://schemas.openxmlformats.org/officeDocument/2006/relationships/oleObject" Target="embeddings/oleObject55.bin"/><Relationship Id="rId135" Type="http://schemas.openxmlformats.org/officeDocument/2006/relationships/image" Target="media/image66.wmf"/><Relationship Id="rId143" Type="http://schemas.openxmlformats.org/officeDocument/2006/relationships/oleObject" Target="embeddings/oleObject62.bin"/><Relationship Id="rId148" Type="http://schemas.openxmlformats.org/officeDocument/2006/relationships/image" Target="media/image72.wmf"/><Relationship Id="rId151" Type="http://schemas.openxmlformats.org/officeDocument/2006/relationships/oleObject" Target="embeddings/oleObject66.bin"/><Relationship Id="rId156" Type="http://schemas.openxmlformats.org/officeDocument/2006/relationships/oleObject" Target="embeddings/oleObject68.bin"/><Relationship Id="rId164" Type="http://schemas.openxmlformats.org/officeDocument/2006/relationships/comments" Target="comments.xml"/><Relationship Id="rId169" Type="http://schemas.openxmlformats.org/officeDocument/2006/relationships/oleObject" Target="embeddings/oleObject70.bin"/><Relationship Id="rId177"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image" Target="media/image87.png"/><Relationship Id="rId13" Type="http://schemas.openxmlformats.org/officeDocument/2006/relationships/image" Target="media/image4.png"/><Relationship Id="rId18" Type="http://schemas.openxmlformats.org/officeDocument/2006/relationships/header" Target="header1.xml"/><Relationship Id="rId39" Type="http://schemas.openxmlformats.org/officeDocument/2006/relationships/oleObject" Target="embeddings/oleObject9.bin"/><Relationship Id="rId109" Type="http://schemas.openxmlformats.org/officeDocument/2006/relationships/image" Target="media/image53.wmf"/><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17.bin"/><Relationship Id="rId76" Type="http://schemas.openxmlformats.org/officeDocument/2006/relationships/image" Target="media/image37.wmf"/><Relationship Id="rId97" Type="http://schemas.openxmlformats.org/officeDocument/2006/relationships/oleObject" Target="embeddings/oleObject38.bin"/><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61.wmf"/><Relationship Id="rId141" Type="http://schemas.openxmlformats.org/officeDocument/2006/relationships/oleObject" Target="embeddings/oleObject61.bin"/><Relationship Id="rId146" Type="http://schemas.openxmlformats.org/officeDocument/2006/relationships/image" Target="media/image71.wmf"/><Relationship Id="rId167" Type="http://schemas.openxmlformats.org/officeDocument/2006/relationships/image" Target="media/image84.jpeg"/><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image" Target="media/image45.wmf"/><Relationship Id="rId16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4.wmf"/><Relationship Id="rId24" Type="http://schemas.openxmlformats.org/officeDocument/2006/relationships/oleObject" Target="embeddings/oleObject1.bin"/><Relationship Id="rId40" Type="http://schemas.openxmlformats.org/officeDocument/2006/relationships/image" Target="media/image19.wmf"/><Relationship Id="rId45" Type="http://schemas.openxmlformats.org/officeDocument/2006/relationships/oleObject" Target="embeddings/oleObject12.bin"/><Relationship Id="rId66" Type="http://schemas.openxmlformats.org/officeDocument/2006/relationships/image" Target="media/image32.wmf"/><Relationship Id="rId87" Type="http://schemas.openxmlformats.org/officeDocument/2006/relationships/oleObject" Target="embeddings/oleObject33.bin"/><Relationship Id="rId110" Type="http://schemas.openxmlformats.org/officeDocument/2006/relationships/oleObject" Target="embeddings/oleObject45.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58.bin"/><Relationship Id="rId157" Type="http://schemas.openxmlformats.org/officeDocument/2006/relationships/image" Target="media/image77.wmf"/><Relationship Id="rId178" Type="http://schemas.microsoft.com/office/2011/relationships/people" Target="people.xml"/><Relationship Id="rId61" Type="http://schemas.openxmlformats.org/officeDocument/2006/relationships/oleObject" Target="embeddings/oleObject20.bin"/><Relationship Id="rId82" Type="http://schemas.openxmlformats.org/officeDocument/2006/relationships/image" Target="media/image40.wmf"/><Relationship Id="rId152" Type="http://schemas.openxmlformats.org/officeDocument/2006/relationships/image" Target="media/image74.png"/><Relationship Id="rId173" Type="http://schemas.openxmlformats.org/officeDocument/2006/relationships/header" Target="header2.xml"/><Relationship Id="rId19" Type="http://schemas.openxmlformats.org/officeDocument/2006/relationships/footer" Target="footer1.xml"/><Relationship Id="rId14" Type="http://schemas.openxmlformats.org/officeDocument/2006/relationships/hyperlink" Target="http://cac-framework.com/app/" TargetMode="External"/><Relationship Id="rId30" Type="http://schemas.openxmlformats.org/officeDocument/2006/relationships/oleObject" Target="embeddings/oleObject4.bin"/><Relationship Id="rId35" Type="http://schemas.openxmlformats.org/officeDocument/2006/relationships/oleObject" Target="embeddings/oleObject7.bin"/><Relationship Id="rId56" Type="http://schemas.openxmlformats.org/officeDocument/2006/relationships/image" Target="media/image27.wmf"/><Relationship Id="rId77" Type="http://schemas.openxmlformats.org/officeDocument/2006/relationships/oleObject" Target="embeddings/oleObject28.bin"/><Relationship Id="rId100" Type="http://schemas.openxmlformats.org/officeDocument/2006/relationships/oleObject" Target="embeddings/oleObject40.bin"/><Relationship Id="rId105" Type="http://schemas.openxmlformats.org/officeDocument/2006/relationships/image" Target="media/image51.wmf"/><Relationship Id="rId126" Type="http://schemas.openxmlformats.org/officeDocument/2006/relationships/oleObject" Target="embeddings/oleObject53.bin"/><Relationship Id="rId147" Type="http://schemas.openxmlformats.org/officeDocument/2006/relationships/oleObject" Target="embeddings/oleObject64.bin"/><Relationship Id="rId168" Type="http://schemas.openxmlformats.org/officeDocument/2006/relationships/image" Target="media/image85.wmf"/><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35.wmf"/><Relationship Id="rId93" Type="http://schemas.openxmlformats.org/officeDocument/2006/relationships/oleObject" Target="embeddings/oleObject36.bin"/><Relationship Id="rId98" Type="http://schemas.openxmlformats.org/officeDocument/2006/relationships/oleObject" Target="embeddings/oleObject39.bin"/><Relationship Id="rId121" Type="http://schemas.openxmlformats.org/officeDocument/2006/relationships/image" Target="media/image59.wmf"/><Relationship Id="rId142" Type="http://schemas.openxmlformats.org/officeDocument/2006/relationships/image" Target="media/image69.wmf"/><Relationship Id="rId163" Type="http://schemas.openxmlformats.org/officeDocument/2006/relationships/image" Target="media/image81.png"/><Relationship Id="rId3" Type="http://schemas.openxmlformats.org/officeDocument/2006/relationships/numbering" Target="numbering.xml"/><Relationship Id="rId25" Type="http://schemas.openxmlformats.org/officeDocument/2006/relationships/image" Target="media/image12.wmf"/><Relationship Id="rId46" Type="http://schemas.openxmlformats.org/officeDocument/2006/relationships/image" Target="media/image22.wmf"/><Relationship Id="rId67" Type="http://schemas.openxmlformats.org/officeDocument/2006/relationships/oleObject" Target="embeddings/oleObject23.bin"/><Relationship Id="rId116" Type="http://schemas.openxmlformats.org/officeDocument/2006/relationships/oleObject" Target="embeddings/oleObject48.bin"/><Relationship Id="rId137" Type="http://schemas.openxmlformats.org/officeDocument/2006/relationships/oleObject" Target="embeddings/oleObject59.bin"/><Relationship Id="rId158" Type="http://schemas.openxmlformats.org/officeDocument/2006/relationships/oleObject" Target="embeddings/oleObject69.bin"/><Relationship Id="rId20" Type="http://schemas.openxmlformats.org/officeDocument/2006/relationships/image" Target="media/image8.png"/><Relationship Id="rId41" Type="http://schemas.openxmlformats.org/officeDocument/2006/relationships/oleObject" Target="embeddings/oleObject10.bin"/><Relationship Id="rId62" Type="http://schemas.openxmlformats.org/officeDocument/2006/relationships/image" Target="media/image30.png"/><Relationship Id="rId83" Type="http://schemas.openxmlformats.org/officeDocument/2006/relationships/oleObject" Target="embeddings/oleObject31.bin"/><Relationship Id="rId88" Type="http://schemas.openxmlformats.org/officeDocument/2006/relationships/image" Target="media/image43.wmf"/><Relationship Id="rId111" Type="http://schemas.openxmlformats.org/officeDocument/2006/relationships/image" Target="media/image54.wmf"/><Relationship Id="rId132" Type="http://schemas.openxmlformats.org/officeDocument/2006/relationships/oleObject" Target="embeddings/oleObject56.bin"/><Relationship Id="rId153" Type="http://schemas.openxmlformats.org/officeDocument/2006/relationships/image" Target="media/image75.wmf"/><Relationship Id="rId174" Type="http://schemas.openxmlformats.org/officeDocument/2006/relationships/footer" Target="footer2.xml"/><Relationship Id="rId15" Type="http://schemas.openxmlformats.org/officeDocument/2006/relationships/image" Target="media/image5.png"/><Relationship Id="rId36" Type="http://schemas.openxmlformats.org/officeDocument/2006/relationships/image" Target="media/image17.wmf"/><Relationship Id="rId57" Type="http://schemas.openxmlformats.org/officeDocument/2006/relationships/oleObject" Target="embeddings/oleObject18.bin"/><Relationship Id="rId106" Type="http://schemas.openxmlformats.org/officeDocument/2006/relationships/oleObject" Target="embeddings/oleObject43.bin"/><Relationship Id="rId127" Type="http://schemas.openxmlformats.org/officeDocument/2006/relationships/image" Target="media/image6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Ειδικό Θέμα</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D0F103-602D-44B6-9E89-3D3CCFA85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46</Pages>
  <Words>27921</Words>
  <Characters>150778</Characters>
  <Application>Microsoft Office Word</Application>
  <DocSecurity>0</DocSecurity>
  <Lines>1256</Lines>
  <Paragraphs>356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Αναγνώριση Σκελετού σε Living Lab</vt:lpstr>
      <vt:lpstr>Αναγνώριση Σκελετού σε Living Lab</vt:lpstr>
    </vt:vector>
  </TitlesOfParts>
  <Company>Hewlett-Packard</Company>
  <LinksUpToDate>false</LinksUpToDate>
  <CharactersWithSpaces>178343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Αναγνώριση Σκελετού σε Living Lab</dc:title>
  <dc:creator>Koft</dc:creator>
  <cp:lastModifiedBy>Koft</cp:lastModifiedBy>
  <cp:revision>3</cp:revision>
  <dcterms:created xsi:type="dcterms:W3CDTF">2016-10-26T16:38:00Z</dcterms:created>
  <dcterms:modified xsi:type="dcterms:W3CDTF">2018-03-14T12:20:00Z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ac89a9bb-1113-3fa8-a5cb-3f71faa28635</vt:lpwstr>
  </property>
  <property fmtid="{D5CDD505-2E9C-101B-9397-08002B2CF9AE}" pid="25" name="Mendeley User Name_1">
    <vt:lpwstr>mariakoft@gmail.com@www.mendeley.com</vt:lpwstr>
  </property>
</Properties>
</file>